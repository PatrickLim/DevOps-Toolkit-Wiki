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62FD5" w14:textId="77777777" w:rsidR="00155B6D" w:rsidRDefault="00155B6D" w:rsidP="00155B6D">
      <w:pPr>
        <w:jc w:val="center"/>
      </w:pPr>
    </w:p>
    <w:p w14:paraId="0CF5C0D8" w14:textId="77777777" w:rsidR="00155B6D" w:rsidRDefault="00155B6D" w:rsidP="00155B6D">
      <w:pPr>
        <w:jc w:val="center"/>
      </w:pPr>
    </w:p>
    <w:p w14:paraId="4AF3D65D" w14:textId="4A675BFD" w:rsidR="00155B6D" w:rsidRDefault="00155B6D" w:rsidP="00155B6D">
      <w:pPr>
        <w:jc w:val="center"/>
      </w:pPr>
    </w:p>
    <w:p w14:paraId="07739AF6" w14:textId="77777777" w:rsidR="001E0B23" w:rsidRDefault="001E0B23" w:rsidP="00155B6D">
      <w:pPr>
        <w:jc w:val="center"/>
      </w:pPr>
    </w:p>
    <w:p w14:paraId="790C756D" w14:textId="4F6B81AB" w:rsidR="00155B6D" w:rsidRDefault="00520D83" w:rsidP="00155B6D">
      <w:pPr>
        <w:spacing w:after="0"/>
        <w:jc w:val="center"/>
        <w:rPr>
          <w:b/>
          <w:sz w:val="52"/>
          <w:szCs w:val="52"/>
        </w:rPr>
      </w:pPr>
      <w:r>
        <w:rPr>
          <w:b/>
          <w:sz w:val="52"/>
          <w:szCs w:val="52"/>
        </w:rPr>
        <w:t xml:space="preserve">RCM Cloud </w:t>
      </w:r>
      <w:r w:rsidR="004D5F7F">
        <w:rPr>
          <w:b/>
          <w:sz w:val="52"/>
          <w:szCs w:val="52"/>
        </w:rPr>
        <w:t xml:space="preserve">Installation and </w:t>
      </w:r>
    </w:p>
    <w:p w14:paraId="6E01E14A" w14:textId="77777777" w:rsidR="004D5F7F" w:rsidRDefault="004D5F7F" w:rsidP="00155B6D">
      <w:pPr>
        <w:spacing w:after="0"/>
        <w:jc w:val="center"/>
        <w:rPr>
          <w:i/>
          <w:sz w:val="40"/>
          <w:szCs w:val="40"/>
        </w:rPr>
      </w:pPr>
      <w:r>
        <w:rPr>
          <w:b/>
          <w:sz w:val="52"/>
          <w:szCs w:val="52"/>
        </w:rPr>
        <w:t>Standard Configuration</w:t>
      </w:r>
    </w:p>
    <w:p w14:paraId="592CB61D" w14:textId="77777777" w:rsidR="00155B6D" w:rsidRDefault="00155B6D" w:rsidP="00155B6D">
      <w:pPr>
        <w:spacing w:after="0"/>
        <w:jc w:val="center"/>
        <w:rPr>
          <w:i/>
          <w:sz w:val="20"/>
          <w:szCs w:val="20"/>
        </w:rPr>
      </w:pPr>
    </w:p>
    <w:p w14:paraId="23535579" w14:textId="77777777" w:rsidR="00155B6D" w:rsidRDefault="00155B6D" w:rsidP="00155B6D">
      <w:pPr>
        <w:spacing w:after="0"/>
        <w:jc w:val="center"/>
        <w:rPr>
          <w:i/>
          <w:sz w:val="20"/>
          <w:szCs w:val="20"/>
        </w:rPr>
      </w:pPr>
    </w:p>
    <w:p w14:paraId="4F02BBC1" w14:textId="77777777" w:rsidR="00155B6D" w:rsidRDefault="00155B6D" w:rsidP="00155B6D">
      <w:pPr>
        <w:spacing w:after="0"/>
        <w:jc w:val="center"/>
        <w:rPr>
          <w:i/>
          <w:sz w:val="20"/>
          <w:szCs w:val="20"/>
        </w:rPr>
      </w:pPr>
    </w:p>
    <w:p w14:paraId="36E9A8D1" w14:textId="77777777" w:rsidR="00155B6D" w:rsidRDefault="00155B6D" w:rsidP="00155B6D">
      <w:pPr>
        <w:spacing w:after="0"/>
        <w:jc w:val="center"/>
        <w:rPr>
          <w:i/>
          <w:sz w:val="20"/>
          <w:szCs w:val="20"/>
        </w:rPr>
      </w:pPr>
    </w:p>
    <w:p w14:paraId="3CFE1B44" w14:textId="77777777" w:rsidR="00155B6D" w:rsidRDefault="00155B6D" w:rsidP="00155B6D">
      <w:pPr>
        <w:spacing w:after="0"/>
        <w:jc w:val="center"/>
        <w:rPr>
          <w:i/>
          <w:sz w:val="20"/>
          <w:szCs w:val="20"/>
        </w:rPr>
      </w:pPr>
    </w:p>
    <w:p w14:paraId="7B68C229" w14:textId="77777777" w:rsidR="00155B6D" w:rsidRDefault="00155B6D" w:rsidP="00155B6D">
      <w:pPr>
        <w:spacing w:after="0"/>
        <w:jc w:val="center"/>
        <w:rPr>
          <w:i/>
          <w:sz w:val="20"/>
          <w:szCs w:val="20"/>
        </w:rPr>
      </w:pPr>
    </w:p>
    <w:p w14:paraId="7CEDA384" w14:textId="77777777" w:rsidR="00155B6D" w:rsidRDefault="00155B6D" w:rsidP="00155B6D">
      <w:pPr>
        <w:spacing w:after="0"/>
        <w:jc w:val="center"/>
        <w:rPr>
          <w:i/>
          <w:sz w:val="20"/>
          <w:szCs w:val="20"/>
        </w:rPr>
      </w:pPr>
    </w:p>
    <w:p w14:paraId="43A6EC46" w14:textId="77777777" w:rsidR="001E0B23" w:rsidRDefault="001E0B23" w:rsidP="00155B6D">
      <w:pPr>
        <w:spacing w:after="0"/>
        <w:jc w:val="center"/>
        <w:rPr>
          <w:i/>
          <w:sz w:val="20"/>
          <w:szCs w:val="20"/>
        </w:rPr>
      </w:pPr>
    </w:p>
    <w:p w14:paraId="75C313DD" w14:textId="77777777" w:rsidR="001E0B23" w:rsidRDefault="001E0B23" w:rsidP="00155B6D">
      <w:pPr>
        <w:spacing w:after="0"/>
        <w:jc w:val="center"/>
        <w:rPr>
          <w:i/>
          <w:sz w:val="20"/>
          <w:szCs w:val="20"/>
        </w:rPr>
      </w:pPr>
    </w:p>
    <w:p w14:paraId="57DE0EB4" w14:textId="77777777" w:rsidR="001E0B23" w:rsidRDefault="001E0B23" w:rsidP="00155B6D">
      <w:pPr>
        <w:spacing w:after="0"/>
        <w:jc w:val="center"/>
        <w:rPr>
          <w:i/>
          <w:sz w:val="20"/>
          <w:szCs w:val="20"/>
        </w:rPr>
      </w:pPr>
    </w:p>
    <w:p w14:paraId="7CE6EE52" w14:textId="77777777" w:rsidR="001E0B23" w:rsidRPr="00155B6D" w:rsidRDefault="001E0B23" w:rsidP="00155B6D">
      <w:pPr>
        <w:spacing w:after="0"/>
        <w:jc w:val="center"/>
        <w:rPr>
          <w:i/>
          <w:sz w:val="20"/>
          <w:szCs w:val="20"/>
        </w:rPr>
      </w:pPr>
    </w:p>
    <w:p w14:paraId="4251C550" w14:textId="77777777" w:rsidR="00155B6D" w:rsidRPr="009A4EA7" w:rsidRDefault="00155B6D" w:rsidP="00155B6D">
      <w:pPr>
        <w:spacing w:after="0"/>
        <w:jc w:val="center"/>
      </w:pPr>
      <w:r w:rsidRPr="009A4EA7">
        <w:t>Stockell Healthcare</w:t>
      </w:r>
      <w:r w:rsidRPr="009A4EA7">
        <w:rPr>
          <w:vertAlign w:val="superscript"/>
        </w:rPr>
        <w:t>®</w:t>
      </w:r>
    </w:p>
    <w:p w14:paraId="560B5BE9" w14:textId="77777777" w:rsidR="00155B6D" w:rsidRPr="009A4EA7" w:rsidRDefault="00155B6D" w:rsidP="00155B6D">
      <w:pPr>
        <w:spacing w:after="0"/>
        <w:jc w:val="center"/>
      </w:pPr>
      <w:r w:rsidRPr="009A4EA7">
        <w:t>15400 South Outer Forty</w:t>
      </w:r>
    </w:p>
    <w:p w14:paraId="0CD1EF49" w14:textId="77777777" w:rsidR="001E0B23" w:rsidRDefault="00155B6D" w:rsidP="001E0B23">
      <w:pPr>
        <w:spacing w:after="0"/>
        <w:jc w:val="center"/>
      </w:pPr>
      <w:r w:rsidRPr="009A4EA7">
        <w:t>Chesterfield, MO  63017</w:t>
      </w:r>
    </w:p>
    <w:p w14:paraId="6CD57DBD" w14:textId="77777777" w:rsidR="001E0B23" w:rsidRDefault="001E0B23">
      <w:r>
        <w:br w:type="page"/>
      </w:r>
    </w:p>
    <w:p w14:paraId="55459AAB" w14:textId="77777777" w:rsidR="000F5BFE" w:rsidRDefault="007356ED">
      <w:pPr>
        <w:pStyle w:val="TOC1"/>
        <w:tabs>
          <w:tab w:val="right" w:leader="dot" w:pos="9350"/>
        </w:tabs>
        <w:rPr>
          <w:b w:val="0"/>
          <w:noProof/>
        </w:rPr>
      </w:pPr>
      <w:r>
        <w:lastRenderedPageBreak/>
        <w:fldChar w:fldCharType="begin"/>
      </w:r>
      <w:r w:rsidR="007D0491">
        <w:instrText xml:space="preserve"> TOC \o "1-3" \h \z \u </w:instrText>
      </w:r>
      <w:r>
        <w:fldChar w:fldCharType="separate"/>
      </w:r>
      <w:hyperlink w:anchor="_Toc411923735" w:history="1">
        <w:r w:rsidR="000F5BFE" w:rsidRPr="00513B4F">
          <w:rPr>
            <w:rStyle w:val="Hyperlink"/>
            <w:noProof/>
          </w:rPr>
          <w:t>About the Insight CS Installation and Standard Configuration Guide</w:t>
        </w:r>
        <w:r w:rsidR="000F5BFE">
          <w:rPr>
            <w:noProof/>
            <w:webHidden/>
          </w:rPr>
          <w:tab/>
        </w:r>
        <w:r w:rsidR="000F5BFE">
          <w:rPr>
            <w:noProof/>
            <w:webHidden/>
          </w:rPr>
          <w:fldChar w:fldCharType="begin"/>
        </w:r>
        <w:r w:rsidR="000F5BFE">
          <w:rPr>
            <w:noProof/>
            <w:webHidden/>
          </w:rPr>
          <w:instrText xml:space="preserve"> PAGEREF _Toc411923735 \h </w:instrText>
        </w:r>
        <w:r w:rsidR="000F5BFE">
          <w:rPr>
            <w:noProof/>
            <w:webHidden/>
          </w:rPr>
        </w:r>
        <w:r w:rsidR="000F5BFE">
          <w:rPr>
            <w:noProof/>
            <w:webHidden/>
          </w:rPr>
          <w:fldChar w:fldCharType="separate"/>
        </w:r>
        <w:r w:rsidR="000F5BFE">
          <w:rPr>
            <w:noProof/>
            <w:webHidden/>
          </w:rPr>
          <w:t>5</w:t>
        </w:r>
        <w:r w:rsidR="000F5BFE">
          <w:rPr>
            <w:noProof/>
            <w:webHidden/>
          </w:rPr>
          <w:fldChar w:fldCharType="end"/>
        </w:r>
      </w:hyperlink>
    </w:p>
    <w:p w14:paraId="6A4B783F" w14:textId="77777777" w:rsidR="000F5BFE" w:rsidRDefault="004B0E8F">
      <w:pPr>
        <w:pStyle w:val="TOC2"/>
        <w:tabs>
          <w:tab w:val="right" w:leader="dot" w:pos="9350"/>
        </w:tabs>
        <w:rPr>
          <w:noProof/>
        </w:rPr>
      </w:pPr>
      <w:hyperlink w:anchor="_Toc411923736" w:history="1">
        <w:r w:rsidR="000F5BFE" w:rsidRPr="00513B4F">
          <w:rPr>
            <w:rStyle w:val="Hyperlink"/>
            <w:noProof/>
          </w:rPr>
          <w:t>Icons Used</w:t>
        </w:r>
        <w:r w:rsidR="000F5BFE">
          <w:rPr>
            <w:noProof/>
            <w:webHidden/>
          </w:rPr>
          <w:tab/>
        </w:r>
        <w:r w:rsidR="000F5BFE">
          <w:rPr>
            <w:noProof/>
            <w:webHidden/>
          </w:rPr>
          <w:fldChar w:fldCharType="begin"/>
        </w:r>
        <w:r w:rsidR="000F5BFE">
          <w:rPr>
            <w:noProof/>
            <w:webHidden/>
          </w:rPr>
          <w:instrText xml:space="preserve"> PAGEREF _Toc411923736 \h </w:instrText>
        </w:r>
        <w:r w:rsidR="000F5BFE">
          <w:rPr>
            <w:noProof/>
            <w:webHidden/>
          </w:rPr>
        </w:r>
        <w:r w:rsidR="000F5BFE">
          <w:rPr>
            <w:noProof/>
            <w:webHidden/>
          </w:rPr>
          <w:fldChar w:fldCharType="separate"/>
        </w:r>
        <w:r w:rsidR="000F5BFE">
          <w:rPr>
            <w:noProof/>
            <w:webHidden/>
          </w:rPr>
          <w:t>5</w:t>
        </w:r>
        <w:r w:rsidR="000F5BFE">
          <w:rPr>
            <w:noProof/>
            <w:webHidden/>
          </w:rPr>
          <w:fldChar w:fldCharType="end"/>
        </w:r>
      </w:hyperlink>
    </w:p>
    <w:p w14:paraId="6C50F8D4" w14:textId="77777777" w:rsidR="000F5BFE" w:rsidRDefault="004B0E8F">
      <w:pPr>
        <w:pStyle w:val="TOC2"/>
        <w:tabs>
          <w:tab w:val="right" w:leader="dot" w:pos="9350"/>
        </w:tabs>
        <w:rPr>
          <w:noProof/>
        </w:rPr>
      </w:pPr>
      <w:hyperlink w:anchor="_Toc411923737" w:history="1">
        <w:r w:rsidR="000F5BFE" w:rsidRPr="00513B4F">
          <w:rPr>
            <w:rStyle w:val="Hyperlink"/>
            <w:noProof/>
          </w:rPr>
          <w:t>Definitions</w:t>
        </w:r>
        <w:r w:rsidR="000F5BFE">
          <w:rPr>
            <w:noProof/>
            <w:webHidden/>
          </w:rPr>
          <w:tab/>
        </w:r>
        <w:r w:rsidR="000F5BFE">
          <w:rPr>
            <w:noProof/>
            <w:webHidden/>
          </w:rPr>
          <w:fldChar w:fldCharType="begin"/>
        </w:r>
        <w:r w:rsidR="000F5BFE">
          <w:rPr>
            <w:noProof/>
            <w:webHidden/>
          </w:rPr>
          <w:instrText xml:space="preserve"> PAGEREF _Toc411923737 \h </w:instrText>
        </w:r>
        <w:r w:rsidR="000F5BFE">
          <w:rPr>
            <w:noProof/>
            <w:webHidden/>
          </w:rPr>
        </w:r>
        <w:r w:rsidR="000F5BFE">
          <w:rPr>
            <w:noProof/>
            <w:webHidden/>
          </w:rPr>
          <w:fldChar w:fldCharType="separate"/>
        </w:r>
        <w:r w:rsidR="000F5BFE">
          <w:rPr>
            <w:noProof/>
            <w:webHidden/>
          </w:rPr>
          <w:t>5</w:t>
        </w:r>
        <w:r w:rsidR="000F5BFE">
          <w:rPr>
            <w:noProof/>
            <w:webHidden/>
          </w:rPr>
          <w:fldChar w:fldCharType="end"/>
        </w:r>
      </w:hyperlink>
    </w:p>
    <w:p w14:paraId="7966C516" w14:textId="77777777" w:rsidR="000F5BFE" w:rsidRDefault="004B0E8F">
      <w:pPr>
        <w:pStyle w:val="TOC1"/>
        <w:tabs>
          <w:tab w:val="right" w:leader="dot" w:pos="9350"/>
        </w:tabs>
        <w:rPr>
          <w:b w:val="0"/>
          <w:noProof/>
        </w:rPr>
      </w:pPr>
      <w:hyperlink w:anchor="_Toc411923738" w:history="1">
        <w:r w:rsidR="000F5BFE" w:rsidRPr="00513B4F">
          <w:rPr>
            <w:rStyle w:val="Hyperlink"/>
            <w:noProof/>
          </w:rPr>
          <w:t>About the InsightCS Model Databases</w:t>
        </w:r>
        <w:r w:rsidR="000F5BFE">
          <w:rPr>
            <w:noProof/>
            <w:webHidden/>
          </w:rPr>
          <w:tab/>
        </w:r>
        <w:r w:rsidR="000F5BFE">
          <w:rPr>
            <w:noProof/>
            <w:webHidden/>
          </w:rPr>
          <w:fldChar w:fldCharType="begin"/>
        </w:r>
        <w:r w:rsidR="000F5BFE">
          <w:rPr>
            <w:noProof/>
            <w:webHidden/>
          </w:rPr>
          <w:instrText xml:space="preserve"> PAGEREF _Toc411923738 \h </w:instrText>
        </w:r>
        <w:r w:rsidR="000F5BFE">
          <w:rPr>
            <w:noProof/>
            <w:webHidden/>
          </w:rPr>
        </w:r>
        <w:r w:rsidR="000F5BFE">
          <w:rPr>
            <w:noProof/>
            <w:webHidden/>
          </w:rPr>
          <w:fldChar w:fldCharType="separate"/>
        </w:r>
        <w:r w:rsidR="000F5BFE">
          <w:rPr>
            <w:noProof/>
            <w:webHidden/>
          </w:rPr>
          <w:t>6</w:t>
        </w:r>
        <w:r w:rsidR="000F5BFE">
          <w:rPr>
            <w:noProof/>
            <w:webHidden/>
          </w:rPr>
          <w:fldChar w:fldCharType="end"/>
        </w:r>
      </w:hyperlink>
    </w:p>
    <w:p w14:paraId="76A3E8BB" w14:textId="77777777" w:rsidR="000F5BFE" w:rsidRDefault="004B0E8F">
      <w:pPr>
        <w:pStyle w:val="TOC1"/>
        <w:tabs>
          <w:tab w:val="right" w:leader="dot" w:pos="9350"/>
        </w:tabs>
        <w:rPr>
          <w:b w:val="0"/>
          <w:noProof/>
        </w:rPr>
      </w:pPr>
      <w:hyperlink w:anchor="_Toc411923739" w:history="1">
        <w:r w:rsidR="000F5BFE" w:rsidRPr="00513B4F">
          <w:rPr>
            <w:rStyle w:val="Hyperlink"/>
            <w:noProof/>
          </w:rPr>
          <w:t>InsightCS System Hardware and Software Requirements</w:t>
        </w:r>
        <w:r w:rsidR="000F5BFE">
          <w:rPr>
            <w:noProof/>
            <w:webHidden/>
          </w:rPr>
          <w:tab/>
        </w:r>
        <w:r w:rsidR="000F5BFE">
          <w:rPr>
            <w:noProof/>
            <w:webHidden/>
          </w:rPr>
          <w:fldChar w:fldCharType="begin"/>
        </w:r>
        <w:r w:rsidR="000F5BFE">
          <w:rPr>
            <w:noProof/>
            <w:webHidden/>
          </w:rPr>
          <w:instrText xml:space="preserve"> PAGEREF _Toc411923739 \h </w:instrText>
        </w:r>
        <w:r w:rsidR="000F5BFE">
          <w:rPr>
            <w:noProof/>
            <w:webHidden/>
          </w:rPr>
        </w:r>
        <w:r w:rsidR="000F5BFE">
          <w:rPr>
            <w:noProof/>
            <w:webHidden/>
          </w:rPr>
          <w:fldChar w:fldCharType="separate"/>
        </w:r>
        <w:r w:rsidR="000F5BFE">
          <w:rPr>
            <w:noProof/>
            <w:webHidden/>
          </w:rPr>
          <w:t>7</w:t>
        </w:r>
        <w:r w:rsidR="000F5BFE">
          <w:rPr>
            <w:noProof/>
            <w:webHidden/>
          </w:rPr>
          <w:fldChar w:fldCharType="end"/>
        </w:r>
      </w:hyperlink>
    </w:p>
    <w:p w14:paraId="09244500" w14:textId="77777777" w:rsidR="000F5BFE" w:rsidRDefault="004B0E8F">
      <w:pPr>
        <w:pStyle w:val="TOC1"/>
        <w:tabs>
          <w:tab w:val="right" w:leader="dot" w:pos="9350"/>
        </w:tabs>
        <w:rPr>
          <w:b w:val="0"/>
          <w:noProof/>
        </w:rPr>
      </w:pPr>
      <w:hyperlink w:anchor="_Toc411923740" w:history="1">
        <w:r w:rsidR="000F5BFE" w:rsidRPr="00513B4F">
          <w:rPr>
            <w:rStyle w:val="Hyperlink"/>
            <w:noProof/>
          </w:rPr>
          <w:t>Pre-Installation Tasks</w:t>
        </w:r>
        <w:r w:rsidR="000F5BFE">
          <w:rPr>
            <w:noProof/>
            <w:webHidden/>
          </w:rPr>
          <w:tab/>
        </w:r>
        <w:r w:rsidR="000F5BFE">
          <w:rPr>
            <w:noProof/>
            <w:webHidden/>
          </w:rPr>
          <w:fldChar w:fldCharType="begin"/>
        </w:r>
        <w:r w:rsidR="000F5BFE">
          <w:rPr>
            <w:noProof/>
            <w:webHidden/>
          </w:rPr>
          <w:instrText xml:space="preserve"> PAGEREF _Toc411923740 \h </w:instrText>
        </w:r>
        <w:r w:rsidR="000F5BFE">
          <w:rPr>
            <w:noProof/>
            <w:webHidden/>
          </w:rPr>
        </w:r>
        <w:r w:rsidR="000F5BFE">
          <w:rPr>
            <w:noProof/>
            <w:webHidden/>
          </w:rPr>
          <w:fldChar w:fldCharType="separate"/>
        </w:r>
        <w:r w:rsidR="000F5BFE">
          <w:rPr>
            <w:noProof/>
            <w:webHidden/>
          </w:rPr>
          <w:t>8</w:t>
        </w:r>
        <w:r w:rsidR="000F5BFE">
          <w:rPr>
            <w:noProof/>
            <w:webHidden/>
          </w:rPr>
          <w:fldChar w:fldCharType="end"/>
        </w:r>
      </w:hyperlink>
    </w:p>
    <w:p w14:paraId="4F77B63D" w14:textId="77777777" w:rsidR="000F5BFE" w:rsidRDefault="004B0E8F">
      <w:pPr>
        <w:pStyle w:val="TOC2"/>
        <w:tabs>
          <w:tab w:val="right" w:leader="dot" w:pos="9350"/>
        </w:tabs>
        <w:rPr>
          <w:noProof/>
        </w:rPr>
      </w:pPr>
      <w:hyperlink w:anchor="_Toc411923741" w:history="1">
        <w:r w:rsidR="000F5BFE" w:rsidRPr="00513B4F">
          <w:rPr>
            <w:rStyle w:val="Hyperlink"/>
            <w:noProof/>
          </w:rPr>
          <w:t>Create a New Installation Notes File for this Installation/Implementation</w:t>
        </w:r>
        <w:r w:rsidR="000F5BFE">
          <w:rPr>
            <w:noProof/>
            <w:webHidden/>
          </w:rPr>
          <w:tab/>
        </w:r>
        <w:r w:rsidR="000F5BFE">
          <w:rPr>
            <w:noProof/>
            <w:webHidden/>
          </w:rPr>
          <w:fldChar w:fldCharType="begin"/>
        </w:r>
        <w:r w:rsidR="000F5BFE">
          <w:rPr>
            <w:noProof/>
            <w:webHidden/>
          </w:rPr>
          <w:instrText xml:space="preserve"> PAGEREF _Toc411923741 \h </w:instrText>
        </w:r>
        <w:r w:rsidR="000F5BFE">
          <w:rPr>
            <w:noProof/>
            <w:webHidden/>
          </w:rPr>
        </w:r>
        <w:r w:rsidR="000F5BFE">
          <w:rPr>
            <w:noProof/>
            <w:webHidden/>
          </w:rPr>
          <w:fldChar w:fldCharType="separate"/>
        </w:r>
        <w:r w:rsidR="000F5BFE">
          <w:rPr>
            <w:noProof/>
            <w:webHidden/>
          </w:rPr>
          <w:t>8</w:t>
        </w:r>
        <w:r w:rsidR="000F5BFE">
          <w:rPr>
            <w:noProof/>
            <w:webHidden/>
          </w:rPr>
          <w:fldChar w:fldCharType="end"/>
        </w:r>
      </w:hyperlink>
    </w:p>
    <w:p w14:paraId="3E972691" w14:textId="77777777" w:rsidR="000F5BFE" w:rsidRDefault="004B0E8F">
      <w:pPr>
        <w:pStyle w:val="TOC2"/>
        <w:tabs>
          <w:tab w:val="right" w:leader="dot" w:pos="9350"/>
        </w:tabs>
        <w:rPr>
          <w:noProof/>
        </w:rPr>
      </w:pPr>
      <w:hyperlink w:anchor="_Toc411923742" w:history="1">
        <w:r w:rsidR="000F5BFE" w:rsidRPr="00513B4F">
          <w:rPr>
            <w:rStyle w:val="Hyperlink"/>
            <w:noProof/>
          </w:rPr>
          <w:t>Create a MOSS Team Site for the New Implementation</w:t>
        </w:r>
        <w:r w:rsidR="000F5BFE">
          <w:rPr>
            <w:noProof/>
            <w:webHidden/>
          </w:rPr>
          <w:tab/>
        </w:r>
        <w:r w:rsidR="000F5BFE">
          <w:rPr>
            <w:noProof/>
            <w:webHidden/>
          </w:rPr>
          <w:fldChar w:fldCharType="begin"/>
        </w:r>
        <w:r w:rsidR="000F5BFE">
          <w:rPr>
            <w:noProof/>
            <w:webHidden/>
          </w:rPr>
          <w:instrText xml:space="preserve"> PAGEREF _Toc411923742 \h </w:instrText>
        </w:r>
        <w:r w:rsidR="000F5BFE">
          <w:rPr>
            <w:noProof/>
            <w:webHidden/>
          </w:rPr>
        </w:r>
        <w:r w:rsidR="000F5BFE">
          <w:rPr>
            <w:noProof/>
            <w:webHidden/>
          </w:rPr>
          <w:fldChar w:fldCharType="separate"/>
        </w:r>
        <w:r w:rsidR="000F5BFE">
          <w:rPr>
            <w:noProof/>
            <w:webHidden/>
          </w:rPr>
          <w:t>8</w:t>
        </w:r>
        <w:r w:rsidR="000F5BFE">
          <w:rPr>
            <w:noProof/>
            <w:webHidden/>
          </w:rPr>
          <w:fldChar w:fldCharType="end"/>
        </w:r>
      </w:hyperlink>
    </w:p>
    <w:p w14:paraId="47AF4B70" w14:textId="77777777" w:rsidR="000F5BFE" w:rsidRDefault="004B0E8F">
      <w:pPr>
        <w:pStyle w:val="TOC2"/>
        <w:tabs>
          <w:tab w:val="right" w:leader="dot" w:pos="9350"/>
        </w:tabs>
        <w:rPr>
          <w:noProof/>
        </w:rPr>
      </w:pPr>
      <w:hyperlink w:anchor="_Toc411923743" w:history="1">
        <w:r w:rsidR="000F5BFE" w:rsidRPr="00513B4F">
          <w:rPr>
            <w:rStyle w:val="Hyperlink"/>
            <w:noProof/>
          </w:rPr>
          <w:t>Setup the Client’s Account in the Stockell Domain</w:t>
        </w:r>
        <w:r w:rsidR="000F5BFE">
          <w:rPr>
            <w:noProof/>
            <w:webHidden/>
          </w:rPr>
          <w:tab/>
        </w:r>
        <w:r w:rsidR="000F5BFE">
          <w:rPr>
            <w:noProof/>
            <w:webHidden/>
          </w:rPr>
          <w:fldChar w:fldCharType="begin"/>
        </w:r>
        <w:r w:rsidR="000F5BFE">
          <w:rPr>
            <w:noProof/>
            <w:webHidden/>
          </w:rPr>
          <w:instrText xml:space="preserve"> PAGEREF _Toc411923743 \h </w:instrText>
        </w:r>
        <w:r w:rsidR="000F5BFE">
          <w:rPr>
            <w:noProof/>
            <w:webHidden/>
          </w:rPr>
        </w:r>
        <w:r w:rsidR="000F5BFE">
          <w:rPr>
            <w:noProof/>
            <w:webHidden/>
          </w:rPr>
          <w:fldChar w:fldCharType="separate"/>
        </w:r>
        <w:r w:rsidR="000F5BFE">
          <w:rPr>
            <w:noProof/>
            <w:webHidden/>
          </w:rPr>
          <w:t>8</w:t>
        </w:r>
        <w:r w:rsidR="000F5BFE">
          <w:rPr>
            <w:noProof/>
            <w:webHidden/>
          </w:rPr>
          <w:fldChar w:fldCharType="end"/>
        </w:r>
      </w:hyperlink>
    </w:p>
    <w:p w14:paraId="2AEDDB75" w14:textId="77777777" w:rsidR="000F5BFE" w:rsidRDefault="004B0E8F">
      <w:pPr>
        <w:pStyle w:val="TOC3"/>
        <w:tabs>
          <w:tab w:val="right" w:leader="dot" w:pos="9350"/>
        </w:tabs>
        <w:rPr>
          <w:i w:val="0"/>
          <w:noProof/>
        </w:rPr>
      </w:pPr>
      <w:hyperlink w:anchor="_Toc411923744" w:history="1">
        <w:r w:rsidR="000F5BFE" w:rsidRPr="00513B4F">
          <w:rPr>
            <w:rStyle w:val="Hyperlink"/>
            <w:noProof/>
          </w:rPr>
          <w:t>Create a new account for the new client within ADS</w:t>
        </w:r>
        <w:r w:rsidR="000F5BFE">
          <w:rPr>
            <w:noProof/>
            <w:webHidden/>
          </w:rPr>
          <w:tab/>
        </w:r>
        <w:r w:rsidR="000F5BFE">
          <w:rPr>
            <w:noProof/>
            <w:webHidden/>
          </w:rPr>
          <w:fldChar w:fldCharType="begin"/>
        </w:r>
        <w:r w:rsidR="000F5BFE">
          <w:rPr>
            <w:noProof/>
            <w:webHidden/>
          </w:rPr>
          <w:instrText xml:space="preserve"> PAGEREF _Toc411923744 \h </w:instrText>
        </w:r>
        <w:r w:rsidR="000F5BFE">
          <w:rPr>
            <w:noProof/>
            <w:webHidden/>
          </w:rPr>
        </w:r>
        <w:r w:rsidR="000F5BFE">
          <w:rPr>
            <w:noProof/>
            <w:webHidden/>
          </w:rPr>
          <w:fldChar w:fldCharType="separate"/>
        </w:r>
        <w:r w:rsidR="000F5BFE">
          <w:rPr>
            <w:noProof/>
            <w:webHidden/>
          </w:rPr>
          <w:t>9</w:t>
        </w:r>
        <w:r w:rsidR="000F5BFE">
          <w:rPr>
            <w:noProof/>
            <w:webHidden/>
          </w:rPr>
          <w:fldChar w:fldCharType="end"/>
        </w:r>
      </w:hyperlink>
    </w:p>
    <w:p w14:paraId="0208F432" w14:textId="77777777" w:rsidR="000F5BFE" w:rsidRDefault="004B0E8F">
      <w:pPr>
        <w:pStyle w:val="TOC3"/>
        <w:tabs>
          <w:tab w:val="right" w:leader="dot" w:pos="9350"/>
        </w:tabs>
        <w:rPr>
          <w:i w:val="0"/>
          <w:noProof/>
        </w:rPr>
      </w:pPr>
      <w:hyperlink w:anchor="_Toc411923745" w:history="1">
        <w:r w:rsidR="000F5BFE" w:rsidRPr="00513B4F">
          <w:rPr>
            <w:rStyle w:val="Hyperlink"/>
            <w:noProof/>
          </w:rPr>
          <w:t>Create a folder for the client within the FTP share on SRVMOSS</w:t>
        </w:r>
        <w:r w:rsidR="000F5BFE">
          <w:rPr>
            <w:noProof/>
            <w:webHidden/>
          </w:rPr>
          <w:tab/>
        </w:r>
        <w:r w:rsidR="000F5BFE">
          <w:rPr>
            <w:noProof/>
            <w:webHidden/>
          </w:rPr>
          <w:fldChar w:fldCharType="begin"/>
        </w:r>
        <w:r w:rsidR="000F5BFE">
          <w:rPr>
            <w:noProof/>
            <w:webHidden/>
          </w:rPr>
          <w:instrText xml:space="preserve"> PAGEREF _Toc411923745 \h </w:instrText>
        </w:r>
        <w:r w:rsidR="000F5BFE">
          <w:rPr>
            <w:noProof/>
            <w:webHidden/>
          </w:rPr>
        </w:r>
        <w:r w:rsidR="000F5BFE">
          <w:rPr>
            <w:noProof/>
            <w:webHidden/>
          </w:rPr>
          <w:fldChar w:fldCharType="separate"/>
        </w:r>
        <w:r w:rsidR="000F5BFE">
          <w:rPr>
            <w:noProof/>
            <w:webHidden/>
          </w:rPr>
          <w:t>9</w:t>
        </w:r>
        <w:r w:rsidR="000F5BFE">
          <w:rPr>
            <w:noProof/>
            <w:webHidden/>
          </w:rPr>
          <w:fldChar w:fldCharType="end"/>
        </w:r>
      </w:hyperlink>
    </w:p>
    <w:p w14:paraId="2C8CC9BA" w14:textId="77777777" w:rsidR="000F5BFE" w:rsidRDefault="004B0E8F">
      <w:pPr>
        <w:pStyle w:val="TOC3"/>
        <w:tabs>
          <w:tab w:val="right" w:leader="dot" w:pos="9350"/>
        </w:tabs>
        <w:rPr>
          <w:i w:val="0"/>
          <w:noProof/>
        </w:rPr>
      </w:pPr>
      <w:hyperlink w:anchor="_Toc411923746" w:history="1">
        <w:r w:rsidR="000F5BFE" w:rsidRPr="00513B4F">
          <w:rPr>
            <w:rStyle w:val="Hyperlink"/>
            <w:noProof/>
          </w:rPr>
          <w:t>Create a Dynamics CRM account for the client</w:t>
        </w:r>
        <w:r w:rsidR="000F5BFE">
          <w:rPr>
            <w:noProof/>
            <w:webHidden/>
          </w:rPr>
          <w:tab/>
        </w:r>
        <w:r w:rsidR="000F5BFE">
          <w:rPr>
            <w:noProof/>
            <w:webHidden/>
          </w:rPr>
          <w:fldChar w:fldCharType="begin"/>
        </w:r>
        <w:r w:rsidR="000F5BFE">
          <w:rPr>
            <w:noProof/>
            <w:webHidden/>
          </w:rPr>
          <w:instrText xml:space="preserve"> PAGEREF _Toc411923746 \h </w:instrText>
        </w:r>
        <w:r w:rsidR="000F5BFE">
          <w:rPr>
            <w:noProof/>
            <w:webHidden/>
          </w:rPr>
        </w:r>
        <w:r w:rsidR="000F5BFE">
          <w:rPr>
            <w:noProof/>
            <w:webHidden/>
          </w:rPr>
          <w:fldChar w:fldCharType="separate"/>
        </w:r>
        <w:r w:rsidR="000F5BFE">
          <w:rPr>
            <w:noProof/>
            <w:webHidden/>
          </w:rPr>
          <w:t>10</w:t>
        </w:r>
        <w:r w:rsidR="000F5BFE">
          <w:rPr>
            <w:noProof/>
            <w:webHidden/>
          </w:rPr>
          <w:fldChar w:fldCharType="end"/>
        </w:r>
      </w:hyperlink>
    </w:p>
    <w:p w14:paraId="3023BAD1" w14:textId="77777777" w:rsidR="000F5BFE" w:rsidRDefault="004B0E8F">
      <w:pPr>
        <w:pStyle w:val="TOC2"/>
        <w:tabs>
          <w:tab w:val="right" w:leader="dot" w:pos="9350"/>
        </w:tabs>
        <w:rPr>
          <w:noProof/>
        </w:rPr>
      </w:pPr>
      <w:hyperlink w:anchor="_Toc411923747" w:history="1">
        <w:r w:rsidR="000F5BFE" w:rsidRPr="00513B4F">
          <w:rPr>
            <w:rStyle w:val="Hyperlink"/>
            <w:noProof/>
          </w:rPr>
          <w:t>Ensure Remote Access to Client Network</w:t>
        </w:r>
        <w:r w:rsidR="000F5BFE">
          <w:rPr>
            <w:noProof/>
            <w:webHidden/>
          </w:rPr>
          <w:tab/>
        </w:r>
        <w:r w:rsidR="000F5BFE">
          <w:rPr>
            <w:noProof/>
            <w:webHidden/>
          </w:rPr>
          <w:fldChar w:fldCharType="begin"/>
        </w:r>
        <w:r w:rsidR="000F5BFE">
          <w:rPr>
            <w:noProof/>
            <w:webHidden/>
          </w:rPr>
          <w:instrText xml:space="preserve"> PAGEREF _Toc411923747 \h </w:instrText>
        </w:r>
        <w:r w:rsidR="000F5BFE">
          <w:rPr>
            <w:noProof/>
            <w:webHidden/>
          </w:rPr>
        </w:r>
        <w:r w:rsidR="000F5BFE">
          <w:rPr>
            <w:noProof/>
            <w:webHidden/>
          </w:rPr>
          <w:fldChar w:fldCharType="separate"/>
        </w:r>
        <w:r w:rsidR="000F5BFE">
          <w:rPr>
            <w:noProof/>
            <w:webHidden/>
          </w:rPr>
          <w:t>10</w:t>
        </w:r>
        <w:r w:rsidR="000F5BFE">
          <w:rPr>
            <w:noProof/>
            <w:webHidden/>
          </w:rPr>
          <w:fldChar w:fldCharType="end"/>
        </w:r>
      </w:hyperlink>
    </w:p>
    <w:p w14:paraId="65C2B106" w14:textId="77777777" w:rsidR="000F5BFE" w:rsidRDefault="004B0E8F">
      <w:pPr>
        <w:pStyle w:val="TOC2"/>
        <w:tabs>
          <w:tab w:val="right" w:leader="dot" w:pos="9350"/>
        </w:tabs>
        <w:rPr>
          <w:noProof/>
        </w:rPr>
      </w:pPr>
      <w:hyperlink w:anchor="_Toc411923748" w:history="1">
        <w:r w:rsidR="000F5BFE" w:rsidRPr="00513B4F">
          <w:rPr>
            <w:rStyle w:val="Hyperlink"/>
            <w:noProof/>
          </w:rPr>
          <w:t>Ensure All Required Servers have been Installed at the Client Site</w:t>
        </w:r>
        <w:r w:rsidR="000F5BFE">
          <w:rPr>
            <w:noProof/>
            <w:webHidden/>
          </w:rPr>
          <w:tab/>
        </w:r>
        <w:r w:rsidR="000F5BFE">
          <w:rPr>
            <w:noProof/>
            <w:webHidden/>
          </w:rPr>
          <w:fldChar w:fldCharType="begin"/>
        </w:r>
        <w:r w:rsidR="000F5BFE">
          <w:rPr>
            <w:noProof/>
            <w:webHidden/>
          </w:rPr>
          <w:instrText xml:space="preserve"> PAGEREF _Toc411923748 \h </w:instrText>
        </w:r>
        <w:r w:rsidR="000F5BFE">
          <w:rPr>
            <w:noProof/>
            <w:webHidden/>
          </w:rPr>
        </w:r>
        <w:r w:rsidR="000F5BFE">
          <w:rPr>
            <w:noProof/>
            <w:webHidden/>
          </w:rPr>
          <w:fldChar w:fldCharType="separate"/>
        </w:r>
        <w:r w:rsidR="000F5BFE">
          <w:rPr>
            <w:noProof/>
            <w:webHidden/>
          </w:rPr>
          <w:t>11</w:t>
        </w:r>
        <w:r w:rsidR="000F5BFE">
          <w:rPr>
            <w:noProof/>
            <w:webHidden/>
          </w:rPr>
          <w:fldChar w:fldCharType="end"/>
        </w:r>
      </w:hyperlink>
    </w:p>
    <w:p w14:paraId="790E2FDB" w14:textId="77777777" w:rsidR="000F5BFE" w:rsidRDefault="004B0E8F">
      <w:pPr>
        <w:pStyle w:val="TOC2"/>
        <w:tabs>
          <w:tab w:val="right" w:leader="dot" w:pos="9350"/>
        </w:tabs>
        <w:rPr>
          <w:noProof/>
        </w:rPr>
      </w:pPr>
      <w:hyperlink w:anchor="_Toc411923749" w:history="1">
        <w:r w:rsidR="000F5BFE" w:rsidRPr="00513B4F">
          <w:rPr>
            <w:rStyle w:val="Hyperlink"/>
            <w:noProof/>
          </w:rPr>
          <w:t>Upload Required Installation Files to Client Application Server via FTP</w:t>
        </w:r>
        <w:r w:rsidR="000F5BFE">
          <w:rPr>
            <w:noProof/>
            <w:webHidden/>
          </w:rPr>
          <w:tab/>
        </w:r>
        <w:r w:rsidR="000F5BFE">
          <w:rPr>
            <w:noProof/>
            <w:webHidden/>
          </w:rPr>
          <w:fldChar w:fldCharType="begin"/>
        </w:r>
        <w:r w:rsidR="000F5BFE">
          <w:rPr>
            <w:noProof/>
            <w:webHidden/>
          </w:rPr>
          <w:instrText xml:space="preserve"> PAGEREF _Toc411923749 \h </w:instrText>
        </w:r>
        <w:r w:rsidR="000F5BFE">
          <w:rPr>
            <w:noProof/>
            <w:webHidden/>
          </w:rPr>
        </w:r>
        <w:r w:rsidR="000F5BFE">
          <w:rPr>
            <w:noProof/>
            <w:webHidden/>
          </w:rPr>
          <w:fldChar w:fldCharType="separate"/>
        </w:r>
        <w:r w:rsidR="000F5BFE">
          <w:rPr>
            <w:noProof/>
            <w:webHidden/>
          </w:rPr>
          <w:t>11</w:t>
        </w:r>
        <w:r w:rsidR="000F5BFE">
          <w:rPr>
            <w:noProof/>
            <w:webHidden/>
          </w:rPr>
          <w:fldChar w:fldCharType="end"/>
        </w:r>
      </w:hyperlink>
    </w:p>
    <w:p w14:paraId="304EEE5A" w14:textId="77777777" w:rsidR="000F5BFE" w:rsidRDefault="004B0E8F">
      <w:pPr>
        <w:pStyle w:val="TOC2"/>
        <w:tabs>
          <w:tab w:val="right" w:leader="dot" w:pos="9350"/>
        </w:tabs>
        <w:rPr>
          <w:noProof/>
        </w:rPr>
      </w:pPr>
      <w:hyperlink w:anchor="_Toc411923750" w:history="1">
        <w:r w:rsidR="000F5BFE" w:rsidRPr="00513B4F">
          <w:rPr>
            <w:rStyle w:val="Hyperlink"/>
            <w:noProof/>
          </w:rPr>
          <w:t>Create the Required InsightCS Shares on the Client’s Application Servers</w:t>
        </w:r>
        <w:r w:rsidR="000F5BFE">
          <w:rPr>
            <w:noProof/>
            <w:webHidden/>
          </w:rPr>
          <w:tab/>
        </w:r>
        <w:r w:rsidR="000F5BFE">
          <w:rPr>
            <w:noProof/>
            <w:webHidden/>
          </w:rPr>
          <w:fldChar w:fldCharType="begin"/>
        </w:r>
        <w:r w:rsidR="000F5BFE">
          <w:rPr>
            <w:noProof/>
            <w:webHidden/>
          </w:rPr>
          <w:instrText xml:space="preserve"> PAGEREF _Toc411923750 \h </w:instrText>
        </w:r>
        <w:r w:rsidR="000F5BFE">
          <w:rPr>
            <w:noProof/>
            <w:webHidden/>
          </w:rPr>
        </w:r>
        <w:r w:rsidR="000F5BFE">
          <w:rPr>
            <w:noProof/>
            <w:webHidden/>
          </w:rPr>
          <w:fldChar w:fldCharType="separate"/>
        </w:r>
        <w:r w:rsidR="000F5BFE">
          <w:rPr>
            <w:noProof/>
            <w:webHidden/>
          </w:rPr>
          <w:t>13</w:t>
        </w:r>
        <w:r w:rsidR="000F5BFE">
          <w:rPr>
            <w:noProof/>
            <w:webHidden/>
          </w:rPr>
          <w:fldChar w:fldCharType="end"/>
        </w:r>
      </w:hyperlink>
    </w:p>
    <w:p w14:paraId="5F1ACE08" w14:textId="77777777" w:rsidR="000F5BFE" w:rsidRDefault="004B0E8F">
      <w:pPr>
        <w:pStyle w:val="TOC1"/>
        <w:tabs>
          <w:tab w:val="right" w:leader="dot" w:pos="9350"/>
        </w:tabs>
        <w:rPr>
          <w:b w:val="0"/>
          <w:noProof/>
        </w:rPr>
      </w:pPr>
      <w:hyperlink w:anchor="_Toc411923751" w:history="1">
        <w:r w:rsidR="000F5BFE" w:rsidRPr="00513B4F">
          <w:rPr>
            <w:rStyle w:val="Hyperlink"/>
            <w:noProof/>
          </w:rPr>
          <w:t>Create the Standard InsightCS Imaging Share and Folder Structure</w:t>
        </w:r>
        <w:r w:rsidR="000F5BFE">
          <w:rPr>
            <w:noProof/>
            <w:webHidden/>
          </w:rPr>
          <w:tab/>
        </w:r>
        <w:r w:rsidR="000F5BFE">
          <w:rPr>
            <w:noProof/>
            <w:webHidden/>
          </w:rPr>
          <w:fldChar w:fldCharType="begin"/>
        </w:r>
        <w:r w:rsidR="000F5BFE">
          <w:rPr>
            <w:noProof/>
            <w:webHidden/>
          </w:rPr>
          <w:instrText xml:space="preserve"> PAGEREF _Toc411923751 \h </w:instrText>
        </w:r>
        <w:r w:rsidR="000F5BFE">
          <w:rPr>
            <w:noProof/>
            <w:webHidden/>
          </w:rPr>
        </w:r>
        <w:r w:rsidR="000F5BFE">
          <w:rPr>
            <w:noProof/>
            <w:webHidden/>
          </w:rPr>
          <w:fldChar w:fldCharType="separate"/>
        </w:r>
        <w:r w:rsidR="000F5BFE">
          <w:rPr>
            <w:noProof/>
            <w:webHidden/>
          </w:rPr>
          <w:t>16</w:t>
        </w:r>
        <w:r w:rsidR="000F5BFE">
          <w:rPr>
            <w:noProof/>
            <w:webHidden/>
          </w:rPr>
          <w:fldChar w:fldCharType="end"/>
        </w:r>
      </w:hyperlink>
    </w:p>
    <w:p w14:paraId="225EF2DB" w14:textId="77777777" w:rsidR="000F5BFE" w:rsidRDefault="004B0E8F">
      <w:pPr>
        <w:pStyle w:val="TOC1"/>
        <w:tabs>
          <w:tab w:val="right" w:leader="dot" w:pos="9350"/>
        </w:tabs>
        <w:rPr>
          <w:b w:val="0"/>
          <w:noProof/>
        </w:rPr>
      </w:pPr>
      <w:hyperlink w:anchor="_Toc411923752" w:history="1">
        <w:r w:rsidR="000F5BFE" w:rsidRPr="00513B4F">
          <w:rPr>
            <w:rStyle w:val="Hyperlink"/>
            <w:noProof/>
          </w:rPr>
          <w:t>SQL Servers - Setup and Configuration</w:t>
        </w:r>
        <w:r w:rsidR="000F5BFE">
          <w:rPr>
            <w:noProof/>
            <w:webHidden/>
          </w:rPr>
          <w:tab/>
        </w:r>
        <w:r w:rsidR="000F5BFE">
          <w:rPr>
            <w:noProof/>
            <w:webHidden/>
          </w:rPr>
          <w:fldChar w:fldCharType="begin"/>
        </w:r>
        <w:r w:rsidR="000F5BFE">
          <w:rPr>
            <w:noProof/>
            <w:webHidden/>
          </w:rPr>
          <w:instrText xml:space="preserve"> PAGEREF _Toc411923752 \h </w:instrText>
        </w:r>
        <w:r w:rsidR="000F5BFE">
          <w:rPr>
            <w:noProof/>
            <w:webHidden/>
          </w:rPr>
        </w:r>
        <w:r w:rsidR="000F5BFE">
          <w:rPr>
            <w:noProof/>
            <w:webHidden/>
          </w:rPr>
          <w:fldChar w:fldCharType="separate"/>
        </w:r>
        <w:r w:rsidR="000F5BFE">
          <w:rPr>
            <w:noProof/>
            <w:webHidden/>
          </w:rPr>
          <w:t>18</w:t>
        </w:r>
        <w:r w:rsidR="000F5BFE">
          <w:rPr>
            <w:noProof/>
            <w:webHidden/>
          </w:rPr>
          <w:fldChar w:fldCharType="end"/>
        </w:r>
      </w:hyperlink>
    </w:p>
    <w:p w14:paraId="2F978F41" w14:textId="77777777" w:rsidR="000F5BFE" w:rsidRDefault="004B0E8F">
      <w:pPr>
        <w:pStyle w:val="TOC2"/>
        <w:tabs>
          <w:tab w:val="right" w:leader="dot" w:pos="9350"/>
        </w:tabs>
        <w:rPr>
          <w:noProof/>
        </w:rPr>
      </w:pPr>
      <w:hyperlink w:anchor="_Toc411923753" w:history="1">
        <w:r w:rsidR="000F5BFE" w:rsidRPr="00513B4F">
          <w:rPr>
            <w:rStyle w:val="Hyperlink"/>
            <w:noProof/>
          </w:rPr>
          <w:t xml:space="preserve">Ensure that all Required SQL Server Services have been set to AUTOMATIC  </w:t>
        </w:r>
        <w:r w:rsidR="000F5BFE" w:rsidRPr="00513B4F">
          <w:rPr>
            <w:rStyle w:val="Hyperlink"/>
            <w:i/>
            <w:noProof/>
          </w:rPr>
          <w:t>Database, Reporting, and BI SQL Servers</w:t>
        </w:r>
        <w:r w:rsidR="000F5BFE">
          <w:rPr>
            <w:noProof/>
            <w:webHidden/>
          </w:rPr>
          <w:tab/>
        </w:r>
        <w:r w:rsidR="000F5BFE">
          <w:rPr>
            <w:noProof/>
            <w:webHidden/>
          </w:rPr>
          <w:fldChar w:fldCharType="begin"/>
        </w:r>
        <w:r w:rsidR="000F5BFE">
          <w:rPr>
            <w:noProof/>
            <w:webHidden/>
          </w:rPr>
          <w:instrText xml:space="preserve"> PAGEREF _Toc411923753 \h </w:instrText>
        </w:r>
        <w:r w:rsidR="000F5BFE">
          <w:rPr>
            <w:noProof/>
            <w:webHidden/>
          </w:rPr>
        </w:r>
        <w:r w:rsidR="000F5BFE">
          <w:rPr>
            <w:noProof/>
            <w:webHidden/>
          </w:rPr>
          <w:fldChar w:fldCharType="separate"/>
        </w:r>
        <w:r w:rsidR="000F5BFE">
          <w:rPr>
            <w:noProof/>
            <w:webHidden/>
          </w:rPr>
          <w:t>18</w:t>
        </w:r>
        <w:r w:rsidR="000F5BFE">
          <w:rPr>
            <w:noProof/>
            <w:webHidden/>
          </w:rPr>
          <w:fldChar w:fldCharType="end"/>
        </w:r>
      </w:hyperlink>
    </w:p>
    <w:p w14:paraId="645F8654" w14:textId="77777777" w:rsidR="000F5BFE" w:rsidRDefault="004B0E8F">
      <w:pPr>
        <w:pStyle w:val="TOC3"/>
        <w:tabs>
          <w:tab w:val="right" w:leader="dot" w:pos="9350"/>
        </w:tabs>
        <w:rPr>
          <w:i w:val="0"/>
          <w:noProof/>
        </w:rPr>
      </w:pPr>
      <w:hyperlink w:anchor="_Toc411923754" w:history="1">
        <w:r w:rsidR="000F5BFE" w:rsidRPr="00513B4F">
          <w:rPr>
            <w:rStyle w:val="Hyperlink"/>
            <w:noProof/>
          </w:rPr>
          <w:t>How to check and set a service’s startup type</w:t>
        </w:r>
        <w:r w:rsidR="000F5BFE">
          <w:rPr>
            <w:noProof/>
            <w:webHidden/>
          </w:rPr>
          <w:tab/>
        </w:r>
        <w:r w:rsidR="000F5BFE">
          <w:rPr>
            <w:noProof/>
            <w:webHidden/>
          </w:rPr>
          <w:fldChar w:fldCharType="begin"/>
        </w:r>
        <w:r w:rsidR="000F5BFE">
          <w:rPr>
            <w:noProof/>
            <w:webHidden/>
          </w:rPr>
          <w:instrText xml:space="preserve"> PAGEREF _Toc411923754 \h </w:instrText>
        </w:r>
        <w:r w:rsidR="000F5BFE">
          <w:rPr>
            <w:noProof/>
            <w:webHidden/>
          </w:rPr>
        </w:r>
        <w:r w:rsidR="000F5BFE">
          <w:rPr>
            <w:noProof/>
            <w:webHidden/>
          </w:rPr>
          <w:fldChar w:fldCharType="separate"/>
        </w:r>
        <w:r w:rsidR="000F5BFE">
          <w:rPr>
            <w:noProof/>
            <w:webHidden/>
          </w:rPr>
          <w:t>18</w:t>
        </w:r>
        <w:r w:rsidR="000F5BFE">
          <w:rPr>
            <w:noProof/>
            <w:webHidden/>
          </w:rPr>
          <w:fldChar w:fldCharType="end"/>
        </w:r>
      </w:hyperlink>
    </w:p>
    <w:p w14:paraId="3FB13CED" w14:textId="77777777" w:rsidR="000F5BFE" w:rsidRDefault="004B0E8F">
      <w:pPr>
        <w:pStyle w:val="TOC3"/>
        <w:tabs>
          <w:tab w:val="right" w:leader="dot" w:pos="9350"/>
        </w:tabs>
        <w:rPr>
          <w:i w:val="0"/>
          <w:noProof/>
        </w:rPr>
      </w:pPr>
      <w:hyperlink w:anchor="_Toc411923755" w:history="1">
        <w:r w:rsidR="000F5BFE" w:rsidRPr="00513B4F">
          <w:rPr>
            <w:rStyle w:val="Hyperlink"/>
            <w:noProof/>
          </w:rPr>
          <w:t>InsightCS SQL Server Services Settings</w:t>
        </w:r>
        <w:r w:rsidR="000F5BFE">
          <w:rPr>
            <w:noProof/>
            <w:webHidden/>
          </w:rPr>
          <w:tab/>
        </w:r>
        <w:r w:rsidR="000F5BFE">
          <w:rPr>
            <w:noProof/>
            <w:webHidden/>
          </w:rPr>
          <w:fldChar w:fldCharType="begin"/>
        </w:r>
        <w:r w:rsidR="000F5BFE">
          <w:rPr>
            <w:noProof/>
            <w:webHidden/>
          </w:rPr>
          <w:instrText xml:space="preserve"> PAGEREF _Toc411923755 \h </w:instrText>
        </w:r>
        <w:r w:rsidR="000F5BFE">
          <w:rPr>
            <w:noProof/>
            <w:webHidden/>
          </w:rPr>
        </w:r>
        <w:r w:rsidR="000F5BFE">
          <w:rPr>
            <w:noProof/>
            <w:webHidden/>
          </w:rPr>
          <w:fldChar w:fldCharType="separate"/>
        </w:r>
        <w:r w:rsidR="000F5BFE">
          <w:rPr>
            <w:noProof/>
            <w:webHidden/>
          </w:rPr>
          <w:t>18</w:t>
        </w:r>
        <w:r w:rsidR="000F5BFE">
          <w:rPr>
            <w:noProof/>
            <w:webHidden/>
          </w:rPr>
          <w:fldChar w:fldCharType="end"/>
        </w:r>
      </w:hyperlink>
    </w:p>
    <w:p w14:paraId="0D7B25F8" w14:textId="77777777" w:rsidR="000F5BFE" w:rsidRDefault="004B0E8F">
      <w:pPr>
        <w:pStyle w:val="TOC2"/>
        <w:tabs>
          <w:tab w:val="right" w:leader="dot" w:pos="9350"/>
        </w:tabs>
        <w:rPr>
          <w:noProof/>
        </w:rPr>
      </w:pPr>
      <w:hyperlink w:anchor="_Toc411923756" w:history="1">
        <w:r w:rsidR="000F5BFE" w:rsidRPr="00513B4F">
          <w:rPr>
            <w:rStyle w:val="Hyperlink"/>
            <w:noProof/>
          </w:rPr>
          <w:t>Verify that all SQL Servers were installed with Mixed Mode Authentication and that it is allowing remote connections</w:t>
        </w:r>
        <w:r w:rsidR="000F5BFE">
          <w:rPr>
            <w:noProof/>
            <w:webHidden/>
          </w:rPr>
          <w:tab/>
        </w:r>
        <w:r w:rsidR="000F5BFE">
          <w:rPr>
            <w:noProof/>
            <w:webHidden/>
          </w:rPr>
          <w:fldChar w:fldCharType="begin"/>
        </w:r>
        <w:r w:rsidR="000F5BFE">
          <w:rPr>
            <w:noProof/>
            <w:webHidden/>
          </w:rPr>
          <w:instrText xml:space="preserve"> PAGEREF _Toc411923756 \h </w:instrText>
        </w:r>
        <w:r w:rsidR="000F5BFE">
          <w:rPr>
            <w:noProof/>
            <w:webHidden/>
          </w:rPr>
        </w:r>
        <w:r w:rsidR="000F5BFE">
          <w:rPr>
            <w:noProof/>
            <w:webHidden/>
          </w:rPr>
          <w:fldChar w:fldCharType="separate"/>
        </w:r>
        <w:r w:rsidR="000F5BFE">
          <w:rPr>
            <w:noProof/>
            <w:webHidden/>
          </w:rPr>
          <w:t>19</w:t>
        </w:r>
        <w:r w:rsidR="000F5BFE">
          <w:rPr>
            <w:noProof/>
            <w:webHidden/>
          </w:rPr>
          <w:fldChar w:fldCharType="end"/>
        </w:r>
      </w:hyperlink>
    </w:p>
    <w:p w14:paraId="486C54B7" w14:textId="77777777" w:rsidR="000F5BFE" w:rsidRDefault="004B0E8F">
      <w:pPr>
        <w:pStyle w:val="TOC2"/>
        <w:tabs>
          <w:tab w:val="right" w:leader="dot" w:pos="9350"/>
        </w:tabs>
        <w:rPr>
          <w:noProof/>
        </w:rPr>
      </w:pPr>
      <w:hyperlink w:anchor="_Toc411923757" w:history="1">
        <w:r w:rsidR="000F5BFE" w:rsidRPr="00513B4F">
          <w:rPr>
            <w:rStyle w:val="Hyperlink"/>
            <w:noProof/>
          </w:rPr>
          <w:t>Verify the SQL Server Reporting Services database configuration</w:t>
        </w:r>
        <w:r w:rsidR="000F5BFE">
          <w:rPr>
            <w:noProof/>
            <w:webHidden/>
          </w:rPr>
          <w:tab/>
        </w:r>
        <w:r w:rsidR="000F5BFE">
          <w:rPr>
            <w:noProof/>
            <w:webHidden/>
          </w:rPr>
          <w:fldChar w:fldCharType="begin"/>
        </w:r>
        <w:r w:rsidR="000F5BFE">
          <w:rPr>
            <w:noProof/>
            <w:webHidden/>
          </w:rPr>
          <w:instrText xml:space="preserve"> PAGEREF _Toc411923757 \h </w:instrText>
        </w:r>
        <w:r w:rsidR="000F5BFE">
          <w:rPr>
            <w:noProof/>
            <w:webHidden/>
          </w:rPr>
        </w:r>
        <w:r w:rsidR="000F5BFE">
          <w:rPr>
            <w:noProof/>
            <w:webHidden/>
          </w:rPr>
          <w:fldChar w:fldCharType="separate"/>
        </w:r>
        <w:r w:rsidR="000F5BFE">
          <w:rPr>
            <w:noProof/>
            <w:webHidden/>
          </w:rPr>
          <w:t>19</w:t>
        </w:r>
        <w:r w:rsidR="000F5BFE">
          <w:rPr>
            <w:noProof/>
            <w:webHidden/>
          </w:rPr>
          <w:fldChar w:fldCharType="end"/>
        </w:r>
      </w:hyperlink>
    </w:p>
    <w:p w14:paraId="7EFABE1A" w14:textId="77777777" w:rsidR="000F5BFE" w:rsidRDefault="004B0E8F">
      <w:pPr>
        <w:pStyle w:val="TOC2"/>
        <w:tabs>
          <w:tab w:val="right" w:leader="dot" w:pos="9350"/>
        </w:tabs>
        <w:rPr>
          <w:noProof/>
        </w:rPr>
      </w:pPr>
      <w:hyperlink w:anchor="_Toc411923758" w:history="1">
        <w:r w:rsidR="000F5BFE" w:rsidRPr="00513B4F">
          <w:rPr>
            <w:rStyle w:val="Hyperlink"/>
            <w:noProof/>
          </w:rPr>
          <w:t>Add the Standard InsightCS Domain (NT) Users to the SQL Servers</w:t>
        </w:r>
        <w:r w:rsidR="000F5BFE">
          <w:rPr>
            <w:noProof/>
            <w:webHidden/>
          </w:rPr>
          <w:tab/>
        </w:r>
        <w:r w:rsidR="000F5BFE">
          <w:rPr>
            <w:noProof/>
            <w:webHidden/>
          </w:rPr>
          <w:fldChar w:fldCharType="begin"/>
        </w:r>
        <w:r w:rsidR="000F5BFE">
          <w:rPr>
            <w:noProof/>
            <w:webHidden/>
          </w:rPr>
          <w:instrText xml:space="preserve"> PAGEREF _Toc411923758 \h </w:instrText>
        </w:r>
        <w:r w:rsidR="000F5BFE">
          <w:rPr>
            <w:noProof/>
            <w:webHidden/>
          </w:rPr>
        </w:r>
        <w:r w:rsidR="000F5BFE">
          <w:rPr>
            <w:noProof/>
            <w:webHidden/>
          </w:rPr>
          <w:fldChar w:fldCharType="separate"/>
        </w:r>
        <w:r w:rsidR="000F5BFE">
          <w:rPr>
            <w:noProof/>
            <w:webHidden/>
          </w:rPr>
          <w:t>20</w:t>
        </w:r>
        <w:r w:rsidR="000F5BFE">
          <w:rPr>
            <w:noProof/>
            <w:webHidden/>
          </w:rPr>
          <w:fldChar w:fldCharType="end"/>
        </w:r>
      </w:hyperlink>
    </w:p>
    <w:p w14:paraId="745BF28A" w14:textId="77777777" w:rsidR="000F5BFE" w:rsidRDefault="004B0E8F">
      <w:pPr>
        <w:pStyle w:val="TOC2"/>
        <w:tabs>
          <w:tab w:val="right" w:leader="dot" w:pos="9350"/>
        </w:tabs>
        <w:rPr>
          <w:noProof/>
        </w:rPr>
      </w:pPr>
      <w:hyperlink w:anchor="_Toc411923759" w:history="1">
        <w:r w:rsidR="000F5BFE" w:rsidRPr="00513B4F">
          <w:rPr>
            <w:rStyle w:val="Hyperlink"/>
            <w:noProof/>
          </w:rPr>
          <w:t>Restore the InsightCS Databases to the Client Server(s)</w:t>
        </w:r>
        <w:r w:rsidR="000F5BFE">
          <w:rPr>
            <w:noProof/>
            <w:webHidden/>
          </w:rPr>
          <w:tab/>
        </w:r>
        <w:r w:rsidR="000F5BFE">
          <w:rPr>
            <w:noProof/>
            <w:webHidden/>
          </w:rPr>
          <w:fldChar w:fldCharType="begin"/>
        </w:r>
        <w:r w:rsidR="000F5BFE">
          <w:rPr>
            <w:noProof/>
            <w:webHidden/>
          </w:rPr>
          <w:instrText xml:space="preserve"> PAGEREF _Toc411923759 \h </w:instrText>
        </w:r>
        <w:r w:rsidR="000F5BFE">
          <w:rPr>
            <w:noProof/>
            <w:webHidden/>
          </w:rPr>
        </w:r>
        <w:r w:rsidR="000F5BFE">
          <w:rPr>
            <w:noProof/>
            <w:webHidden/>
          </w:rPr>
          <w:fldChar w:fldCharType="separate"/>
        </w:r>
        <w:r w:rsidR="000F5BFE">
          <w:rPr>
            <w:noProof/>
            <w:webHidden/>
          </w:rPr>
          <w:t>20</w:t>
        </w:r>
        <w:r w:rsidR="000F5BFE">
          <w:rPr>
            <w:noProof/>
            <w:webHidden/>
          </w:rPr>
          <w:fldChar w:fldCharType="end"/>
        </w:r>
      </w:hyperlink>
    </w:p>
    <w:p w14:paraId="06748528" w14:textId="77777777" w:rsidR="000F5BFE" w:rsidRDefault="004B0E8F">
      <w:pPr>
        <w:pStyle w:val="TOC2"/>
        <w:tabs>
          <w:tab w:val="right" w:leader="dot" w:pos="9350"/>
        </w:tabs>
        <w:rPr>
          <w:noProof/>
        </w:rPr>
      </w:pPr>
      <w:hyperlink w:anchor="_Toc411923760" w:history="1">
        <w:r w:rsidR="000F5BFE" w:rsidRPr="00513B4F">
          <w:rPr>
            <w:rStyle w:val="Hyperlink"/>
            <w:noProof/>
          </w:rPr>
          <w:t>Setup Standard InsightCS SQL User Account on SQL Servers</w:t>
        </w:r>
        <w:r w:rsidR="000F5BFE">
          <w:rPr>
            <w:noProof/>
            <w:webHidden/>
          </w:rPr>
          <w:tab/>
        </w:r>
        <w:r w:rsidR="000F5BFE">
          <w:rPr>
            <w:noProof/>
            <w:webHidden/>
          </w:rPr>
          <w:fldChar w:fldCharType="begin"/>
        </w:r>
        <w:r w:rsidR="000F5BFE">
          <w:rPr>
            <w:noProof/>
            <w:webHidden/>
          </w:rPr>
          <w:instrText xml:space="preserve"> PAGEREF _Toc411923760 \h </w:instrText>
        </w:r>
        <w:r w:rsidR="000F5BFE">
          <w:rPr>
            <w:noProof/>
            <w:webHidden/>
          </w:rPr>
        </w:r>
        <w:r w:rsidR="000F5BFE">
          <w:rPr>
            <w:noProof/>
            <w:webHidden/>
          </w:rPr>
          <w:fldChar w:fldCharType="separate"/>
        </w:r>
        <w:r w:rsidR="000F5BFE">
          <w:rPr>
            <w:noProof/>
            <w:webHidden/>
          </w:rPr>
          <w:t>22</w:t>
        </w:r>
        <w:r w:rsidR="000F5BFE">
          <w:rPr>
            <w:noProof/>
            <w:webHidden/>
          </w:rPr>
          <w:fldChar w:fldCharType="end"/>
        </w:r>
      </w:hyperlink>
    </w:p>
    <w:p w14:paraId="3F250E19" w14:textId="77777777" w:rsidR="000F5BFE" w:rsidRDefault="004B0E8F">
      <w:pPr>
        <w:pStyle w:val="TOC3"/>
        <w:tabs>
          <w:tab w:val="right" w:leader="dot" w:pos="9350"/>
        </w:tabs>
        <w:rPr>
          <w:i w:val="0"/>
          <w:noProof/>
        </w:rPr>
      </w:pPr>
      <w:hyperlink w:anchor="_Toc411923761" w:history="1">
        <w:r w:rsidR="000F5BFE" w:rsidRPr="00513B4F">
          <w:rPr>
            <w:rStyle w:val="Hyperlink"/>
            <w:noProof/>
          </w:rPr>
          <w:t>A note on SQL passwords …</w:t>
        </w:r>
        <w:r w:rsidR="000F5BFE">
          <w:rPr>
            <w:noProof/>
            <w:webHidden/>
          </w:rPr>
          <w:tab/>
        </w:r>
        <w:r w:rsidR="000F5BFE">
          <w:rPr>
            <w:noProof/>
            <w:webHidden/>
          </w:rPr>
          <w:fldChar w:fldCharType="begin"/>
        </w:r>
        <w:r w:rsidR="000F5BFE">
          <w:rPr>
            <w:noProof/>
            <w:webHidden/>
          </w:rPr>
          <w:instrText xml:space="preserve"> PAGEREF _Toc411923761 \h </w:instrText>
        </w:r>
        <w:r w:rsidR="000F5BFE">
          <w:rPr>
            <w:noProof/>
            <w:webHidden/>
          </w:rPr>
        </w:r>
        <w:r w:rsidR="000F5BFE">
          <w:rPr>
            <w:noProof/>
            <w:webHidden/>
          </w:rPr>
          <w:fldChar w:fldCharType="separate"/>
        </w:r>
        <w:r w:rsidR="000F5BFE">
          <w:rPr>
            <w:noProof/>
            <w:webHidden/>
          </w:rPr>
          <w:t>23</w:t>
        </w:r>
        <w:r w:rsidR="000F5BFE">
          <w:rPr>
            <w:noProof/>
            <w:webHidden/>
          </w:rPr>
          <w:fldChar w:fldCharType="end"/>
        </w:r>
      </w:hyperlink>
    </w:p>
    <w:p w14:paraId="0B9AA243" w14:textId="77777777" w:rsidR="000F5BFE" w:rsidRDefault="004B0E8F">
      <w:pPr>
        <w:pStyle w:val="TOC2"/>
        <w:tabs>
          <w:tab w:val="right" w:leader="dot" w:pos="9350"/>
        </w:tabs>
        <w:rPr>
          <w:noProof/>
        </w:rPr>
      </w:pPr>
      <w:hyperlink w:anchor="_Toc411923762" w:history="1">
        <w:r w:rsidR="000F5BFE" w:rsidRPr="00513B4F">
          <w:rPr>
            <w:rStyle w:val="Hyperlink"/>
            <w:noProof/>
          </w:rPr>
          <w:t>Adjustments That Need to be Made to the InsightCS Model Database(s) for the New Client</w:t>
        </w:r>
        <w:r w:rsidR="000F5BFE">
          <w:rPr>
            <w:noProof/>
            <w:webHidden/>
          </w:rPr>
          <w:tab/>
        </w:r>
        <w:r w:rsidR="000F5BFE">
          <w:rPr>
            <w:noProof/>
            <w:webHidden/>
          </w:rPr>
          <w:fldChar w:fldCharType="begin"/>
        </w:r>
        <w:r w:rsidR="000F5BFE">
          <w:rPr>
            <w:noProof/>
            <w:webHidden/>
          </w:rPr>
          <w:instrText xml:space="preserve"> PAGEREF _Toc411923762 \h </w:instrText>
        </w:r>
        <w:r w:rsidR="000F5BFE">
          <w:rPr>
            <w:noProof/>
            <w:webHidden/>
          </w:rPr>
        </w:r>
        <w:r w:rsidR="000F5BFE">
          <w:rPr>
            <w:noProof/>
            <w:webHidden/>
          </w:rPr>
          <w:fldChar w:fldCharType="separate"/>
        </w:r>
        <w:r w:rsidR="000F5BFE">
          <w:rPr>
            <w:noProof/>
            <w:webHidden/>
          </w:rPr>
          <w:t>23</w:t>
        </w:r>
        <w:r w:rsidR="000F5BFE">
          <w:rPr>
            <w:noProof/>
            <w:webHidden/>
          </w:rPr>
          <w:fldChar w:fldCharType="end"/>
        </w:r>
      </w:hyperlink>
    </w:p>
    <w:p w14:paraId="464F9B43" w14:textId="77777777" w:rsidR="000F5BFE" w:rsidRDefault="004B0E8F">
      <w:pPr>
        <w:pStyle w:val="TOC2"/>
        <w:tabs>
          <w:tab w:val="right" w:leader="dot" w:pos="9350"/>
        </w:tabs>
        <w:rPr>
          <w:noProof/>
        </w:rPr>
      </w:pPr>
      <w:hyperlink w:anchor="_Toc411923763" w:history="1">
        <w:r w:rsidR="000F5BFE" w:rsidRPr="00513B4F">
          <w:rPr>
            <w:rStyle w:val="Hyperlink"/>
            <w:noProof/>
          </w:rPr>
          <w:t>Create a TEMPORARY SQL Maintenance Plan for the InsightCS Related Databases</w:t>
        </w:r>
        <w:r w:rsidR="000F5BFE">
          <w:rPr>
            <w:noProof/>
            <w:webHidden/>
          </w:rPr>
          <w:tab/>
        </w:r>
        <w:r w:rsidR="000F5BFE">
          <w:rPr>
            <w:noProof/>
            <w:webHidden/>
          </w:rPr>
          <w:fldChar w:fldCharType="begin"/>
        </w:r>
        <w:r w:rsidR="000F5BFE">
          <w:rPr>
            <w:noProof/>
            <w:webHidden/>
          </w:rPr>
          <w:instrText xml:space="preserve"> PAGEREF _Toc411923763 \h </w:instrText>
        </w:r>
        <w:r w:rsidR="000F5BFE">
          <w:rPr>
            <w:noProof/>
            <w:webHidden/>
          </w:rPr>
        </w:r>
        <w:r w:rsidR="000F5BFE">
          <w:rPr>
            <w:noProof/>
            <w:webHidden/>
          </w:rPr>
          <w:fldChar w:fldCharType="separate"/>
        </w:r>
        <w:r w:rsidR="000F5BFE">
          <w:rPr>
            <w:noProof/>
            <w:webHidden/>
          </w:rPr>
          <w:t>25</w:t>
        </w:r>
        <w:r w:rsidR="000F5BFE">
          <w:rPr>
            <w:noProof/>
            <w:webHidden/>
          </w:rPr>
          <w:fldChar w:fldCharType="end"/>
        </w:r>
      </w:hyperlink>
    </w:p>
    <w:p w14:paraId="770438A5" w14:textId="77777777" w:rsidR="000F5BFE" w:rsidRDefault="004B0E8F">
      <w:pPr>
        <w:pStyle w:val="TOC2"/>
        <w:tabs>
          <w:tab w:val="right" w:leader="dot" w:pos="9350"/>
        </w:tabs>
        <w:rPr>
          <w:noProof/>
        </w:rPr>
      </w:pPr>
      <w:hyperlink w:anchor="_Toc411923764" w:history="1">
        <w:r w:rsidR="000F5BFE" w:rsidRPr="00513B4F">
          <w:rPr>
            <w:rStyle w:val="Hyperlink"/>
            <w:noProof/>
          </w:rPr>
          <w:t>Create Standard SQL Scheduled Jobs</w:t>
        </w:r>
        <w:r w:rsidR="000F5BFE">
          <w:rPr>
            <w:noProof/>
            <w:webHidden/>
          </w:rPr>
          <w:tab/>
        </w:r>
        <w:r w:rsidR="000F5BFE">
          <w:rPr>
            <w:noProof/>
            <w:webHidden/>
          </w:rPr>
          <w:fldChar w:fldCharType="begin"/>
        </w:r>
        <w:r w:rsidR="000F5BFE">
          <w:rPr>
            <w:noProof/>
            <w:webHidden/>
          </w:rPr>
          <w:instrText xml:space="preserve"> PAGEREF _Toc411923764 \h </w:instrText>
        </w:r>
        <w:r w:rsidR="000F5BFE">
          <w:rPr>
            <w:noProof/>
            <w:webHidden/>
          </w:rPr>
        </w:r>
        <w:r w:rsidR="000F5BFE">
          <w:rPr>
            <w:noProof/>
            <w:webHidden/>
          </w:rPr>
          <w:fldChar w:fldCharType="separate"/>
        </w:r>
        <w:r w:rsidR="000F5BFE">
          <w:rPr>
            <w:noProof/>
            <w:webHidden/>
          </w:rPr>
          <w:t>28</w:t>
        </w:r>
        <w:r w:rsidR="000F5BFE">
          <w:rPr>
            <w:noProof/>
            <w:webHidden/>
          </w:rPr>
          <w:fldChar w:fldCharType="end"/>
        </w:r>
      </w:hyperlink>
    </w:p>
    <w:p w14:paraId="77FE13F0" w14:textId="77777777" w:rsidR="000F5BFE" w:rsidRDefault="004B0E8F">
      <w:pPr>
        <w:pStyle w:val="TOC3"/>
        <w:tabs>
          <w:tab w:val="right" w:leader="dot" w:pos="9350"/>
        </w:tabs>
        <w:rPr>
          <w:i w:val="0"/>
          <w:noProof/>
        </w:rPr>
      </w:pPr>
      <w:hyperlink w:anchor="_Toc411923765" w:history="1">
        <w:r w:rsidR="000F5BFE" w:rsidRPr="00513B4F">
          <w:rPr>
            <w:rStyle w:val="Hyperlink"/>
            <w:noProof/>
          </w:rPr>
          <w:t>Purge Tables</w:t>
        </w:r>
        <w:r w:rsidR="000F5BFE">
          <w:rPr>
            <w:noProof/>
            <w:webHidden/>
          </w:rPr>
          <w:tab/>
        </w:r>
        <w:r w:rsidR="000F5BFE">
          <w:rPr>
            <w:noProof/>
            <w:webHidden/>
          </w:rPr>
          <w:fldChar w:fldCharType="begin"/>
        </w:r>
        <w:r w:rsidR="000F5BFE">
          <w:rPr>
            <w:noProof/>
            <w:webHidden/>
          </w:rPr>
          <w:instrText xml:space="preserve"> PAGEREF _Toc411923765 \h </w:instrText>
        </w:r>
        <w:r w:rsidR="000F5BFE">
          <w:rPr>
            <w:noProof/>
            <w:webHidden/>
          </w:rPr>
        </w:r>
        <w:r w:rsidR="000F5BFE">
          <w:rPr>
            <w:noProof/>
            <w:webHidden/>
          </w:rPr>
          <w:fldChar w:fldCharType="separate"/>
        </w:r>
        <w:r w:rsidR="000F5BFE">
          <w:rPr>
            <w:noProof/>
            <w:webHidden/>
          </w:rPr>
          <w:t>28</w:t>
        </w:r>
        <w:r w:rsidR="000F5BFE">
          <w:rPr>
            <w:noProof/>
            <w:webHidden/>
          </w:rPr>
          <w:fldChar w:fldCharType="end"/>
        </w:r>
      </w:hyperlink>
    </w:p>
    <w:p w14:paraId="694FE415" w14:textId="77777777" w:rsidR="000F5BFE" w:rsidRDefault="004B0E8F">
      <w:pPr>
        <w:pStyle w:val="TOC3"/>
        <w:tabs>
          <w:tab w:val="right" w:leader="dot" w:pos="9350"/>
        </w:tabs>
        <w:rPr>
          <w:i w:val="0"/>
          <w:noProof/>
        </w:rPr>
      </w:pPr>
      <w:hyperlink w:anchor="_Toc411923766" w:history="1">
        <w:r w:rsidR="000F5BFE" w:rsidRPr="00513B4F">
          <w:rPr>
            <w:rStyle w:val="Hyperlink"/>
            <w:noProof/>
          </w:rPr>
          <w:t>Set Final Bill Date</w:t>
        </w:r>
        <w:r w:rsidR="000F5BFE">
          <w:rPr>
            <w:noProof/>
            <w:webHidden/>
          </w:rPr>
          <w:tab/>
        </w:r>
        <w:r w:rsidR="000F5BFE">
          <w:rPr>
            <w:noProof/>
            <w:webHidden/>
          </w:rPr>
          <w:fldChar w:fldCharType="begin"/>
        </w:r>
        <w:r w:rsidR="000F5BFE">
          <w:rPr>
            <w:noProof/>
            <w:webHidden/>
          </w:rPr>
          <w:instrText xml:space="preserve"> PAGEREF _Toc411923766 \h </w:instrText>
        </w:r>
        <w:r w:rsidR="000F5BFE">
          <w:rPr>
            <w:noProof/>
            <w:webHidden/>
          </w:rPr>
        </w:r>
        <w:r w:rsidR="000F5BFE">
          <w:rPr>
            <w:noProof/>
            <w:webHidden/>
          </w:rPr>
          <w:fldChar w:fldCharType="separate"/>
        </w:r>
        <w:r w:rsidR="000F5BFE">
          <w:rPr>
            <w:noProof/>
            <w:webHidden/>
          </w:rPr>
          <w:t>29</w:t>
        </w:r>
        <w:r w:rsidR="000F5BFE">
          <w:rPr>
            <w:noProof/>
            <w:webHidden/>
          </w:rPr>
          <w:fldChar w:fldCharType="end"/>
        </w:r>
      </w:hyperlink>
    </w:p>
    <w:p w14:paraId="38EDEA3F" w14:textId="77777777" w:rsidR="000F5BFE" w:rsidRDefault="004B0E8F">
      <w:pPr>
        <w:pStyle w:val="TOC3"/>
        <w:tabs>
          <w:tab w:val="right" w:leader="dot" w:pos="9350"/>
        </w:tabs>
        <w:rPr>
          <w:i w:val="0"/>
          <w:noProof/>
        </w:rPr>
      </w:pPr>
      <w:hyperlink w:anchor="_Toc411923767" w:history="1">
        <w:r w:rsidR="000F5BFE" w:rsidRPr="00513B4F">
          <w:rPr>
            <w:rStyle w:val="Hyperlink"/>
            <w:noProof/>
          </w:rPr>
          <w:t>Update Image Directory  (if using Imaging module)</w:t>
        </w:r>
        <w:r w:rsidR="000F5BFE">
          <w:rPr>
            <w:noProof/>
            <w:webHidden/>
          </w:rPr>
          <w:tab/>
        </w:r>
        <w:r w:rsidR="000F5BFE">
          <w:rPr>
            <w:noProof/>
            <w:webHidden/>
          </w:rPr>
          <w:fldChar w:fldCharType="begin"/>
        </w:r>
        <w:r w:rsidR="000F5BFE">
          <w:rPr>
            <w:noProof/>
            <w:webHidden/>
          </w:rPr>
          <w:instrText xml:space="preserve"> PAGEREF _Toc411923767 \h </w:instrText>
        </w:r>
        <w:r w:rsidR="000F5BFE">
          <w:rPr>
            <w:noProof/>
            <w:webHidden/>
          </w:rPr>
        </w:r>
        <w:r w:rsidR="000F5BFE">
          <w:rPr>
            <w:noProof/>
            <w:webHidden/>
          </w:rPr>
          <w:fldChar w:fldCharType="separate"/>
        </w:r>
        <w:r w:rsidR="000F5BFE">
          <w:rPr>
            <w:noProof/>
            <w:webHidden/>
          </w:rPr>
          <w:t>29</w:t>
        </w:r>
        <w:r w:rsidR="000F5BFE">
          <w:rPr>
            <w:noProof/>
            <w:webHidden/>
          </w:rPr>
          <w:fldChar w:fldCharType="end"/>
        </w:r>
      </w:hyperlink>
    </w:p>
    <w:p w14:paraId="1A404CF4" w14:textId="77777777" w:rsidR="000F5BFE" w:rsidRDefault="004B0E8F">
      <w:pPr>
        <w:pStyle w:val="TOC3"/>
        <w:tabs>
          <w:tab w:val="right" w:leader="dot" w:pos="9350"/>
        </w:tabs>
        <w:rPr>
          <w:i w:val="0"/>
          <w:noProof/>
        </w:rPr>
      </w:pPr>
      <w:hyperlink w:anchor="_Toc411923768" w:history="1">
        <w:r w:rsidR="000F5BFE" w:rsidRPr="00513B4F">
          <w:rPr>
            <w:rStyle w:val="Hyperlink"/>
            <w:noProof/>
          </w:rPr>
          <w:t>Insight_Audit_Processor</w:t>
        </w:r>
        <w:r w:rsidR="000F5BFE">
          <w:rPr>
            <w:noProof/>
            <w:webHidden/>
          </w:rPr>
          <w:tab/>
        </w:r>
        <w:r w:rsidR="000F5BFE">
          <w:rPr>
            <w:noProof/>
            <w:webHidden/>
          </w:rPr>
          <w:fldChar w:fldCharType="begin"/>
        </w:r>
        <w:r w:rsidR="000F5BFE">
          <w:rPr>
            <w:noProof/>
            <w:webHidden/>
          </w:rPr>
          <w:instrText xml:space="preserve"> PAGEREF _Toc411923768 \h </w:instrText>
        </w:r>
        <w:r w:rsidR="000F5BFE">
          <w:rPr>
            <w:noProof/>
            <w:webHidden/>
          </w:rPr>
        </w:r>
        <w:r w:rsidR="000F5BFE">
          <w:rPr>
            <w:noProof/>
            <w:webHidden/>
          </w:rPr>
          <w:fldChar w:fldCharType="separate"/>
        </w:r>
        <w:r w:rsidR="000F5BFE">
          <w:rPr>
            <w:noProof/>
            <w:webHidden/>
          </w:rPr>
          <w:t>30</w:t>
        </w:r>
        <w:r w:rsidR="000F5BFE">
          <w:rPr>
            <w:noProof/>
            <w:webHidden/>
          </w:rPr>
          <w:fldChar w:fldCharType="end"/>
        </w:r>
      </w:hyperlink>
    </w:p>
    <w:p w14:paraId="2FD4ECDB" w14:textId="77777777" w:rsidR="000F5BFE" w:rsidRDefault="004B0E8F">
      <w:pPr>
        <w:pStyle w:val="TOC1"/>
        <w:tabs>
          <w:tab w:val="right" w:leader="dot" w:pos="9350"/>
        </w:tabs>
        <w:rPr>
          <w:b w:val="0"/>
          <w:noProof/>
        </w:rPr>
      </w:pPr>
      <w:hyperlink w:anchor="_Toc411923769" w:history="1">
        <w:r w:rsidR="000F5BFE" w:rsidRPr="00513B4F">
          <w:rPr>
            <w:rStyle w:val="Hyperlink"/>
            <w:noProof/>
          </w:rPr>
          <w:t>Deploying and Configuring the InsightCS Standard Reports</w:t>
        </w:r>
        <w:r w:rsidR="000F5BFE">
          <w:rPr>
            <w:noProof/>
            <w:webHidden/>
          </w:rPr>
          <w:tab/>
        </w:r>
        <w:r w:rsidR="000F5BFE">
          <w:rPr>
            <w:noProof/>
            <w:webHidden/>
          </w:rPr>
          <w:fldChar w:fldCharType="begin"/>
        </w:r>
        <w:r w:rsidR="000F5BFE">
          <w:rPr>
            <w:noProof/>
            <w:webHidden/>
          </w:rPr>
          <w:instrText xml:space="preserve"> PAGEREF _Toc411923769 \h </w:instrText>
        </w:r>
        <w:r w:rsidR="000F5BFE">
          <w:rPr>
            <w:noProof/>
            <w:webHidden/>
          </w:rPr>
        </w:r>
        <w:r w:rsidR="000F5BFE">
          <w:rPr>
            <w:noProof/>
            <w:webHidden/>
          </w:rPr>
          <w:fldChar w:fldCharType="separate"/>
        </w:r>
        <w:r w:rsidR="000F5BFE">
          <w:rPr>
            <w:noProof/>
            <w:webHidden/>
          </w:rPr>
          <w:t>32</w:t>
        </w:r>
        <w:r w:rsidR="000F5BFE">
          <w:rPr>
            <w:noProof/>
            <w:webHidden/>
          </w:rPr>
          <w:fldChar w:fldCharType="end"/>
        </w:r>
      </w:hyperlink>
    </w:p>
    <w:p w14:paraId="168F5A96" w14:textId="77777777" w:rsidR="000F5BFE" w:rsidRDefault="004B0E8F">
      <w:pPr>
        <w:pStyle w:val="TOC2"/>
        <w:tabs>
          <w:tab w:val="right" w:leader="dot" w:pos="9350"/>
        </w:tabs>
        <w:rPr>
          <w:noProof/>
        </w:rPr>
      </w:pPr>
      <w:hyperlink w:anchor="_Toc411923770" w:history="1">
        <w:r w:rsidR="000F5BFE" w:rsidRPr="00513B4F">
          <w:rPr>
            <w:rStyle w:val="Hyperlink"/>
            <w:noProof/>
          </w:rPr>
          <w:t>Configure Data Sources</w:t>
        </w:r>
        <w:r w:rsidR="000F5BFE">
          <w:rPr>
            <w:noProof/>
            <w:webHidden/>
          </w:rPr>
          <w:tab/>
        </w:r>
        <w:r w:rsidR="000F5BFE">
          <w:rPr>
            <w:noProof/>
            <w:webHidden/>
          </w:rPr>
          <w:fldChar w:fldCharType="begin"/>
        </w:r>
        <w:r w:rsidR="000F5BFE">
          <w:rPr>
            <w:noProof/>
            <w:webHidden/>
          </w:rPr>
          <w:instrText xml:space="preserve"> PAGEREF _Toc411923770 \h </w:instrText>
        </w:r>
        <w:r w:rsidR="000F5BFE">
          <w:rPr>
            <w:noProof/>
            <w:webHidden/>
          </w:rPr>
        </w:r>
        <w:r w:rsidR="000F5BFE">
          <w:rPr>
            <w:noProof/>
            <w:webHidden/>
          </w:rPr>
          <w:fldChar w:fldCharType="separate"/>
        </w:r>
        <w:r w:rsidR="000F5BFE">
          <w:rPr>
            <w:noProof/>
            <w:webHidden/>
          </w:rPr>
          <w:t>33</w:t>
        </w:r>
        <w:r w:rsidR="000F5BFE">
          <w:rPr>
            <w:noProof/>
            <w:webHidden/>
          </w:rPr>
          <w:fldChar w:fldCharType="end"/>
        </w:r>
      </w:hyperlink>
    </w:p>
    <w:p w14:paraId="1492FBD8" w14:textId="77777777" w:rsidR="000F5BFE" w:rsidRDefault="004B0E8F">
      <w:pPr>
        <w:pStyle w:val="TOC2"/>
        <w:tabs>
          <w:tab w:val="right" w:leader="dot" w:pos="9350"/>
        </w:tabs>
        <w:rPr>
          <w:noProof/>
        </w:rPr>
      </w:pPr>
      <w:hyperlink w:anchor="_Toc411923771" w:history="1">
        <w:r w:rsidR="000F5BFE" w:rsidRPr="00513B4F">
          <w:rPr>
            <w:rStyle w:val="Hyperlink"/>
            <w:noProof/>
          </w:rPr>
          <w:t>Add the Logo Image Files to the Reporting Services Server</w:t>
        </w:r>
        <w:r w:rsidR="000F5BFE">
          <w:rPr>
            <w:noProof/>
            <w:webHidden/>
          </w:rPr>
          <w:tab/>
        </w:r>
        <w:r w:rsidR="000F5BFE">
          <w:rPr>
            <w:noProof/>
            <w:webHidden/>
          </w:rPr>
          <w:fldChar w:fldCharType="begin"/>
        </w:r>
        <w:r w:rsidR="000F5BFE">
          <w:rPr>
            <w:noProof/>
            <w:webHidden/>
          </w:rPr>
          <w:instrText xml:space="preserve"> PAGEREF _Toc411923771 \h </w:instrText>
        </w:r>
        <w:r w:rsidR="000F5BFE">
          <w:rPr>
            <w:noProof/>
            <w:webHidden/>
          </w:rPr>
        </w:r>
        <w:r w:rsidR="000F5BFE">
          <w:rPr>
            <w:noProof/>
            <w:webHidden/>
          </w:rPr>
          <w:fldChar w:fldCharType="separate"/>
        </w:r>
        <w:r w:rsidR="000F5BFE">
          <w:rPr>
            <w:noProof/>
            <w:webHidden/>
          </w:rPr>
          <w:t>34</w:t>
        </w:r>
        <w:r w:rsidR="000F5BFE">
          <w:rPr>
            <w:noProof/>
            <w:webHidden/>
          </w:rPr>
          <w:fldChar w:fldCharType="end"/>
        </w:r>
      </w:hyperlink>
    </w:p>
    <w:p w14:paraId="65D44EA8" w14:textId="77777777" w:rsidR="000F5BFE" w:rsidRDefault="004B0E8F">
      <w:pPr>
        <w:pStyle w:val="TOC2"/>
        <w:tabs>
          <w:tab w:val="right" w:leader="dot" w:pos="9350"/>
        </w:tabs>
        <w:rPr>
          <w:noProof/>
        </w:rPr>
      </w:pPr>
      <w:hyperlink w:anchor="_Toc411923772" w:history="1">
        <w:r w:rsidR="000F5BFE" w:rsidRPr="00513B4F">
          <w:rPr>
            <w:rStyle w:val="Hyperlink"/>
            <w:noProof/>
          </w:rPr>
          <w:t>Adjust Snapshot options</w:t>
        </w:r>
        <w:r w:rsidR="000F5BFE">
          <w:rPr>
            <w:noProof/>
            <w:webHidden/>
          </w:rPr>
          <w:tab/>
        </w:r>
        <w:r w:rsidR="000F5BFE">
          <w:rPr>
            <w:noProof/>
            <w:webHidden/>
          </w:rPr>
          <w:fldChar w:fldCharType="begin"/>
        </w:r>
        <w:r w:rsidR="000F5BFE">
          <w:rPr>
            <w:noProof/>
            <w:webHidden/>
          </w:rPr>
          <w:instrText xml:space="preserve"> PAGEREF _Toc411923772 \h </w:instrText>
        </w:r>
        <w:r w:rsidR="000F5BFE">
          <w:rPr>
            <w:noProof/>
            <w:webHidden/>
          </w:rPr>
        </w:r>
        <w:r w:rsidR="000F5BFE">
          <w:rPr>
            <w:noProof/>
            <w:webHidden/>
          </w:rPr>
          <w:fldChar w:fldCharType="separate"/>
        </w:r>
        <w:r w:rsidR="000F5BFE">
          <w:rPr>
            <w:noProof/>
            <w:webHidden/>
          </w:rPr>
          <w:t>34</w:t>
        </w:r>
        <w:r w:rsidR="000F5BFE">
          <w:rPr>
            <w:noProof/>
            <w:webHidden/>
          </w:rPr>
          <w:fldChar w:fldCharType="end"/>
        </w:r>
      </w:hyperlink>
    </w:p>
    <w:p w14:paraId="1CDA5DEC" w14:textId="77777777" w:rsidR="000F5BFE" w:rsidRDefault="004B0E8F">
      <w:pPr>
        <w:pStyle w:val="TOC1"/>
        <w:tabs>
          <w:tab w:val="right" w:leader="dot" w:pos="9350"/>
        </w:tabs>
        <w:rPr>
          <w:b w:val="0"/>
          <w:noProof/>
        </w:rPr>
      </w:pPr>
      <w:hyperlink w:anchor="_Toc411923773" w:history="1">
        <w:r w:rsidR="000F5BFE" w:rsidRPr="00513B4F">
          <w:rPr>
            <w:rStyle w:val="Hyperlink"/>
            <w:noProof/>
          </w:rPr>
          <w:t>Install and Configure InsightCS Application Servers</w:t>
        </w:r>
        <w:r w:rsidR="000F5BFE">
          <w:rPr>
            <w:noProof/>
            <w:webHidden/>
          </w:rPr>
          <w:tab/>
        </w:r>
        <w:r w:rsidR="000F5BFE">
          <w:rPr>
            <w:noProof/>
            <w:webHidden/>
          </w:rPr>
          <w:fldChar w:fldCharType="begin"/>
        </w:r>
        <w:r w:rsidR="000F5BFE">
          <w:rPr>
            <w:noProof/>
            <w:webHidden/>
          </w:rPr>
          <w:instrText xml:space="preserve"> PAGEREF _Toc411923773 \h </w:instrText>
        </w:r>
        <w:r w:rsidR="000F5BFE">
          <w:rPr>
            <w:noProof/>
            <w:webHidden/>
          </w:rPr>
        </w:r>
        <w:r w:rsidR="000F5BFE">
          <w:rPr>
            <w:noProof/>
            <w:webHidden/>
          </w:rPr>
          <w:fldChar w:fldCharType="separate"/>
        </w:r>
        <w:r w:rsidR="000F5BFE">
          <w:rPr>
            <w:noProof/>
            <w:webHidden/>
          </w:rPr>
          <w:t>35</w:t>
        </w:r>
        <w:r w:rsidR="000F5BFE">
          <w:rPr>
            <w:noProof/>
            <w:webHidden/>
          </w:rPr>
          <w:fldChar w:fldCharType="end"/>
        </w:r>
      </w:hyperlink>
    </w:p>
    <w:p w14:paraId="0051E6E1" w14:textId="77777777" w:rsidR="000F5BFE" w:rsidRDefault="004B0E8F">
      <w:pPr>
        <w:pStyle w:val="TOC2"/>
        <w:tabs>
          <w:tab w:val="right" w:leader="dot" w:pos="9350"/>
        </w:tabs>
        <w:rPr>
          <w:noProof/>
        </w:rPr>
      </w:pPr>
      <w:hyperlink w:anchor="_Toc411923774" w:history="1">
        <w:r w:rsidR="000F5BFE" w:rsidRPr="00513B4F">
          <w:rPr>
            <w:rStyle w:val="Hyperlink"/>
            <w:noProof/>
          </w:rPr>
          <w:t>Create the Standard ODBC connection DNS’s</w:t>
        </w:r>
        <w:r w:rsidR="000F5BFE">
          <w:rPr>
            <w:noProof/>
            <w:webHidden/>
          </w:rPr>
          <w:tab/>
        </w:r>
        <w:r w:rsidR="000F5BFE">
          <w:rPr>
            <w:noProof/>
            <w:webHidden/>
          </w:rPr>
          <w:fldChar w:fldCharType="begin"/>
        </w:r>
        <w:r w:rsidR="000F5BFE">
          <w:rPr>
            <w:noProof/>
            <w:webHidden/>
          </w:rPr>
          <w:instrText xml:space="preserve"> PAGEREF _Toc411923774 \h </w:instrText>
        </w:r>
        <w:r w:rsidR="000F5BFE">
          <w:rPr>
            <w:noProof/>
            <w:webHidden/>
          </w:rPr>
        </w:r>
        <w:r w:rsidR="000F5BFE">
          <w:rPr>
            <w:noProof/>
            <w:webHidden/>
          </w:rPr>
          <w:fldChar w:fldCharType="separate"/>
        </w:r>
        <w:r w:rsidR="000F5BFE">
          <w:rPr>
            <w:noProof/>
            <w:webHidden/>
          </w:rPr>
          <w:t>35</w:t>
        </w:r>
        <w:r w:rsidR="000F5BFE">
          <w:rPr>
            <w:noProof/>
            <w:webHidden/>
          </w:rPr>
          <w:fldChar w:fldCharType="end"/>
        </w:r>
      </w:hyperlink>
    </w:p>
    <w:p w14:paraId="6112E56E" w14:textId="77777777" w:rsidR="000F5BFE" w:rsidRDefault="004B0E8F">
      <w:pPr>
        <w:pStyle w:val="TOC2"/>
        <w:tabs>
          <w:tab w:val="right" w:leader="dot" w:pos="9350"/>
        </w:tabs>
        <w:rPr>
          <w:noProof/>
        </w:rPr>
      </w:pPr>
      <w:hyperlink w:anchor="_Toc411923775" w:history="1">
        <w:r w:rsidR="000F5BFE" w:rsidRPr="00513B4F">
          <w:rPr>
            <w:rStyle w:val="Hyperlink"/>
            <w:noProof/>
          </w:rPr>
          <w:t>Install and Configure the InsightCS Client Software</w:t>
        </w:r>
        <w:r w:rsidR="000F5BFE">
          <w:rPr>
            <w:noProof/>
            <w:webHidden/>
          </w:rPr>
          <w:tab/>
        </w:r>
        <w:r w:rsidR="000F5BFE">
          <w:rPr>
            <w:noProof/>
            <w:webHidden/>
          </w:rPr>
          <w:fldChar w:fldCharType="begin"/>
        </w:r>
        <w:r w:rsidR="000F5BFE">
          <w:rPr>
            <w:noProof/>
            <w:webHidden/>
          </w:rPr>
          <w:instrText xml:space="preserve"> PAGEREF _Toc411923775 \h </w:instrText>
        </w:r>
        <w:r w:rsidR="000F5BFE">
          <w:rPr>
            <w:noProof/>
            <w:webHidden/>
          </w:rPr>
        </w:r>
        <w:r w:rsidR="000F5BFE">
          <w:rPr>
            <w:noProof/>
            <w:webHidden/>
          </w:rPr>
          <w:fldChar w:fldCharType="separate"/>
        </w:r>
        <w:r w:rsidR="000F5BFE">
          <w:rPr>
            <w:noProof/>
            <w:webHidden/>
          </w:rPr>
          <w:t>37</w:t>
        </w:r>
        <w:r w:rsidR="000F5BFE">
          <w:rPr>
            <w:noProof/>
            <w:webHidden/>
          </w:rPr>
          <w:fldChar w:fldCharType="end"/>
        </w:r>
      </w:hyperlink>
    </w:p>
    <w:p w14:paraId="2CF8A6CC" w14:textId="77777777" w:rsidR="000F5BFE" w:rsidRDefault="004B0E8F">
      <w:pPr>
        <w:pStyle w:val="TOC2"/>
        <w:tabs>
          <w:tab w:val="right" w:leader="dot" w:pos="9350"/>
        </w:tabs>
        <w:rPr>
          <w:noProof/>
        </w:rPr>
      </w:pPr>
      <w:hyperlink w:anchor="_Toc411923776" w:history="1">
        <w:r w:rsidR="000F5BFE" w:rsidRPr="00513B4F">
          <w:rPr>
            <w:rStyle w:val="Hyperlink"/>
            <w:noProof/>
          </w:rPr>
          <w:t>Install the standard InsightCS Nightly Processes</w:t>
        </w:r>
        <w:r w:rsidR="000F5BFE">
          <w:rPr>
            <w:noProof/>
            <w:webHidden/>
          </w:rPr>
          <w:tab/>
        </w:r>
        <w:r w:rsidR="000F5BFE">
          <w:rPr>
            <w:noProof/>
            <w:webHidden/>
          </w:rPr>
          <w:fldChar w:fldCharType="begin"/>
        </w:r>
        <w:r w:rsidR="000F5BFE">
          <w:rPr>
            <w:noProof/>
            <w:webHidden/>
          </w:rPr>
          <w:instrText xml:space="preserve"> PAGEREF _Toc411923776 \h </w:instrText>
        </w:r>
        <w:r w:rsidR="000F5BFE">
          <w:rPr>
            <w:noProof/>
            <w:webHidden/>
          </w:rPr>
        </w:r>
        <w:r w:rsidR="000F5BFE">
          <w:rPr>
            <w:noProof/>
            <w:webHidden/>
          </w:rPr>
          <w:fldChar w:fldCharType="separate"/>
        </w:r>
        <w:r w:rsidR="000F5BFE">
          <w:rPr>
            <w:noProof/>
            <w:webHidden/>
          </w:rPr>
          <w:t>38</w:t>
        </w:r>
        <w:r w:rsidR="000F5BFE">
          <w:rPr>
            <w:noProof/>
            <w:webHidden/>
          </w:rPr>
          <w:fldChar w:fldCharType="end"/>
        </w:r>
      </w:hyperlink>
    </w:p>
    <w:p w14:paraId="5A23AF4F" w14:textId="77777777" w:rsidR="000F5BFE" w:rsidRDefault="004B0E8F">
      <w:pPr>
        <w:pStyle w:val="TOC2"/>
        <w:tabs>
          <w:tab w:val="right" w:leader="dot" w:pos="9350"/>
        </w:tabs>
        <w:rPr>
          <w:noProof/>
        </w:rPr>
      </w:pPr>
      <w:hyperlink w:anchor="_Toc411923777" w:history="1">
        <w:r w:rsidR="000F5BFE" w:rsidRPr="00513B4F">
          <w:rPr>
            <w:rStyle w:val="Hyperlink"/>
            <w:noProof/>
          </w:rPr>
          <w:t>Install the ERA config files</w:t>
        </w:r>
        <w:r w:rsidR="000F5BFE">
          <w:rPr>
            <w:noProof/>
            <w:webHidden/>
          </w:rPr>
          <w:tab/>
        </w:r>
        <w:r w:rsidR="000F5BFE">
          <w:rPr>
            <w:noProof/>
            <w:webHidden/>
          </w:rPr>
          <w:fldChar w:fldCharType="begin"/>
        </w:r>
        <w:r w:rsidR="000F5BFE">
          <w:rPr>
            <w:noProof/>
            <w:webHidden/>
          </w:rPr>
          <w:instrText xml:space="preserve"> PAGEREF _Toc411923777 \h </w:instrText>
        </w:r>
        <w:r w:rsidR="000F5BFE">
          <w:rPr>
            <w:noProof/>
            <w:webHidden/>
          </w:rPr>
        </w:r>
        <w:r w:rsidR="000F5BFE">
          <w:rPr>
            <w:noProof/>
            <w:webHidden/>
          </w:rPr>
          <w:fldChar w:fldCharType="separate"/>
        </w:r>
        <w:r w:rsidR="000F5BFE">
          <w:rPr>
            <w:noProof/>
            <w:webHidden/>
          </w:rPr>
          <w:t>40</w:t>
        </w:r>
        <w:r w:rsidR="000F5BFE">
          <w:rPr>
            <w:noProof/>
            <w:webHidden/>
          </w:rPr>
          <w:fldChar w:fldCharType="end"/>
        </w:r>
      </w:hyperlink>
    </w:p>
    <w:p w14:paraId="26094351" w14:textId="77777777" w:rsidR="000F5BFE" w:rsidRDefault="004B0E8F">
      <w:pPr>
        <w:pStyle w:val="TOC2"/>
        <w:tabs>
          <w:tab w:val="right" w:leader="dot" w:pos="9350"/>
        </w:tabs>
        <w:rPr>
          <w:noProof/>
        </w:rPr>
      </w:pPr>
      <w:hyperlink w:anchor="_Toc411923778" w:history="1">
        <w:r w:rsidR="000F5BFE" w:rsidRPr="00513B4F">
          <w:rPr>
            <w:rStyle w:val="Hyperlink"/>
            <w:noProof/>
          </w:rPr>
          <w:t>Install the InsightCS Background Services and Interfaces</w:t>
        </w:r>
        <w:r w:rsidR="000F5BFE">
          <w:rPr>
            <w:noProof/>
            <w:webHidden/>
          </w:rPr>
          <w:tab/>
        </w:r>
        <w:r w:rsidR="000F5BFE">
          <w:rPr>
            <w:noProof/>
            <w:webHidden/>
          </w:rPr>
          <w:fldChar w:fldCharType="begin"/>
        </w:r>
        <w:r w:rsidR="000F5BFE">
          <w:rPr>
            <w:noProof/>
            <w:webHidden/>
          </w:rPr>
          <w:instrText xml:space="preserve"> PAGEREF _Toc411923778 \h </w:instrText>
        </w:r>
        <w:r w:rsidR="000F5BFE">
          <w:rPr>
            <w:noProof/>
            <w:webHidden/>
          </w:rPr>
        </w:r>
        <w:r w:rsidR="000F5BFE">
          <w:rPr>
            <w:noProof/>
            <w:webHidden/>
          </w:rPr>
          <w:fldChar w:fldCharType="separate"/>
        </w:r>
        <w:r w:rsidR="000F5BFE">
          <w:rPr>
            <w:noProof/>
            <w:webHidden/>
          </w:rPr>
          <w:t>40</w:t>
        </w:r>
        <w:r w:rsidR="000F5BFE">
          <w:rPr>
            <w:noProof/>
            <w:webHidden/>
          </w:rPr>
          <w:fldChar w:fldCharType="end"/>
        </w:r>
      </w:hyperlink>
    </w:p>
    <w:p w14:paraId="4C683731" w14:textId="77777777" w:rsidR="000F5BFE" w:rsidRDefault="004B0E8F">
      <w:pPr>
        <w:pStyle w:val="TOC2"/>
        <w:tabs>
          <w:tab w:val="right" w:leader="dot" w:pos="9350"/>
        </w:tabs>
        <w:rPr>
          <w:noProof/>
        </w:rPr>
      </w:pPr>
      <w:hyperlink w:anchor="_Toc411923779" w:history="1">
        <w:r w:rsidR="000F5BFE" w:rsidRPr="00513B4F">
          <w:rPr>
            <w:rStyle w:val="Hyperlink"/>
            <w:noProof/>
          </w:rPr>
          <w:t>Adjusting the IcsPrintService</w:t>
        </w:r>
        <w:r w:rsidR="000F5BFE">
          <w:rPr>
            <w:noProof/>
            <w:webHidden/>
          </w:rPr>
          <w:tab/>
        </w:r>
        <w:r w:rsidR="000F5BFE">
          <w:rPr>
            <w:noProof/>
            <w:webHidden/>
          </w:rPr>
          <w:fldChar w:fldCharType="begin"/>
        </w:r>
        <w:r w:rsidR="000F5BFE">
          <w:rPr>
            <w:noProof/>
            <w:webHidden/>
          </w:rPr>
          <w:instrText xml:space="preserve"> PAGEREF _Toc411923779 \h </w:instrText>
        </w:r>
        <w:r w:rsidR="000F5BFE">
          <w:rPr>
            <w:noProof/>
            <w:webHidden/>
          </w:rPr>
        </w:r>
        <w:r w:rsidR="000F5BFE">
          <w:rPr>
            <w:noProof/>
            <w:webHidden/>
          </w:rPr>
          <w:fldChar w:fldCharType="separate"/>
        </w:r>
        <w:r w:rsidR="000F5BFE">
          <w:rPr>
            <w:noProof/>
            <w:webHidden/>
          </w:rPr>
          <w:t>48</w:t>
        </w:r>
        <w:r w:rsidR="000F5BFE">
          <w:rPr>
            <w:noProof/>
            <w:webHidden/>
          </w:rPr>
          <w:fldChar w:fldCharType="end"/>
        </w:r>
      </w:hyperlink>
    </w:p>
    <w:p w14:paraId="551A388D" w14:textId="77777777" w:rsidR="000F5BFE" w:rsidRDefault="004B0E8F">
      <w:pPr>
        <w:pStyle w:val="TOC1"/>
        <w:tabs>
          <w:tab w:val="right" w:leader="dot" w:pos="9350"/>
        </w:tabs>
        <w:rPr>
          <w:b w:val="0"/>
          <w:noProof/>
        </w:rPr>
      </w:pPr>
      <w:hyperlink w:anchor="_Toc411923780" w:history="1">
        <w:r w:rsidR="000F5BFE" w:rsidRPr="00513B4F">
          <w:rPr>
            <w:rStyle w:val="Hyperlink"/>
            <w:noProof/>
          </w:rPr>
          <w:t>Setting up Other Services on the Application Server</w:t>
        </w:r>
        <w:r w:rsidR="000F5BFE">
          <w:rPr>
            <w:noProof/>
            <w:webHidden/>
          </w:rPr>
          <w:tab/>
        </w:r>
        <w:r w:rsidR="000F5BFE">
          <w:rPr>
            <w:noProof/>
            <w:webHidden/>
          </w:rPr>
          <w:fldChar w:fldCharType="begin"/>
        </w:r>
        <w:r w:rsidR="000F5BFE">
          <w:rPr>
            <w:noProof/>
            <w:webHidden/>
          </w:rPr>
          <w:instrText xml:space="preserve"> PAGEREF _Toc411923780 \h </w:instrText>
        </w:r>
        <w:r w:rsidR="000F5BFE">
          <w:rPr>
            <w:noProof/>
            <w:webHidden/>
          </w:rPr>
        </w:r>
        <w:r w:rsidR="000F5BFE">
          <w:rPr>
            <w:noProof/>
            <w:webHidden/>
          </w:rPr>
          <w:fldChar w:fldCharType="separate"/>
        </w:r>
        <w:r w:rsidR="000F5BFE">
          <w:rPr>
            <w:noProof/>
            <w:webHidden/>
          </w:rPr>
          <w:t>50</w:t>
        </w:r>
        <w:r w:rsidR="000F5BFE">
          <w:rPr>
            <w:noProof/>
            <w:webHidden/>
          </w:rPr>
          <w:fldChar w:fldCharType="end"/>
        </w:r>
      </w:hyperlink>
    </w:p>
    <w:p w14:paraId="69F86CAF" w14:textId="77777777" w:rsidR="000F5BFE" w:rsidRDefault="004B0E8F">
      <w:pPr>
        <w:pStyle w:val="TOC2"/>
        <w:tabs>
          <w:tab w:val="right" w:leader="dot" w:pos="9350"/>
        </w:tabs>
        <w:rPr>
          <w:noProof/>
        </w:rPr>
      </w:pPr>
      <w:hyperlink w:anchor="_Toc411923781" w:history="1">
        <w:r w:rsidR="000F5BFE" w:rsidRPr="00513B4F">
          <w:rPr>
            <w:rStyle w:val="Hyperlink"/>
            <w:noProof/>
          </w:rPr>
          <w:t>Batch Charges Out</w:t>
        </w:r>
        <w:r w:rsidR="000F5BFE">
          <w:rPr>
            <w:noProof/>
            <w:webHidden/>
          </w:rPr>
          <w:tab/>
        </w:r>
        <w:r w:rsidR="000F5BFE">
          <w:rPr>
            <w:noProof/>
            <w:webHidden/>
          </w:rPr>
          <w:fldChar w:fldCharType="begin"/>
        </w:r>
        <w:r w:rsidR="000F5BFE">
          <w:rPr>
            <w:noProof/>
            <w:webHidden/>
          </w:rPr>
          <w:instrText xml:space="preserve"> PAGEREF _Toc411923781 \h </w:instrText>
        </w:r>
        <w:r w:rsidR="000F5BFE">
          <w:rPr>
            <w:noProof/>
            <w:webHidden/>
          </w:rPr>
        </w:r>
        <w:r w:rsidR="000F5BFE">
          <w:rPr>
            <w:noProof/>
            <w:webHidden/>
          </w:rPr>
          <w:fldChar w:fldCharType="separate"/>
        </w:r>
        <w:r w:rsidR="000F5BFE">
          <w:rPr>
            <w:noProof/>
            <w:webHidden/>
          </w:rPr>
          <w:t>50</w:t>
        </w:r>
        <w:r w:rsidR="000F5BFE">
          <w:rPr>
            <w:noProof/>
            <w:webHidden/>
          </w:rPr>
          <w:fldChar w:fldCharType="end"/>
        </w:r>
      </w:hyperlink>
    </w:p>
    <w:p w14:paraId="7A6E7240" w14:textId="77777777" w:rsidR="000F5BFE" w:rsidRDefault="004B0E8F">
      <w:pPr>
        <w:pStyle w:val="TOC3"/>
        <w:tabs>
          <w:tab w:val="right" w:leader="dot" w:pos="9350"/>
        </w:tabs>
        <w:rPr>
          <w:i w:val="0"/>
          <w:noProof/>
        </w:rPr>
      </w:pPr>
      <w:hyperlink w:anchor="_Toc411923782" w:history="1">
        <w:r w:rsidR="000F5BFE" w:rsidRPr="00513B4F">
          <w:rPr>
            <w:rStyle w:val="Hyperlink"/>
            <w:noProof/>
          </w:rPr>
          <w:t>Setting up BatchChargeOut_Main as a Scheduled Task</w:t>
        </w:r>
        <w:r w:rsidR="000F5BFE">
          <w:rPr>
            <w:noProof/>
            <w:webHidden/>
          </w:rPr>
          <w:tab/>
        </w:r>
        <w:r w:rsidR="000F5BFE">
          <w:rPr>
            <w:noProof/>
            <w:webHidden/>
          </w:rPr>
          <w:fldChar w:fldCharType="begin"/>
        </w:r>
        <w:r w:rsidR="000F5BFE">
          <w:rPr>
            <w:noProof/>
            <w:webHidden/>
          </w:rPr>
          <w:instrText xml:space="preserve"> PAGEREF _Toc411923782 \h </w:instrText>
        </w:r>
        <w:r w:rsidR="000F5BFE">
          <w:rPr>
            <w:noProof/>
            <w:webHidden/>
          </w:rPr>
        </w:r>
        <w:r w:rsidR="000F5BFE">
          <w:rPr>
            <w:noProof/>
            <w:webHidden/>
          </w:rPr>
          <w:fldChar w:fldCharType="separate"/>
        </w:r>
        <w:r w:rsidR="000F5BFE">
          <w:rPr>
            <w:noProof/>
            <w:webHidden/>
          </w:rPr>
          <w:t>50</w:t>
        </w:r>
        <w:r w:rsidR="000F5BFE">
          <w:rPr>
            <w:noProof/>
            <w:webHidden/>
          </w:rPr>
          <w:fldChar w:fldCharType="end"/>
        </w:r>
      </w:hyperlink>
    </w:p>
    <w:p w14:paraId="7A220B0A" w14:textId="77777777" w:rsidR="000F5BFE" w:rsidRDefault="004B0E8F">
      <w:pPr>
        <w:pStyle w:val="TOC2"/>
        <w:tabs>
          <w:tab w:val="right" w:leader="dot" w:pos="9350"/>
        </w:tabs>
        <w:rPr>
          <w:noProof/>
        </w:rPr>
      </w:pPr>
      <w:hyperlink w:anchor="_Toc411923783" w:history="1">
        <w:r w:rsidR="000F5BFE" w:rsidRPr="00513B4F">
          <w:rPr>
            <w:rStyle w:val="Hyperlink"/>
            <w:noProof/>
          </w:rPr>
          <w:t>Pending Service</w:t>
        </w:r>
        <w:r w:rsidR="000F5BFE">
          <w:rPr>
            <w:noProof/>
            <w:webHidden/>
          </w:rPr>
          <w:tab/>
        </w:r>
        <w:r w:rsidR="000F5BFE">
          <w:rPr>
            <w:noProof/>
            <w:webHidden/>
          </w:rPr>
          <w:fldChar w:fldCharType="begin"/>
        </w:r>
        <w:r w:rsidR="000F5BFE">
          <w:rPr>
            <w:noProof/>
            <w:webHidden/>
          </w:rPr>
          <w:instrText xml:space="preserve"> PAGEREF _Toc411923783 \h </w:instrText>
        </w:r>
        <w:r w:rsidR="000F5BFE">
          <w:rPr>
            <w:noProof/>
            <w:webHidden/>
          </w:rPr>
        </w:r>
        <w:r w:rsidR="000F5BFE">
          <w:rPr>
            <w:noProof/>
            <w:webHidden/>
          </w:rPr>
          <w:fldChar w:fldCharType="separate"/>
        </w:r>
        <w:r w:rsidR="000F5BFE">
          <w:rPr>
            <w:noProof/>
            <w:webHidden/>
          </w:rPr>
          <w:t>51</w:t>
        </w:r>
        <w:r w:rsidR="000F5BFE">
          <w:rPr>
            <w:noProof/>
            <w:webHidden/>
          </w:rPr>
          <w:fldChar w:fldCharType="end"/>
        </w:r>
      </w:hyperlink>
    </w:p>
    <w:p w14:paraId="070E8056" w14:textId="77777777" w:rsidR="000F5BFE" w:rsidRDefault="004B0E8F">
      <w:pPr>
        <w:pStyle w:val="TOC2"/>
        <w:tabs>
          <w:tab w:val="right" w:leader="dot" w:pos="9350"/>
        </w:tabs>
        <w:rPr>
          <w:noProof/>
        </w:rPr>
      </w:pPr>
      <w:hyperlink w:anchor="_Toc411923784" w:history="1">
        <w:r w:rsidR="000F5BFE" w:rsidRPr="00513B4F">
          <w:rPr>
            <w:rStyle w:val="Hyperlink"/>
            <w:noProof/>
          </w:rPr>
          <w:t>Notification Service</w:t>
        </w:r>
        <w:r w:rsidR="000F5BFE">
          <w:rPr>
            <w:noProof/>
            <w:webHidden/>
          </w:rPr>
          <w:tab/>
        </w:r>
        <w:r w:rsidR="000F5BFE">
          <w:rPr>
            <w:noProof/>
            <w:webHidden/>
          </w:rPr>
          <w:fldChar w:fldCharType="begin"/>
        </w:r>
        <w:r w:rsidR="000F5BFE">
          <w:rPr>
            <w:noProof/>
            <w:webHidden/>
          </w:rPr>
          <w:instrText xml:space="preserve"> PAGEREF _Toc411923784 \h </w:instrText>
        </w:r>
        <w:r w:rsidR="000F5BFE">
          <w:rPr>
            <w:noProof/>
            <w:webHidden/>
          </w:rPr>
        </w:r>
        <w:r w:rsidR="000F5BFE">
          <w:rPr>
            <w:noProof/>
            <w:webHidden/>
          </w:rPr>
          <w:fldChar w:fldCharType="separate"/>
        </w:r>
        <w:r w:rsidR="000F5BFE">
          <w:rPr>
            <w:noProof/>
            <w:webHidden/>
          </w:rPr>
          <w:t>51</w:t>
        </w:r>
        <w:r w:rsidR="000F5BFE">
          <w:rPr>
            <w:noProof/>
            <w:webHidden/>
          </w:rPr>
          <w:fldChar w:fldCharType="end"/>
        </w:r>
      </w:hyperlink>
    </w:p>
    <w:p w14:paraId="525E26E7" w14:textId="77777777" w:rsidR="000F5BFE" w:rsidRDefault="004B0E8F">
      <w:pPr>
        <w:pStyle w:val="TOC3"/>
        <w:tabs>
          <w:tab w:val="right" w:leader="dot" w:pos="9350"/>
        </w:tabs>
        <w:rPr>
          <w:i w:val="0"/>
          <w:noProof/>
        </w:rPr>
      </w:pPr>
      <w:hyperlink w:anchor="_Toc411923785" w:history="1">
        <w:r w:rsidR="000F5BFE" w:rsidRPr="00513B4F">
          <w:rPr>
            <w:rStyle w:val="Hyperlink"/>
            <w:noProof/>
          </w:rPr>
          <w:t>Installing NotificationService</w:t>
        </w:r>
        <w:r w:rsidR="000F5BFE">
          <w:rPr>
            <w:noProof/>
            <w:webHidden/>
          </w:rPr>
          <w:tab/>
        </w:r>
        <w:r w:rsidR="000F5BFE">
          <w:rPr>
            <w:noProof/>
            <w:webHidden/>
          </w:rPr>
          <w:fldChar w:fldCharType="begin"/>
        </w:r>
        <w:r w:rsidR="000F5BFE">
          <w:rPr>
            <w:noProof/>
            <w:webHidden/>
          </w:rPr>
          <w:instrText xml:space="preserve"> PAGEREF _Toc411923785 \h </w:instrText>
        </w:r>
        <w:r w:rsidR="000F5BFE">
          <w:rPr>
            <w:noProof/>
            <w:webHidden/>
          </w:rPr>
        </w:r>
        <w:r w:rsidR="000F5BFE">
          <w:rPr>
            <w:noProof/>
            <w:webHidden/>
          </w:rPr>
          <w:fldChar w:fldCharType="separate"/>
        </w:r>
        <w:r w:rsidR="000F5BFE">
          <w:rPr>
            <w:noProof/>
            <w:webHidden/>
          </w:rPr>
          <w:t>52</w:t>
        </w:r>
        <w:r w:rsidR="000F5BFE">
          <w:rPr>
            <w:noProof/>
            <w:webHidden/>
          </w:rPr>
          <w:fldChar w:fldCharType="end"/>
        </w:r>
      </w:hyperlink>
    </w:p>
    <w:p w14:paraId="01074696" w14:textId="77777777" w:rsidR="000F5BFE" w:rsidRDefault="004B0E8F">
      <w:pPr>
        <w:pStyle w:val="TOC2"/>
        <w:tabs>
          <w:tab w:val="right" w:leader="dot" w:pos="9350"/>
        </w:tabs>
        <w:rPr>
          <w:noProof/>
        </w:rPr>
      </w:pPr>
      <w:hyperlink w:anchor="_Toc411923786" w:history="1">
        <w:r w:rsidR="000F5BFE" w:rsidRPr="00513B4F">
          <w:rPr>
            <w:rStyle w:val="Hyperlink"/>
            <w:noProof/>
          </w:rPr>
          <w:t>DB Snapshot</w:t>
        </w:r>
        <w:r w:rsidR="000F5BFE">
          <w:rPr>
            <w:noProof/>
            <w:webHidden/>
          </w:rPr>
          <w:tab/>
        </w:r>
        <w:r w:rsidR="000F5BFE">
          <w:rPr>
            <w:noProof/>
            <w:webHidden/>
          </w:rPr>
          <w:fldChar w:fldCharType="begin"/>
        </w:r>
        <w:r w:rsidR="000F5BFE">
          <w:rPr>
            <w:noProof/>
            <w:webHidden/>
          </w:rPr>
          <w:instrText xml:space="preserve"> PAGEREF _Toc411923786 \h </w:instrText>
        </w:r>
        <w:r w:rsidR="000F5BFE">
          <w:rPr>
            <w:noProof/>
            <w:webHidden/>
          </w:rPr>
        </w:r>
        <w:r w:rsidR="000F5BFE">
          <w:rPr>
            <w:noProof/>
            <w:webHidden/>
          </w:rPr>
          <w:fldChar w:fldCharType="separate"/>
        </w:r>
        <w:r w:rsidR="000F5BFE">
          <w:rPr>
            <w:noProof/>
            <w:webHidden/>
          </w:rPr>
          <w:t>52</w:t>
        </w:r>
        <w:r w:rsidR="000F5BFE">
          <w:rPr>
            <w:noProof/>
            <w:webHidden/>
          </w:rPr>
          <w:fldChar w:fldCharType="end"/>
        </w:r>
      </w:hyperlink>
    </w:p>
    <w:p w14:paraId="0F2B93BB" w14:textId="77777777" w:rsidR="000F5BFE" w:rsidRDefault="004B0E8F">
      <w:pPr>
        <w:pStyle w:val="TOC3"/>
        <w:tabs>
          <w:tab w:val="right" w:leader="dot" w:pos="9350"/>
        </w:tabs>
        <w:rPr>
          <w:i w:val="0"/>
          <w:noProof/>
        </w:rPr>
      </w:pPr>
      <w:hyperlink w:anchor="_Toc411923787" w:history="1">
        <w:r w:rsidR="000F5BFE" w:rsidRPr="00513B4F">
          <w:rPr>
            <w:rStyle w:val="Hyperlink"/>
            <w:noProof/>
          </w:rPr>
          <w:t>Installing DB Snapshot</w:t>
        </w:r>
        <w:r w:rsidR="000F5BFE">
          <w:rPr>
            <w:noProof/>
            <w:webHidden/>
          </w:rPr>
          <w:tab/>
        </w:r>
        <w:r w:rsidR="000F5BFE">
          <w:rPr>
            <w:noProof/>
            <w:webHidden/>
          </w:rPr>
          <w:fldChar w:fldCharType="begin"/>
        </w:r>
        <w:r w:rsidR="000F5BFE">
          <w:rPr>
            <w:noProof/>
            <w:webHidden/>
          </w:rPr>
          <w:instrText xml:space="preserve"> PAGEREF _Toc411923787 \h </w:instrText>
        </w:r>
        <w:r w:rsidR="000F5BFE">
          <w:rPr>
            <w:noProof/>
            <w:webHidden/>
          </w:rPr>
        </w:r>
        <w:r w:rsidR="000F5BFE">
          <w:rPr>
            <w:noProof/>
            <w:webHidden/>
          </w:rPr>
          <w:fldChar w:fldCharType="separate"/>
        </w:r>
        <w:r w:rsidR="000F5BFE">
          <w:rPr>
            <w:noProof/>
            <w:webHidden/>
          </w:rPr>
          <w:t>52</w:t>
        </w:r>
        <w:r w:rsidR="000F5BFE">
          <w:rPr>
            <w:noProof/>
            <w:webHidden/>
          </w:rPr>
          <w:fldChar w:fldCharType="end"/>
        </w:r>
      </w:hyperlink>
    </w:p>
    <w:p w14:paraId="15CF18FF" w14:textId="77777777" w:rsidR="000F5BFE" w:rsidRDefault="004B0E8F">
      <w:pPr>
        <w:pStyle w:val="TOC2"/>
        <w:tabs>
          <w:tab w:val="right" w:leader="dot" w:pos="9350"/>
        </w:tabs>
        <w:rPr>
          <w:noProof/>
        </w:rPr>
      </w:pPr>
      <w:hyperlink w:anchor="_Toc411923788" w:history="1">
        <w:r w:rsidR="000F5BFE" w:rsidRPr="00513B4F">
          <w:rPr>
            <w:rStyle w:val="Hyperlink"/>
            <w:noProof/>
          </w:rPr>
          <w:t>Transaction Service</w:t>
        </w:r>
        <w:r w:rsidR="000F5BFE">
          <w:rPr>
            <w:noProof/>
            <w:webHidden/>
          </w:rPr>
          <w:tab/>
        </w:r>
        <w:r w:rsidR="000F5BFE">
          <w:rPr>
            <w:noProof/>
            <w:webHidden/>
          </w:rPr>
          <w:fldChar w:fldCharType="begin"/>
        </w:r>
        <w:r w:rsidR="000F5BFE">
          <w:rPr>
            <w:noProof/>
            <w:webHidden/>
          </w:rPr>
          <w:instrText xml:space="preserve"> PAGEREF _Toc411923788 \h </w:instrText>
        </w:r>
        <w:r w:rsidR="000F5BFE">
          <w:rPr>
            <w:noProof/>
            <w:webHidden/>
          </w:rPr>
        </w:r>
        <w:r w:rsidR="000F5BFE">
          <w:rPr>
            <w:noProof/>
            <w:webHidden/>
          </w:rPr>
          <w:fldChar w:fldCharType="separate"/>
        </w:r>
        <w:r w:rsidR="000F5BFE">
          <w:rPr>
            <w:noProof/>
            <w:webHidden/>
          </w:rPr>
          <w:t>52</w:t>
        </w:r>
        <w:r w:rsidR="000F5BFE">
          <w:rPr>
            <w:noProof/>
            <w:webHidden/>
          </w:rPr>
          <w:fldChar w:fldCharType="end"/>
        </w:r>
      </w:hyperlink>
    </w:p>
    <w:p w14:paraId="44FEA61F" w14:textId="77777777" w:rsidR="000F5BFE" w:rsidRDefault="004B0E8F">
      <w:pPr>
        <w:pStyle w:val="TOC2"/>
        <w:tabs>
          <w:tab w:val="right" w:leader="dot" w:pos="9350"/>
        </w:tabs>
        <w:rPr>
          <w:noProof/>
        </w:rPr>
      </w:pPr>
      <w:hyperlink w:anchor="_Toc411923789" w:history="1">
        <w:r w:rsidR="000F5BFE" w:rsidRPr="00513B4F">
          <w:rPr>
            <w:rStyle w:val="Hyperlink"/>
            <w:noProof/>
          </w:rPr>
          <w:t>Claims Management</w:t>
        </w:r>
        <w:r w:rsidR="000F5BFE">
          <w:rPr>
            <w:noProof/>
            <w:webHidden/>
          </w:rPr>
          <w:tab/>
        </w:r>
        <w:r w:rsidR="000F5BFE">
          <w:rPr>
            <w:noProof/>
            <w:webHidden/>
          </w:rPr>
          <w:fldChar w:fldCharType="begin"/>
        </w:r>
        <w:r w:rsidR="000F5BFE">
          <w:rPr>
            <w:noProof/>
            <w:webHidden/>
          </w:rPr>
          <w:instrText xml:space="preserve"> PAGEREF _Toc411923789 \h </w:instrText>
        </w:r>
        <w:r w:rsidR="000F5BFE">
          <w:rPr>
            <w:noProof/>
            <w:webHidden/>
          </w:rPr>
        </w:r>
        <w:r w:rsidR="000F5BFE">
          <w:rPr>
            <w:noProof/>
            <w:webHidden/>
          </w:rPr>
          <w:fldChar w:fldCharType="separate"/>
        </w:r>
        <w:r w:rsidR="000F5BFE">
          <w:rPr>
            <w:noProof/>
            <w:webHidden/>
          </w:rPr>
          <w:t>52</w:t>
        </w:r>
        <w:r w:rsidR="000F5BFE">
          <w:rPr>
            <w:noProof/>
            <w:webHidden/>
          </w:rPr>
          <w:fldChar w:fldCharType="end"/>
        </w:r>
      </w:hyperlink>
    </w:p>
    <w:p w14:paraId="7837CD49" w14:textId="77777777" w:rsidR="000F5BFE" w:rsidRDefault="004B0E8F">
      <w:pPr>
        <w:pStyle w:val="TOC1"/>
        <w:tabs>
          <w:tab w:val="right" w:leader="dot" w:pos="9350"/>
        </w:tabs>
        <w:rPr>
          <w:b w:val="0"/>
          <w:noProof/>
        </w:rPr>
      </w:pPr>
      <w:hyperlink w:anchor="_Toc411923790" w:history="1">
        <w:r w:rsidR="000F5BFE" w:rsidRPr="00513B4F">
          <w:rPr>
            <w:rStyle w:val="Hyperlink"/>
            <w:noProof/>
          </w:rPr>
          <w:t>Monitor Application</w:t>
        </w:r>
        <w:r w:rsidR="000F5BFE">
          <w:rPr>
            <w:noProof/>
            <w:webHidden/>
          </w:rPr>
          <w:tab/>
        </w:r>
        <w:r w:rsidR="000F5BFE">
          <w:rPr>
            <w:noProof/>
            <w:webHidden/>
          </w:rPr>
          <w:fldChar w:fldCharType="begin"/>
        </w:r>
        <w:r w:rsidR="000F5BFE">
          <w:rPr>
            <w:noProof/>
            <w:webHidden/>
          </w:rPr>
          <w:instrText xml:space="preserve"> PAGEREF _Toc411923790 \h </w:instrText>
        </w:r>
        <w:r w:rsidR="000F5BFE">
          <w:rPr>
            <w:noProof/>
            <w:webHidden/>
          </w:rPr>
        </w:r>
        <w:r w:rsidR="000F5BFE">
          <w:rPr>
            <w:noProof/>
            <w:webHidden/>
          </w:rPr>
          <w:fldChar w:fldCharType="separate"/>
        </w:r>
        <w:r w:rsidR="000F5BFE">
          <w:rPr>
            <w:noProof/>
            <w:webHidden/>
          </w:rPr>
          <w:t>54</w:t>
        </w:r>
        <w:r w:rsidR="000F5BFE">
          <w:rPr>
            <w:noProof/>
            <w:webHidden/>
          </w:rPr>
          <w:fldChar w:fldCharType="end"/>
        </w:r>
      </w:hyperlink>
    </w:p>
    <w:p w14:paraId="0FCB5FC2" w14:textId="77777777" w:rsidR="000F5BFE" w:rsidRDefault="004B0E8F">
      <w:pPr>
        <w:pStyle w:val="TOC1"/>
        <w:tabs>
          <w:tab w:val="right" w:leader="dot" w:pos="9350"/>
        </w:tabs>
        <w:rPr>
          <w:b w:val="0"/>
          <w:noProof/>
        </w:rPr>
      </w:pPr>
      <w:hyperlink w:anchor="_Toc411923791" w:history="1">
        <w:r w:rsidR="000F5BFE" w:rsidRPr="00513B4F">
          <w:rPr>
            <w:rStyle w:val="Hyperlink"/>
            <w:noProof/>
          </w:rPr>
          <w:t>Create Script for when refreshing Test with a copy of Production</w:t>
        </w:r>
        <w:r w:rsidR="000F5BFE">
          <w:rPr>
            <w:noProof/>
            <w:webHidden/>
          </w:rPr>
          <w:tab/>
        </w:r>
        <w:r w:rsidR="000F5BFE">
          <w:rPr>
            <w:noProof/>
            <w:webHidden/>
          </w:rPr>
          <w:fldChar w:fldCharType="begin"/>
        </w:r>
        <w:r w:rsidR="000F5BFE">
          <w:rPr>
            <w:noProof/>
            <w:webHidden/>
          </w:rPr>
          <w:instrText xml:space="preserve"> PAGEREF _Toc411923791 \h </w:instrText>
        </w:r>
        <w:r w:rsidR="000F5BFE">
          <w:rPr>
            <w:noProof/>
            <w:webHidden/>
          </w:rPr>
        </w:r>
        <w:r w:rsidR="000F5BFE">
          <w:rPr>
            <w:noProof/>
            <w:webHidden/>
          </w:rPr>
          <w:fldChar w:fldCharType="separate"/>
        </w:r>
        <w:r w:rsidR="000F5BFE">
          <w:rPr>
            <w:noProof/>
            <w:webHidden/>
          </w:rPr>
          <w:t>55</w:t>
        </w:r>
        <w:r w:rsidR="000F5BFE">
          <w:rPr>
            <w:noProof/>
            <w:webHidden/>
          </w:rPr>
          <w:fldChar w:fldCharType="end"/>
        </w:r>
      </w:hyperlink>
    </w:p>
    <w:p w14:paraId="0825613C" w14:textId="77777777" w:rsidR="000F5BFE" w:rsidRDefault="004B0E8F">
      <w:pPr>
        <w:pStyle w:val="TOC1"/>
        <w:tabs>
          <w:tab w:val="right" w:leader="dot" w:pos="9350"/>
        </w:tabs>
        <w:rPr>
          <w:b w:val="0"/>
          <w:noProof/>
        </w:rPr>
      </w:pPr>
      <w:hyperlink w:anchor="_Toc411923792" w:history="1">
        <w:r w:rsidR="000F5BFE" w:rsidRPr="00513B4F">
          <w:rPr>
            <w:rStyle w:val="Hyperlink"/>
            <w:noProof/>
          </w:rPr>
          <w:t>Reports / BI Suite</w:t>
        </w:r>
        <w:r w:rsidR="000F5BFE">
          <w:rPr>
            <w:noProof/>
            <w:webHidden/>
          </w:rPr>
          <w:tab/>
        </w:r>
        <w:r w:rsidR="000F5BFE">
          <w:rPr>
            <w:noProof/>
            <w:webHidden/>
          </w:rPr>
          <w:fldChar w:fldCharType="begin"/>
        </w:r>
        <w:r w:rsidR="000F5BFE">
          <w:rPr>
            <w:noProof/>
            <w:webHidden/>
          </w:rPr>
          <w:instrText xml:space="preserve"> PAGEREF _Toc411923792 \h </w:instrText>
        </w:r>
        <w:r w:rsidR="000F5BFE">
          <w:rPr>
            <w:noProof/>
            <w:webHidden/>
          </w:rPr>
        </w:r>
        <w:r w:rsidR="000F5BFE">
          <w:rPr>
            <w:noProof/>
            <w:webHidden/>
          </w:rPr>
          <w:fldChar w:fldCharType="separate"/>
        </w:r>
        <w:r w:rsidR="000F5BFE">
          <w:rPr>
            <w:noProof/>
            <w:webHidden/>
          </w:rPr>
          <w:t>56</w:t>
        </w:r>
        <w:r w:rsidR="000F5BFE">
          <w:rPr>
            <w:noProof/>
            <w:webHidden/>
          </w:rPr>
          <w:fldChar w:fldCharType="end"/>
        </w:r>
      </w:hyperlink>
    </w:p>
    <w:p w14:paraId="1D0FE06A" w14:textId="77777777" w:rsidR="000F5BFE" w:rsidRDefault="004B0E8F">
      <w:pPr>
        <w:pStyle w:val="TOC2"/>
        <w:tabs>
          <w:tab w:val="right" w:leader="dot" w:pos="9350"/>
        </w:tabs>
        <w:rPr>
          <w:noProof/>
        </w:rPr>
      </w:pPr>
      <w:hyperlink w:anchor="_Toc411923793" w:history="1">
        <w:r w:rsidR="000F5BFE" w:rsidRPr="00513B4F">
          <w:rPr>
            <w:rStyle w:val="Hyperlink"/>
            <w:noProof/>
          </w:rPr>
          <w:t>Registry Settings</w:t>
        </w:r>
        <w:r w:rsidR="000F5BFE">
          <w:rPr>
            <w:noProof/>
            <w:webHidden/>
          </w:rPr>
          <w:tab/>
        </w:r>
        <w:r w:rsidR="000F5BFE">
          <w:rPr>
            <w:noProof/>
            <w:webHidden/>
          </w:rPr>
          <w:fldChar w:fldCharType="begin"/>
        </w:r>
        <w:r w:rsidR="000F5BFE">
          <w:rPr>
            <w:noProof/>
            <w:webHidden/>
          </w:rPr>
          <w:instrText xml:space="preserve"> PAGEREF _Toc411923793 \h </w:instrText>
        </w:r>
        <w:r w:rsidR="000F5BFE">
          <w:rPr>
            <w:noProof/>
            <w:webHidden/>
          </w:rPr>
        </w:r>
        <w:r w:rsidR="000F5BFE">
          <w:rPr>
            <w:noProof/>
            <w:webHidden/>
          </w:rPr>
          <w:fldChar w:fldCharType="separate"/>
        </w:r>
        <w:r w:rsidR="000F5BFE">
          <w:rPr>
            <w:noProof/>
            <w:webHidden/>
          </w:rPr>
          <w:t>57</w:t>
        </w:r>
        <w:r w:rsidR="000F5BFE">
          <w:rPr>
            <w:noProof/>
            <w:webHidden/>
          </w:rPr>
          <w:fldChar w:fldCharType="end"/>
        </w:r>
      </w:hyperlink>
    </w:p>
    <w:p w14:paraId="0520FD08" w14:textId="77777777" w:rsidR="000F5BFE" w:rsidRDefault="004B0E8F">
      <w:pPr>
        <w:pStyle w:val="TOC2"/>
        <w:tabs>
          <w:tab w:val="right" w:leader="dot" w:pos="9350"/>
        </w:tabs>
        <w:rPr>
          <w:noProof/>
        </w:rPr>
      </w:pPr>
      <w:hyperlink w:anchor="_Toc411923794" w:history="1">
        <w:r w:rsidR="000F5BFE" w:rsidRPr="00513B4F">
          <w:rPr>
            <w:rStyle w:val="Hyperlink"/>
            <w:noProof/>
          </w:rPr>
          <w:t>Setup Steps Summary</w:t>
        </w:r>
        <w:r w:rsidR="000F5BFE">
          <w:rPr>
            <w:noProof/>
            <w:webHidden/>
          </w:rPr>
          <w:tab/>
        </w:r>
        <w:r w:rsidR="000F5BFE">
          <w:rPr>
            <w:noProof/>
            <w:webHidden/>
          </w:rPr>
          <w:fldChar w:fldCharType="begin"/>
        </w:r>
        <w:r w:rsidR="000F5BFE">
          <w:rPr>
            <w:noProof/>
            <w:webHidden/>
          </w:rPr>
          <w:instrText xml:space="preserve"> PAGEREF _Toc411923794 \h </w:instrText>
        </w:r>
        <w:r w:rsidR="000F5BFE">
          <w:rPr>
            <w:noProof/>
            <w:webHidden/>
          </w:rPr>
        </w:r>
        <w:r w:rsidR="000F5BFE">
          <w:rPr>
            <w:noProof/>
            <w:webHidden/>
          </w:rPr>
          <w:fldChar w:fldCharType="separate"/>
        </w:r>
        <w:r w:rsidR="000F5BFE">
          <w:rPr>
            <w:noProof/>
            <w:webHidden/>
          </w:rPr>
          <w:t>59</w:t>
        </w:r>
        <w:r w:rsidR="000F5BFE">
          <w:rPr>
            <w:noProof/>
            <w:webHidden/>
          </w:rPr>
          <w:fldChar w:fldCharType="end"/>
        </w:r>
      </w:hyperlink>
    </w:p>
    <w:p w14:paraId="5D97CA10" w14:textId="77777777" w:rsidR="000F5BFE" w:rsidRDefault="004B0E8F">
      <w:pPr>
        <w:pStyle w:val="TOC1"/>
        <w:tabs>
          <w:tab w:val="right" w:leader="dot" w:pos="9350"/>
        </w:tabs>
        <w:rPr>
          <w:b w:val="0"/>
          <w:noProof/>
        </w:rPr>
      </w:pPr>
      <w:hyperlink w:anchor="_Toc411923795" w:history="1">
        <w:r w:rsidR="000F5BFE" w:rsidRPr="00513B4F">
          <w:rPr>
            <w:rStyle w:val="Hyperlink"/>
            <w:noProof/>
          </w:rPr>
          <w:t>TROUBLESHOOTING &amp; MISC NOTES</w:t>
        </w:r>
        <w:r w:rsidR="000F5BFE">
          <w:rPr>
            <w:noProof/>
            <w:webHidden/>
          </w:rPr>
          <w:tab/>
        </w:r>
        <w:r w:rsidR="000F5BFE">
          <w:rPr>
            <w:noProof/>
            <w:webHidden/>
          </w:rPr>
          <w:fldChar w:fldCharType="begin"/>
        </w:r>
        <w:r w:rsidR="000F5BFE">
          <w:rPr>
            <w:noProof/>
            <w:webHidden/>
          </w:rPr>
          <w:instrText xml:space="preserve"> PAGEREF _Toc411923795 \h </w:instrText>
        </w:r>
        <w:r w:rsidR="000F5BFE">
          <w:rPr>
            <w:noProof/>
            <w:webHidden/>
          </w:rPr>
        </w:r>
        <w:r w:rsidR="000F5BFE">
          <w:rPr>
            <w:noProof/>
            <w:webHidden/>
          </w:rPr>
          <w:fldChar w:fldCharType="separate"/>
        </w:r>
        <w:r w:rsidR="000F5BFE">
          <w:rPr>
            <w:noProof/>
            <w:webHidden/>
          </w:rPr>
          <w:t>69</w:t>
        </w:r>
        <w:r w:rsidR="000F5BFE">
          <w:rPr>
            <w:noProof/>
            <w:webHidden/>
          </w:rPr>
          <w:fldChar w:fldCharType="end"/>
        </w:r>
      </w:hyperlink>
    </w:p>
    <w:p w14:paraId="232F9D75" w14:textId="77777777" w:rsidR="000F5BFE" w:rsidRDefault="004B0E8F">
      <w:pPr>
        <w:pStyle w:val="TOC2"/>
        <w:tabs>
          <w:tab w:val="right" w:leader="dot" w:pos="9350"/>
        </w:tabs>
        <w:rPr>
          <w:noProof/>
        </w:rPr>
      </w:pPr>
      <w:hyperlink w:anchor="_Toc411923796" w:history="1">
        <w:r w:rsidR="000F5BFE" w:rsidRPr="00513B4F">
          <w:rPr>
            <w:rStyle w:val="Hyperlink"/>
            <w:noProof/>
          </w:rPr>
          <w:t>‘Converting’ SQL users to NT users for InsightCS</w:t>
        </w:r>
        <w:r w:rsidR="000F5BFE">
          <w:rPr>
            <w:noProof/>
            <w:webHidden/>
          </w:rPr>
          <w:tab/>
        </w:r>
        <w:r w:rsidR="000F5BFE">
          <w:rPr>
            <w:noProof/>
            <w:webHidden/>
          </w:rPr>
          <w:fldChar w:fldCharType="begin"/>
        </w:r>
        <w:r w:rsidR="000F5BFE">
          <w:rPr>
            <w:noProof/>
            <w:webHidden/>
          </w:rPr>
          <w:instrText xml:space="preserve"> PAGEREF _Toc411923796 \h </w:instrText>
        </w:r>
        <w:r w:rsidR="000F5BFE">
          <w:rPr>
            <w:noProof/>
            <w:webHidden/>
          </w:rPr>
        </w:r>
        <w:r w:rsidR="000F5BFE">
          <w:rPr>
            <w:noProof/>
            <w:webHidden/>
          </w:rPr>
          <w:fldChar w:fldCharType="separate"/>
        </w:r>
        <w:r w:rsidR="000F5BFE">
          <w:rPr>
            <w:noProof/>
            <w:webHidden/>
          </w:rPr>
          <w:t>69</w:t>
        </w:r>
        <w:r w:rsidR="000F5BFE">
          <w:rPr>
            <w:noProof/>
            <w:webHidden/>
          </w:rPr>
          <w:fldChar w:fldCharType="end"/>
        </w:r>
      </w:hyperlink>
    </w:p>
    <w:p w14:paraId="74B85C94" w14:textId="77777777" w:rsidR="000F5BFE" w:rsidRDefault="004B0E8F">
      <w:pPr>
        <w:pStyle w:val="TOC2"/>
        <w:tabs>
          <w:tab w:val="right" w:leader="dot" w:pos="9350"/>
        </w:tabs>
        <w:rPr>
          <w:noProof/>
        </w:rPr>
      </w:pPr>
      <w:hyperlink w:anchor="_Toc411923797" w:history="1">
        <w:r w:rsidR="000F5BFE" w:rsidRPr="00513B4F">
          <w:rPr>
            <w:rStyle w:val="Hyperlink"/>
            <w:noProof/>
          </w:rPr>
          <w:t>Error running Reports from the ICS Warehouse database</w:t>
        </w:r>
        <w:r w:rsidR="000F5BFE">
          <w:rPr>
            <w:noProof/>
            <w:webHidden/>
          </w:rPr>
          <w:tab/>
        </w:r>
        <w:r w:rsidR="000F5BFE">
          <w:rPr>
            <w:noProof/>
            <w:webHidden/>
          </w:rPr>
          <w:fldChar w:fldCharType="begin"/>
        </w:r>
        <w:r w:rsidR="000F5BFE">
          <w:rPr>
            <w:noProof/>
            <w:webHidden/>
          </w:rPr>
          <w:instrText xml:space="preserve"> PAGEREF _Toc411923797 \h </w:instrText>
        </w:r>
        <w:r w:rsidR="000F5BFE">
          <w:rPr>
            <w:noProof/>
            <w:webHidden/>
          </w:rPr>
        </w:r>
        <w:r w:rsidR="000F5BFE">
          <w:rPr>
            <w:noProof/>
            <w:webHidden/>
          </w:rPr>
          <w:fldChar w:fldCharType="separate"/>
        </w:r>
        <w:r w:rsidR="000F5BFE">
          <w:rPr>
            <w:noProof/>
            <w:webHidden/>
          </w:rPr>
          <w:t>69</w:t>
        </w:r>
        <w:r w:rsidR="000F5BFE">
          <w:rPr>
            <w:noProof/>
            <w:webHidden/>
          </w:rPr>
          <w:fldChar w:fldCharType="end"/>
        </w:r>
      </w:hyperlink>
    </w:p>
    <w:p w14:paraId="5FC49A1E" w14:textId="77777777" w:rsidR="000F5BFE" w:rsidRDefault="004B0E8F">
      <w:pPr>
        <w:pStyle w:val="TOC2"/>
        <w:tabs>
          <w:tab w:val="right" w:leader="dot" w:pos="9350"/>
        </w:tabs>
        <w:rPr>
          <w:noProof/>
        </w:rPr>
      </w:pPr>
      <w:hyperlink w:anchor="_Toc411923798" w:history="1">
        <w:r w:rsidR="000F5BFE" w:rsidRPr="00513B4F">
          <w:rPr>
            <w:rStyle w:val="Hyperlink"/>
            <w:noProof/>
          </w:rPr>
          <w:t>Where are the report rdl's loaded on the server?</w:t>
        </w:r>
        <w:r w:rsidR="000F5BFE">
          <w:rPr>
            <w:noProof/>
            <w:webHidden/>
          </w:rPr>
          <w:tab/>
        </w:r>
        <w:r w:rsidR="000F5BFE">
          <w:rPr>
            <w:noProof/>
            <w:webHidden/>
          </w:rPr>
          <w:fldChar w:fldCharType="begin"/>
        </w:r>
        <w:r w:rsidR="000F5BFE">
          <w:rPr>
            <w:noProof/>
            <w:webHidden/>
          </w:rPr>
          <w:instrText xml:space="preserve"> PAGEREF _Toc411923798 \h </w:instrText>
        </w:r>
        <w:r w:rsidR="000F5BFE">
          <w:rPr>
            <w:noProof/>
            <w:webHidden/>
          </w:rPr>
        </w:r>
        <w:r w:rsidR="000F5BFE">
          <w:rPr>
            <w:noProof/>
            <w:webHidden/>
          </w:rPr>
          <w:fldChar w:fldCharType="separate"/>
        </w:r>
        <w:r w:rsidR="000F5BFE">
          <w:rPr>
            <w:noProof/>
            <w:webHidden/>
          </w:rPr>
          <w:t>70</w:t>
        </w:r>
        <w:r w:rsidR="000F5BFE">
          <w:rPr>
            <w:noProof/>
            <w:webHidden/>
          </w:rPr>
          <w:fldChar w:fldCharType="end"/>
        </w:r>
      </w:hyperlink>
    </w:p>
    <w:p w14:paraId="14595096" w14:textId="77777777" w:rsidR="000F5BFE" w:rsidRDefault="004B0E8F">
      <w:pPr>
        <w:pStyle w:val="TOC2"/>
        <w:tabs>
          <w:tab w:val="right" w:leader="dot" w:pos="9350"/>
        </w:tabs>
        <w:rPr>
          <w:noProof/>
        </w:rPr>
      </w:pPr>
      <w:hyperlink w:anchor="_Toc411923799" w:history="1">
        <w:r w:rsidR="000F5BFE" w:rsidRPr="00513B4F">
          <w:rPr>
            <w:rStyle w:val="Hyperlink"/>
            <w:noProof/>
          </w:rPr>
          <w:t>The user’s Current Location/Username/Database are not in the titlebar of InsightCS.NET</w:t>
        </w:r>
        <w:r w:rsidR="000F5BFE">
          <w:rPr>
            <w:noProof/>
            <w:webHidden/>
          </w:rPr>
          <w:tab/>
        </w:r>
        <w:r w:rsidR="000F5BFE">
          <w:rPr>
            <w:noProof/>
            <w:webHidden/>
          </w:rPr>
          <w:fldChar w:fldCharType="begin"/>
        </w:r>
        <w:r w:rsidR="000F5BFE">
          <w:rPr>
            <w:noProof/>
            <w:webHidden/>
          </w:rPr>
          <w:instrText xml:space="preserve"> PAGEREF _Toc411923799 \h </w:instrText>
        </w:r>
        <w:r w:rsidR="000F5BFE">
          <w:rPr>
            <w:noProof/>
            <w:webHidden/>
          </w:rPr>
        </w:r>
        <w:r w:rsidR="000F5BFE">
          <w:rPr>
            <w:noProof/>
            <w:webHidden/>
          </w:rPr>
          <w:fldChar w:fldCharType="separate"/>
        </w:r>
        <w:r w:rsidR="000F5BFE">
          <w:rPr>
            <w:noProof/>
            <w:webHidden/>
          </w:rPr>
          <w:t>71</w:t>
        </w:r>
        <w:r w:rsidR="000F5BFE">
          <w:rPr>
            <w:noProof/>
            <w:webHidden/>
          </w:rPr>
          <w:fldChar w:fldCharType="end"/>
        </w:r>
      </w:hyperlink>
    </w:p>
    <w:p w14:paraId="41753C3F" w14:textId="77777777" w:rsidR="000F5BFE" w:rsidRDefault="004B0E8F">
      <w:pPr>
        <w:pStyle w:val="TOC1"/>
        <w:tabs>
          <w:tab w:val="right" w:leader="dot" w:pos="9350"/>
        </w:tabs>
        <w:rPr>
          <w:b w:val="0"/>
          <w:noProof/>
        </w:rPr>
      </w:pPr>
      <w:hyperlink w:anchor="_Toc411923800" w:history="1">
        <w:r w:rsidR="000F5BFE" w:rsidRPr="00513B4F">
          <w:rPr>
            <w:rStyle w:val="Hyperlink"/>
            <w:noProof/>
          </w:rPr>
          <w:t>Appendix A – Install SQL server 2005 &amp; related components</w:t>
        </w:r>
        <w:r w:rsidR="000F5BFE">
          <w:rPr>
            <w:noProof/>
            <w:webHidden/>
          </w:rPr>
          <w:tab/>
        </w:r>
        <w:r w:rsidR="000F5BFE">
          <w:rPr>
            <w:noProof/>
            <w:webHidden/>
          </w:rPr>
          <w:fldChar w:fldCharType="begin"/>
        </w:r>
        <w:r w:rsidR="000F5BFE">
          <w:rPr>
            <w:noProof/>
            <w:webHidden/>
          </w:rPr>
          <w:instrText xml:space="preserve"> PAGEREF _Toc411923800 \h </w:instrText>
        </w:r>
        <w:r w:rsidR="000F5BFE">
          <w:rPr>
            <w:noProof/>
            <w:webHidden/>
          </w:rPr>
        </w:r>
        <w:r w:rsidR="000F5BFE">
          <w:rPr>
            <w:noProof/>
            <w:webHidden/>
          </w:rPr>
          <w:fldChar w:fldCharType="separate"/>
        </w:r>
        <w:r w:rsidR="000F5BFE">
          <w:rPr>
            <w:noProof/>
            <w:webHidden/>
          </w:rPr>
          <w:t>72</w:t>
        </w:r>
        <w:r w:rsidR="000F5BFE">
          <w:rPr>
            <w:noProof/>
            <w:webHidden/>
          </w:rPr>
          <w:fldChar w:fldCharType="end"/>
        </w:r>
      </w:hyperlink>
    </w:p>
    <w:p w14:paraId="499507BD" w14:textId="77777777" w:rsidR="000F5BFE" w:rsidRDefault="004B0E8F">
      <w:pPr>
        <w:pStyle w:val="TOC2"/>
        <w:tabs>
          <w:tab w:val="right" w:leader="dot" w:pos="9350"/>
        </w:tabs>
        <w:rPr>
          <w:noProof/>
        </w:rPr>
      </w:pPr>
      <w:hyperlink w:anchor="_Toc411923801" w:history="1">
        <w:r w:rsidR="000F5BFE" w:rsidRPr="00513B4F">
          <w:rPr>
            <w:rStyle w:val="Hyperlink"/>
            <w:noProof/>
          </w:rPr>
          <w:t>To load Internet Information Services</w:t>
        </w:r>
        <w:r w:rsidR="000F5BFE">
          <w:rPr>
            <w:noProof/>
            <w:webHidden/>
          </w:rPr>
          <w:tab/>
        </w:r>
        <w:r w:rsidR="000F5BFE">
          <w:rPr>
            <w:noProof/>
            <w:webHidden/>
          </w:rPr>
          <w:fldChar w:fldCharType="begin"/>
        </w:r>
        <w:r w:rsidR="000F5BFE">
          <w:rPr>
            <w:noProof/>
            <w:webHidden/>
          </w:rPr>
          <w:instrText xml:space="preserve"> PAGEREF _Toc411923801 \h </w:instrText>
        </w:r>
        <w:r w:rsidR="000F5BFE">
          <w:rPr>
            <w:noProof/>
            <w:webHidden/>
          </w:rPr>
        </w:r>
        <w:r w:rsidR="000F5BFE">
          <w:rPr>
            <w:noProof/>
            <w:webHidden/>
          </w:rPr>
          <w:fldChar w:fldCharType="separate"/>
        </w:r>
        <w:r w:rsidR="000F5BFE">
          <w:rPr>
            <w:noProof/>
            <w:webHidden/>
          </w:rPr>
          <w:t>72</w:t>
        </w:r>
        <w:r w:rsidR="000F5BFE">
          <w:rPr>
            <w:noProof/>
            <w:webHidden/>
          </w:rPr>
          <w:fldChar w:fldCharType="end"/>
        </w:r>
      </w:hyperlink>
    </w:p>
    <w:p w14:paraId="7556C91B" w14:textId="77777777" w:rsidR="000F5BFE" w:rsidRDefault="004B0E8F">
      <w:pPr>
        <w:pStyle w:val="TOC2"/>
        <w:tabs>
          <w:tab w:val="right" w:leader="dot" w:pos="9350"/>
        </w:tabs>
        <w:rPr>
          <w:noProof/>
        </w:rPr>
      </w:pPr>
      <w:hyperlink w:anchor="_Toc411923802" w:history="1">
        <w:r w:rsidR="000F5BFE" w:rsidRPr="00513B4F">
          <w:rPr>
            <w:rStyle w:val="Hyperlink"/>
            <w:noProof/>
          </w:rPr>
          <w:t>To load SQL Server Workstation Components</w:t>
        </w:r>
        <w:r w:rsidR="000F5BFE">
          <w:rPr>
            <w:noProof/>
            <w:webHidden/>
          </w:rPr>
          <w:tab/>
        </w:r>
        <w:r w:rsidR="000F5BFE">
          <w:rPr>
            <w:noProof/>
            <w:webHidden/>
          </w:rPr>
          <w:fldChar w:fldCharType="begin"/>
        </w:r>
        <w:r w:rsidR="000F5BFE">
          <w:rPr>
            <w:noProof/>
            <w:webHidden/>
          </w:rPr>
          <w:instrText xml:space="preserve"> PAGEREF _Toc411923802 \h </w:instrText>
        </w:r>
        <w:r w:rsidR="000F5BFE">
          <w:rPr>
            <w:noProof/>
            <w:webHidden/>
          </w:rPr>
        </w:r>
        <w:r w:rsidR="000F5BFE">
          <w:rPr>
            <w:noProof/>
            <w:webHidden/>
          </w:rPr>
          <w:fldChar w:fldCharType="separate"/>
        </w:r>
        <w:r w:rsidR="000F5BFE">
          <w:rPr>
            <w:noProof/>
            <w:webHidden/>
          </w:rPr>
          <w:t>73</w:t>
        </w:r>
        <w:r w:rsidR="000F5BFE">
          <w:rPr>
            <w:noProof/>
            <w:webHidden/>
          </w:rPr>
          <w:fldChar w:fldCharType="end"/>
        </w:r>
      </w:hyperlink>
    </w:p>
    <w:p w14:paraId="1D6DFCC8" w14:textId="77777777" w:rsidR="000F5BFE" w:rsidRDefault="004B0E8F">
      <w:pPr>
        <w:pStyle w:val="TOC2"/>
        <w:tabs>
          <w:tab w:val="right" w:leader="dot" w:pos="9350"/>
        </w:tabs>
        <w:rPr>
          <w:noProof/>
        </w:rPr>
      </w:pPr>
      <w:hyperlink w:anchor="_Toc411923803" w:history="1">
        <w:r w:rsidR="000F5BFE" w:rsidRPr="00513B4F">
          <w:rPr>
            <w:rStyle w:val="Hyperlink"/>
            <w:noProof/>
          </w:rPr>
          <w:t>To load Server components</w:t>
        </w:r>
        <w:r w:rsidR="000F5BFE">
          <w:rPr>
            <w:noProof/>
            <w:webHidden/>
          </w:rPr>
          <w:tab/>
        </w:r>
        <w:r w:rsidR="000F5BFE">
          <w:rPr>
            <w:noProof/>
            <w:webHidden/>
          </w:rPr>
          <w:fldChar w:fldCharType="begin"/>
        </w:r>
        <w:r w:rsidR="000F5BFE">
          <w:rPr>
            <w:noProof/>
            <w:webHidden/>
          </w:rPr>
          <w:instrText xml:space="preserve"> PAGEREF _Toc411923803 \h </w:instrText>
        </w:r>
        <w:r w:rsidR="000F5BFE">
          <w:rPr>
            <w:noProof/>
            <w:webHidden/>
          </w:rPr>
        </w:r>
        <w:r w:rsidR="000F5BFE">
          <w:rPr>
            <w:noProof/>
            <w:webHidden/>
          </w:rPr>
          <w:fldChar w:fldCharType="separate"/>
        </w:r>
        <w:r w:rsidR="000F5BFE">
          <w:rPr>
            <w:noProof/>
            <w:webHidden/>
          </w:rPr>
          <w:t>74</w:t>
        </w:r>
        <w:r w:rsidR="000F5BFE">
          <w:rPr>
            <w:noProof/>
            <w:webHidden/>
          </w:rPr>
          <w:fldChar w:fldCharType="end"/>
        </w:r>
      </w:hyperlink>
    </w:p>
    <w:p w14:paraId="1F8754C2" w14:textId="628D15F4" w:rsidR="000F5BFE" w:rsidRDefault="00A06D74">
      <w:pPr>
        <w:pStyle w:val="TOC1"/>
        <w:tabs>
          <w:tab w:val="right" w:leader="dot" w:pos="9350"/>
        </w:tabs>
        <w:rPr>
          <w:b w:val="0"/>
          <w:noProof/>
        </w:rPr>
      </w:pPr>
      <w:r>
        <w:fldChar w:fldCharType="begin"/>
      </w:r>
      <w:r>
        <w:instrText xml:space="preserve"> HYPERLINK \l "_Toc411923804" </w:instrText>
      </w:r>
      <w:r>
        <w:fldChar w:fldCharType="separate"/>
      </w:r>
      <w:r w:rsidR="000F5BFE" w:rsidRPr="00513B4F">
        <w:rPr>
          <w:rStyle w:val="Hyperlink"/>
          <w:noProof/>
        </w:rPr>
        <w:t xml:space="preserve">Appendix B – </w:t>
      </w:r>
      <w:del w:id="0" w:author="Brian Stockell" w:date="2019-11-21T13:53:00Z">
        <w:r w:rsidR="000F5BFE" w:rsidRPr="00513B4F" w:rsidDel="00A54B96">
          <w:rPr>
            <w:rStyle w:val="Hyperlink"/>
            <w:noProof/>
          </w:rPr>
          <w:delText>IcsMain</w:delText>
        </w:r>
      </w:del>
      <w:ins w:id="1" w:author="Brian Stockell" w:date="2019-11-21T13:53:00Z">
        <w:del w:id="2" w:author="Patrick Lim" w:date="2020-03-03T13:41:00Z">
          <w:r w:rsidR="00A54B96" w:rsidDel="00AA0B74">
            <w:rPr>
              <w:rStyle w:val="Hyperlink"/>
              <w:noProof/>
            </w:rPr>
            <w:delText>Aat</w:delText>
          </w:r>
        </w:del>
      </w:ins>
      <w:ins w:id="3" w:author="Patrick Lim" w:date="2020-03-03T13:41:00Z">
        <w:r w:rsidR="00AA0B74">
          <w:rPr>
            <w:rStyle w:val="Hyperlink"/>
            <w:noProof/>
          </w:rPr>
          <w:t>Chcc</w:t>
        </w:r>
      </w:ins>
      <w:ins w:id="4" w:author="Brian Stockell" w:date="2019-11-21T13:53:00Z">
        <w:r w:rsidR="00A54B96">
          <w:rPr>
            <w:rStyle w:val="Hyperlink"/>
            <w:noProof/>
          </w:rPr>
          <w:t>-rcm</w:t>
        </w:r>
      </w:ins>
      <w:r w:rsidR="000F5BFE" w:rsidRPr="00513B4F">
        <w:rPr>
          <w:rStyle w:val="Hyperlink"/>
          <w:noProof/>
        </w:rPr>
        <w:t xml:space="preserve"> Preload list</w:t>
      </w:r>
      <w:r w:rsidR="000F5BFE">
        <w:rPr>
          <w:noProof/>
          <w:webHidden/>
        </w:rPr>
        <w:tab/>
      </w:r>
      <w:r w:rsidR="000F5BFE">
        <w:rPr>
          <w:noProof/>
          <w:webHidden/>
        </w:rPr>
        <w:fldChar w:fldCharType="begin"/>
      </w:r>
      <w:r w:rsidR="000F5BFE">
        <w:rPr>
          <w:noProof/>
          <w:webHidden/>
        </w:rPr>
        <w:instrText xml:space="preserve"> PAGEREF _Toc411923804 \h </w:instrText>
      </w:r>
      <w:r w:rsidR="000F5BFE">
        <w:rPr>
          <w:noProof/>
          <w:webHidden/>
        </w:rPr>
      </w:r>
      <w:r w:rsidR="000F5BFE">
        <w:rPr>
          <w:noProof/>
          <w:webHidden/>
        </w:rPr>
        <w:fldChar w:fldCharType="separate"/>
      </w:r>
      <w:r w:rsidR="000F5BFE">
        <w:rPr>
          <w:noProof/>
          <w:webHidden/>
        </w:rPr>
        <w:t>76</w:t>
      </w:r>
      <w:r w:rsidR="000F5BFE">
        <w:rPr>
          <w:noProof/>
          <w:webHidden/>
        </w:rPr>
        <w:fldChar w:fldCharType="end"/>
      </w:r>
      <w:r>
        <w:rPr>
          <w:noProof/>
        </w:rPr>
        <w:fldChar w:fldCharType="end"/>
      </w:r>
    </w:p>
    <w:p w14:paraId="25CB509F" w14:textId="77777777" w:rsidR="00244284" w:rsidRDefault="007356ED">
      <w:r>
        <w:fldChar w:fldCharType="end"/>
      </w:r>
    </w:p>
    <w:p w14:paraId="03E0BBCE" w14:textId="77777777" w:rsidR="00244284" w:rsidRDefault="00244284">
      <w:r>
        <w:br w:type="page"/>
      </w:r>
    </w:p>
    <w:p w14:paraId="5F9191B8" w14:textId="77777777" w:rsidR="00244284" w:rsidRPr="00205BF5" w:rsidRDefault="00244284" w:rsidP="005C403D">
      <w:pPr>
        <w:pStyle w:val="Heading1"/>
      </w:pPr>
      <w:bookmarkStart w:id="5" w:name="_Toc411923735"/>
      <w:bookmarkStart w:id="6" w:name="About_This_Guide"/>
      <w:r w:rsidRPr="00205BF5">
        <w:lastRenderedPageBreak/>
        <w:t xml:space="preserve">About the Insight CS Installation and </w:t>
      </w:r>
      <w:r w:rsidR="00044B52" w:rsidRPr="00205BF5">
        <w:t xml:space="preserve">Standard </w:t>
      </w:r>
      <w:r w:rsidRPr="00205BF5">
        <w:t>Configuration Guide</w:t>
      </w:r>
      <w:bookmarkEnd w:id="5"/>
    </w:p>
    <w:bookmarkEnd w:id="6"/>
    <w:p w14:paraId="6E902F69" w14:textId="77777777" w:rsidR="00244284" w:rsidRDefault="00244284"/>
    <w:p w14:paraId="2C77BABE" w14:textId="77777777" w:rsidR="00244284" w:rsidRDefault="00244284">
      <w:r>
        <w:t xml:space="preserve">This guide is an </w:t>
      </w:r>
      <w:r w:rsidRPr="00701BFA">
        <w:rPr>
          <w:b/>
        </w:rPr>
        <w:t xml:space="preserve">INTERNAL ONLY </w:t>
      </w:r>
      <w:r w:rsidR="00701BFA" w:rsidRPr="00701BFA">
        <w:rPr>
          <w:b/>
        </w:rPr>
        <w:t>RESOURCE</w:t>
      </w:r>
      <w:r>
        <w:t xml:space="preserve"> and will show you all the steps required to complete a standard or “model” Insight CS installation.</w:t>
      </w:r>
    </w:p>
    <w:p w14:paraId="0843DE92" w14:textId="77777777" w:rsidR="00EC6131" w:rsidRPr="00EC6131" w:rsidRDefault="00EC6131" w:rsidP="005C403D">
      <w:pPr>
        <w:pStyle w:val="Heading2"/>
      </w:pPr>
      <w:bookmarkStart w:id="7" w:name="_Toc411923736"/>
      <w:r w:rsidRPr="00EC6131">
        <w:t>Icons Used</w:t>
      </w:r>
      <w:bookmarkEnd w:id="7"/>
    </w:p>
    <w:p w14:paraId="2EBE4ED2" w14:textId="77777777" w:rsidR="00701BFA" w:rsidRDefault="00701BFA">
      <w:r>
        <w:t>For ease of use and readability, the following icons have been used throughout this manual: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8320"/>
      </w:tblGrid>
      <w:tr w:rsidR="00701BFA" w14:paraId="49F12D89" w14:textId="77777777" w:rsidTr="00701BFA">
        <w:tc>
          <w:tcPr>
            <w:tcW w:w="1040" w:type="dxa"/>
          </w:tcPr>
          <w:p w14:paraId="55E2A894" w14:textId="77777777" w:rsidR="00701BFA" w:rsidRDefault="00701BFA">
            <w:r w:rsidRPr="00701BFA">
              <w:rPr>
                <w:noProof/>
              </w:rPr>
              <w:drawing>
                <wp:inline distT="0" distB="0" distL="0" distR="0" wp14:anchorId="68506091" wp14:editId="6E9585E5">
                  <wp:extent cx="504190" cy="494665"/>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04190" cy="494665"/>
                          </a:xfrm>
                          <a:prstGeom prst="rect">
                            <a:avLst/>
                          </a:prstGeom>
                          <a:noFill/>
                          <a:ln w="9525">
                            <a:noFill/>
                            <a:miter lim="800000"/>
                            <a:headEnd/>
                            <a:tailEnd/>
                          </a:ln>
                        </pic:spPr>
                      </pic:pic>
                    </a:graphicData>
                  </a:graphic>
                </wp:inline>
              </w:drawing>
            </w:r>
          </w:p>
        </w:tc>
        <w:tc>
          <w:tcPr>
            <w:tcW w:w="8536" w:type="dxa"/>
          </w:tcPr>
          <w:p w14:paraId="736A0AE2" w14:textId="59901465" w:rsidR="00701BFA" w:rsidRPr="001969D2" w:rsidRDefault="00701BFA" w:rsidP="00701BFA">
            <w:pPr>
              <w:rPr>
                <w:color w:val="C00000"/>
              </w:rPr>
            </w:pPr>
            <w:r w:rsidRPr="001969D2">
              <w:rPr>
                <w:color w:val="C00000"/>
              </w:rPr>
              <w:t xml:space="preserve">The </w:t>
            </w:r>
            <w:r w:rsidRPr="001969D2">
              <w:rPr>
                <w:b/>
                <w:color w:val="C00000"/>
              </w:rPr>
              <w:t>ALERT ICON</w:t>
            </w:r>
            <w:r w:rsidRPr="001969D2">
              <w:rPr>
                <w:color w:val="C00000"/>
              </w:rPr>
              <w:t xml:space="preserve"> indicates that the step being taken has </w:t>
            </w:r>
            <w:del w:id="8" w:author="Brian Stockell" w:date="2019-11-21T13:55:00Z">
              <w:r w:rsidRPr="001969D2" w:rsidDel="00A54B96">
                <w:rPr>
                  <w:color w:val="C00000"/>
                </w:rPr>
                <w:delText>som</w:delText>
              </w:r>
            </w:del>
            <w:ins w:id="9" w:author="Brian Stockell" w:date="2019-11-21T13:55:00Z">
              <w:del w:id="10" w:author="Patrick Lim" w:date="2020-03-03T13:41:00Z">
                <w:r w:rsidR="00A54B96" w:rsidDel="00AA0B74">
                  <w:rPr>
                    <w:color w:val="C00000"/>
                  </w:rPr>
                  <w:delText>aat</w:delText>
                </w:r>
              </w:del>
            </w:ins>
            <w:ins w:id="11" w:author="Patrick Lim" w:date="2020-03-03T13:41:00Z">
              <w:r w:rsidR="00AA0B74">
                <w:rPr>
                  <w:color w:val="C00000"/>
                </w:rPr>
                <w:t>chcc</w:t>
              </w:r>
            </w:ins>
            <w:r w:rsidRPr="001969D2">
              <w:rPr>
                <w:color w:val="C00000"/>
              </w:rPr>
              <w:t>e pitfalls that need to be avoided.</w:t>
            </w:r>
          </w:p>
          <w:p w14:paraId="46306721" w14:textId="77777777" w:rsidR="00701BFA" w:rsidRDefault="00701BFA"/>
        </w:tc>
      </w:tr>
      <w:tr w:rsidR="00701BFA" w14:paraId="79E90C04" w14:textId="77777777" w:rsidTr="00701BFA">
        <w:tc>
          <w:tcPr>
            <w:tcW w:w="1040" w:type="dxa"/>
          </w:tcPr>
          <w:p w14:paraId="446CC4B9" w14:textId="77777777" w:rsidR="00701BFA" w:rsidRDefault="00701BFA">
            <w:r w:rsidRPr="00701BFA">
              <w:rPr>
                <w:noProof/>
              </w:rPr>
              <w:drawing>
                <wp:inline distT="0" distB="0" distL="0" distR="0" wp14:anchorId="793E9F9E" wp14:editId="727E734C">
                  <wp:extent cx="445135" cy="449580"/>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135" cy="449580"/>
                          </a:xfrm>
                          <a:prstGeom prst="rect">
                            <a:avLst/>
                          </a:prstGeom>
                          <a:noFill/>
                          <a:ln w="9525">
                            <a:noFill/>
                            <a:miter lim="800000"/>
                            <a:headEnd/>
                            <a:tailEnd/>
                          </a:ln>
                        </pic:spPr>
                      </pic:pic>
                    </a:graphicData>
                  </a:graphic>
                </wp:inline>
              </w:drawing>
            </w:r>
          </w:p>
        </w:tc>
        <w:tc>
          <w:tcPr>
            <w:tcW w:w="8536" w:type="dxa"/>
          </w:tcPr>
          <w:p w14:paraId="1BC3D2E3" w14:textId="77777777" w:rsidR="00701BFA" w:rsidRPr="001969D2" w:rsidRDefault="00701BFA" w:rsidP="00701BFA">
            <w:pPr>
              <w:rPr>
                <w:color w:val="00B050"/>
              </w:rPr>
            </w:pPr>
            <w:r w:rsidRPr="001969D2">
              <w:rPr>
                <w:color w:val="00B050"/>
              </w:rPr>
              <w:t xml:space="preserve">The </w:t>
            </w:r>
            <w:r w:rsidRPr="001969D2">
              <w:rPr>
                <w:b/>
                <w:color w:val="00B050"/>
              </w:rPr>
              <w:t>SCRIPT ICON</w:t>
            </w:r>
            <w:r w:rsidRPr="001969D2">
              <w:rPr>
                <w:color w:val="00B050"/>
              </w:rPr>
              <w:t xml:space="preserve"> indicates that the step you are about to take has been scripted out to make life easier for you.  </w:t>
            </w:r>
          </w:p>
          <w:p w14:paraId="427E1499" w14:textId="77777777" w:rsidR="00701BFA" w:rsidRDefault="00701BFA"/>
        </w:tc>
      </w:tr>
    </w:tbl>
    <w:p w14:paraId="7C7EFEDE" w14:textId="77777777" w:rsidR="00701BFA" w:rsidRDefault="00701BFA"/>
    <w:p w14:paraId="2F048FF2" w14:textId="77777777" w:rsidR="00EC6131" w:rsidRDefault="00EC6131" w:rsidP="005C403D">
      <w:pPr>
        <w:pStyle w:val="Heading2"/>
      </w:pPr>
      <w:bookmarkStart w:id="12" w:name="_Toc411923737"/>
      <w:bookmarkStart w:id="13" w:name="Definitions"/>
      <w:r w:rsidRPr="00EC6131">
        <w:t>Definitions</w:t>
      </w:r>
      <w:bookmarkEnd w:id="12"/>
      <w:r>
        <w:t xml:space="preserve"> </w:t>
      </w:r>
    </w:p>
    <w:bookmarkEnd w:id="13"/>
    <w:p w14:paraId="5D131625" w14:textId="2DCF4B80" w:rsidR="00EC6131" w:rsidRDefault="00EC6131" w:rsidP="00635ABC">
      <w:pPr>
        <w:ind w:left="720"/>
      </w:pPr>
      <w:r w:rsidRPr="00EC6131">
        <w:rPr>
          <w:b/>
          <w:i/>
        </w:rPr>
        <w:t>Officially Supported Release</w:t>
      </w:r>
      <w:r>
        <w:t xml:space="preserve">:  </w:t>
      </w:r>
      <w:r w:rsidR="00B56FBC" w:rsidRPr="00A05433">
        <w:t>201</w:t>
      </w:r>
      <w:r w:rsidR="00674B34">
        <w:t>7</w:t>
      </w:r>
      <w:r w:rsidR="00B56FBC" w:rsidRPr="00A05433">
        <w:t>.</w:t>
      </w:r>
      <w:r w:rsidR="00674B34">
        <w:t>4</w:t>
      </w:r>
      <w:r w:rsidR="00B56FBC" w:rsidRPr="00A05433">
        <w:t>.5</w:t>
      </w:r>
      <w:r w:rsidR="00635ABC">
        <w:br/>
      </w:r>
      <w:r>
        <w:t xml:space="preserve">This is the latest release of InsightCS that is supported by the Support Department. </w:t>
      </w:r>
      <w:r w:rsidR="003B0AB3">
        <w:t xml:space="preserve"> </w:t>
      </w:r>
    </w:p>
    <w:p w14:paraId="40458479" w14:textId="77777777" w:rsidR="00635ABC" w:rsidRPr="00635ABC" w:rsidRDefault="00635ABC" w:rsidP="00CA2FD8"/>
    <w:p w14:paraId="45F7F989" w14:textId="77777777" w:rsidR="00701BFA" w:rsidRDefault="00701BFA"/>
    <w:p w14:paraId="552CE5F8" w14:textId="77777777" w:rsidR="00701BFA" w:rsidRDefault="00701BFA"/>
    <w:p w14:paraId="367F35D5" w14:textId="77777777" w:rsidR="00044B52" w:rsidRDefault="00044B52">
      <w:r>
        <w:br w:type="page"/>
      </w:r>
    </w:p>
    <w:p w14:paraId="494104F2" w14:textId="77777777" w:rsidR="00205BF5" w:rsidRDefault="00044B52" w:rsidP="005C403D">
      <w:pPr>
        <w:pStyle w:val="Heading1"/>
      </w:pPr>
      <w:bookmarkStart w:id="14" w:name="About_InsightCS_Model_Databases"/>
      <w:bookmarkStart w:id="15" w:name="_Toc411923738"/>
      <w:r w:rsidRPr="00044B52">
        <w:lastRenderedPageBreak/>
        <w:t>About the InsightCS Model Databases</w:t>
      </w:r>
      <w:bookmarkEnd w:id="14"/>
      <w:bookmarkEnd w:id="15"/>
    </w:p>
    <w:p w14:paraId="5E678636" w14:textId="77777777" w:rsidR="00205BF5" w:rsidRDefault="00205BF5"/>
    <w:p w14:paraId="4494BEB4" w14:textId="77777777" w:rsidR="00044B52" w:rsidRDefault="00044B52">
      <w:r>
        <w:t xml:space="preserve">The InsightCS model databases are </w:t>
      </w:r>
      <w:r w:rsidR="00B43DEF">
        <w:t xml:space="preserve">maintained by the RCM Group and are </w:t>
      </w:r>
      <w:r>
        <w:t xml:space="preserve">used to install all new InsightCS clients.  </w:t>
      </w:r>
    </w:p>
    <w:p w14:paraId="1964C740" w14:textId="77777777" w:rsidR="00B43DEF" w:rsidRDefault="00B43DEF">
      <w:r>
        <w:t>The InsightCS model databases and their locations are listed below:</w:t>
      </w:r>
    </w:p>
    <w:tbl>
      <w:tblPr>
        <w:tblStyle w:val="TableGrid"/>
        <w:tblW w:w="0" w:type="auto"/>
        <w:tblLook w:val="04A0" w:firstRow="1" w:lastRow="0" w:firstColumn="1" w:lastColumn="0" w:noHBand="0" w:noVBand="1"/>
      </w:tblPr>
      <w:tblGrid>
        <w:gridCol w:w="2259"/>
        <w:gridCol w:w="1922"/>
        <w:gridCol w:w="2105"/>
        <w:gridCol w:w="3064"/>
      </w:tblGrid>
      <w:tr w:rsidR="00914EBA" w:rsidRPr="001548B3" w14:paraId="307BAB15" w14:textId="77777777" w:rsidTr="00914EBA">
        <w:tc>
          <w:tcPr>
            <w:tcW w:w="2319" w:type="dxa"/>
            <w:tcBorders>
              <w:bottom w:val="single" w:sz="4" w:space="0" w:color="000000" w:themeColor="text1"/>
            </w:tcBorders>
            <w:shd w:val="clear" w:color="auto" w:fill="17365D" w:themeFill="text2" w:themeFillShade="BF"/>
          </w:tcPr>
          <w:p w14:paraId="4A3C9D25" w14:textId="77777777" w:rsidR="00914EBA" w:rsidRPr="001548B3" w:rsidRDefault="00914EBA" w:rsidP="00660A01">
            <w:pPr>
              <w:rPr>
                <w:rFonts w:cs="Arial"/>
                <w:b/>
                <w:color w:val="FFFFFF" w:themeColor="background1"/>
                <w:sz w:val="20"/>
                <w:szCs w:val="20"/>
              </w:rPr>
            </w:pPr>
            <w:r>
              <w:rPr>
                <w:rFonts w:cs="Arial"/>
                <w:b/>
                <w:color w:val="FFFFFF" w:themeColor="background1"/>
                <w:sz w:val="20"/>
                <w:szCs w:val="20"/>
              </w:rPr>
              <w:t>Database Name</w:t>
            </w:r>
          </w:p>
        </w:tc>
        <w:tc>
          <w:tcPr>
            <w:tcW w:w="1970" w:type="dxa"/>
            <w:tcBorders>
              <w:bottom w:val="single" w:sz="4" w:space="0" w:color="000000" w:themeColor="text1"/>
            </w:tcBorders>
            <w:shd w:val="clear" w:color="auto" w:fill="17365D" w:themeFill="text2" w:themeFillShade="BF"/>
          </w:tcPr>
          <w:p w14:paraId="12656571" w14:textId="77777777" w:rsidR="00914EBA" w:rsidRPr="001548B3" w:rsidRDefault="00914EBA" w:rsidP="00B43DEF">
            <w:pPr>
              <w:rPr>
                <w:rFonts w:cs="Arial"/>
                <w:b/>
                <w:color w:val="FFFFFF" w:themeColor="background1"/>
                <w:sz w:val="20"/>
                <w:szCs w:val="20"/>
              </w:rPr>
            </w:pPr>
            <w:r>
              <w:rPr>
                <w:rFonts w:cs="Arial"/>
                <w:b/>
                <w:color w:val="FFFFFF" w:themeColor="background1"/>
                <w:sz w:val="20"/>
                <w:szCs w:val="20"/>
              </w:rPr>
              <w:t>Working Version</w:t>
            </w:r>
          </w:p>
        </w:tc>
        <w:tc>
          <w:tcPr>
            <w:tcW w:w="2119" w:type="dxa"/>
            <w:tcBorders>
              <w:bottom w:val="single" w:sz="4" w:space="0" w:color="000000" w:themeColor="text1"/>
            </w:tcBorders>
            <w:shd w:val="clear" w:color="auto" w:fill="17365D" w:themeFill="text2" w:themeFillShade="BF"/>
          </w:tcPr>
          <w:p w14:paraId="56F16116" w14:textId="77777777" w:rsidR="00914EBA" w:rsidRDefault="00914EBA" w:rsidP="00660A01">
            <w:pPr>
              <w:rPr>
                <w:rFonts w:cs="Arial"/>
                <w:b/>
                <w:color w:val="FFFFFF" w:themeColor="background1"/>
                <w:sz w:val="20"/>
                <w:szCs w:val="20"/>
              </w:rPr>
            </w:pPr>
            <w:r>
              <w:rPr>
                <w:rFonts w:cs="Arial"/>
                <w:b/>
                <w:color w:val="FFFFFF" w:themeColor="background1"/>
                <w:sz w:val="20"/>
                <w:szCs w:val="20"/>
              </w:rPr>
              <w:t>Client Naming Convention</w:t>
            </w:r>
          </w:p>
        </w:tc>
        <w:tc>
          <w:tcPr>
            <w:tcW w:w="3168" w:type="dxa"/>
            <w:tcBorders>
              <w:bottom w:val="single" w:sz="4" w:space="0" w:color="000000" w:themeColor="text1"/>
            </w:tcBorders>
            <w:shd w:val="clear" w:color="auto" w:fill="17365D" w:themeFill="text2" w:themeFillShade="BF"/>
          </w:tcPr>
          <w:p w14:paraId="05267C50" w14:textId="77777777" w:rsidR="00914EBA" w:rsidRPr="001548B3" w:rsidRDefault="00914EBA" w:rsidP="00660A01">
            <w:pPr>
              <w:rPr>
                <w:rFonts w:cs="Arial"/>
                <w:b/>
                <w:color w:val="FFFFFF" w:themeColor="background1"/>
                <w:sz w:val="20"/>
                <w:szCs w:val="20"/>
              </w:rPr>
            </w:pPr>
            <w:r>
              <w:rPr>
                <w:rFonts w:cs="Arial"/>
                <w:b/>
                <w:color w:val="FFFFFF" w:themeColor="background1"/>
                <w:sz w:val="20"/>
                <w:szCs w:val="20"/>
              </w:rPr>
              <w:t>Latest Stable Release (backup file)</w:t>
            </w:r>
          </w:p>
        </w:tc>
      </w:tr>
      <w:tr w:rsidR="003554AE" w:rsidRPr="00207595" w14:paraId="6917F38F" w14:textId="77777777" w:rsidTr="00914EBA">
        <w:tc>
          <w:tcPr>
            <w:tcW w:w="2319" w:type="dxa"/>
            <w:shd w:val="clear" w:color="auto" w:fill="F2F2F2" w:themeFill="background1" w:themeFillShade="F2"/>
          </w:tcPr>
          <w:p w14:paraId="135F09F1" w14:textId="079F013C" w:rsidR="003554AE" w:rsidRPr="00207595" w:rsidRDefault="007C41AC" w:rsidP="00660A01">
            <w:pPr>
              <w:rPr>
                <w:rFonts w:cs="Arial"/>
                <w:b/>
                <w:sz w:val="18"/>
                <w:szCs w:val="18"/>
              </w:rPr>
            </w:pPr>
            <w:r>
              <w:rPr>
                <w:rFonts w:cs="Arial"/>
                <w:b/>
                <w:sz w:val="18"/>
                <w:szCs w:val="18"/>
              </w:rPr>
              <w:t>r</w:t>
            </w:r>
            <w:r w:rsidR="00677A2B">
              <w:rPr>
                <w:rFonts w:cs="Arial"/>
                <w:b/>
                <w:sz w:val="18"/>
                <w:szCs w:val="18"/>
              </w:rPr>
              <w:t>cm-inst-model (for hospital sites)</w:t>
            </w:r>
          </w:p>
        </w:tc>
        <w:tc>
          <w:tcPr>
            <w:tcW w:w="1970" w:type="dxa"/>
            <w:shd w:val="clear" w:color="auto" w:fill="F2F2F2" w:themeFill="background1" w:themeFillShade="F2"/>
          </w:tcPr>
          <w:p w14:paraId="400D16B4" w14:textId="408B2F68" w:rsidR="003554AE" w:rsidRPr="00207595" w:rsidRDefault="00677A2B" w:rsidP="00660A01">
            <w:pPr>
              <w:rPr>
                <w:rFonts w:cs="Arial"/>
                <w:sz w:val="18"/>
                <w:szCs w:val="18"/>
              </w:rPr>
            </w:pPr>
            <w:r>
              <w:rPr>
                <w:rFonts w:cs="Arial"/>
                <w:sz w:val="18"/>
                <w:szCs w:val="18"/>
              </w:rPr>
              <w:t xml:space="preserve">Rcm-sql16 </w:t>
            </w:r>
            <w:r w:rsidR="003554AE">
              <w:rPr>
                <w:rFonts w:cs="Arial"/>
                <w:sz w:val="18"/>
                <w:szCs w:val="18"/>
              </w:rPr>
              <w:t>– database engine</w:t>
            </w:r>
          </w:p>
        </w:tc>
        <w:tc>
          <w:tcPr>
            <w:tcW w:w="2119" w:type="dxa"/>
            <w:shd w:val="clear" w:color="auto" w:fill="F2F2F2" w:themeFill="background1" w:themeFillShade="F2"/>
          </w:tcPr>
          <w:p w14:paraId="6758ED29" w14:textId="076B4FF8" w:rsidR="00677A2B" w:rsidRDefault="00677A2B" w:rsidP="00660A01">
            <w:pPr>
              <w:rPr>
                <w:rFonts w:cs="Arial"/>
                <w:b/>
                <w:sz w:val="18"/>
                <w:szCs w:val="18"/>
              </w:rPr>
            </w:pPr>
            <w:del w:id="16" w:author="Brian Stockell" w:date="2019-11-21T13:52:00Z">
              <w:r w:rsidDel="0018430F">
                <w:rPr>
                  <w:rFonts w:cs="Arial"/>
                  <w:b/>
                  <w:sz w:val="18"/>
                  <w:szCs w:val="18"/>
                </w:rPr>
                <w:delText>{client_abbr}</w:delText>
              </w:r>
            </w:del>
            <w:ins w:id="17" w:author="Brian Stockell" w:date="2019-11-21T13:52:00Z">
              <w:del w:id="18" w:author="Patrick Lim" w:date="2020-03-03T13:41:00Z">
                <w:r w:rsidR="0018430F" w:rsidDel="00AA0B74">
                  <w:rPr>
                    <w:rFonts w:cs="Arial"/>
                    <w:b/>
                    <w:sz w:val="18"/>
                    <w:szCs w:val="18"/>
                  </w:rPr>
                  <w:delText>aat</w:delText>
                </w:r>
              </w:del>
            </w:ins>
            <w:ins w:id="19" w:author="Patrick Lim" w:date="2020-03-03T13:41:00Z">
              <w:r w:rsidR="00AA0B74">
                <w:rPr>
                  <w:rFonts w:cs="Arial"/>
                  <w:b/>
                  <w:sz w:val="18"/>
                  <w:szCs w:val="18"/>
                </w:rPr>
                <w:t>chcc</w:t>
              </w:r>
            </w:ins>
            <w:r>
              <w:rPr>
                <w:rFonts w:cs="Arial"/>
                <w:b/>
                <w:sz w:val="18"/>
                <w:szCs w:val="18"/>
              </w:rPr>
              <w:t>-rcm</w:t>
            </w:r>
          </w:p>
          <w:p w14:paraId="512CBB0D" w14:textId="3AE79870" w:rsidR="003554AE" w:rsidRPr="00914EBA" w:rsidRDefault="00677A2B" w:rsidP="00660A01">
            <w:pPr>
              <w:rPr>
                <w:rFonts w:cs="Arial"/>
                <w:b/>
                <w:sz w:val="18"/>
                <w:szCs w:val="18"/>
              </w:rPr>
            </w:pPr>
            <w:del w:id="20" w:author="Brian Stockell" w:date="2019-11-21T13:52:00Z">
              <w:r w:rsidDel="0018430F">
                <w:rPr>
                  <w:rFonts w:cs="Arial"/>
                  <w:b/>
                  <w:sz w:val="18"/>
                  <w:szCs w:val="18"/>
                </w:rPr>
                <w:delText>{client_abbr}</w:delText>
              </w:r>
            </w:del>
            <w:ins w:id="21" w:author="Brian Stockell" w:date="2019-11-21T13:52:00Z">
              <w:del w:id="22" w:author="Patrick Lim" w:date="2020-03-03T13:41:00Z">
                <w:r w:rsidR="0018430F" w:rsidDel="00AA0B74">
                  <w:rPr>
                    <w:rFonts w:cs="Arial"/>
                    <w:b/>
                    <w:sz w:val="18"/>
                    <w:szCs w:val="18"/>
                  </w:rPr>
                  <w:delText>aat</w:delText>
                </w:r>
              </w:del>
            </w:ins>
            <w:ins w:id="23" w:author="Patrick Lim" w:date="2020-03-03T13:41:00Z">
              <w:r w:rsidR="00AA0B74">
                <w:rPr>
                  <w:rFonts w:cs="Arial"/>
                  <w:b/>
                  <w:sz w:val="18"/>
                  <w:szCs w:val="18"/>
                </w:rPr>
                <w:t>chcc</w:t>
              </w:r>
            </w:ins>
            <w:r>
              <w:rPr>
                <w:rFonts w:cs="Arial"/>
                <w:b/>
                <w:sz w:val="18"/>
                <w:szCs w:val="18"/>
              </w:rPr>
              <w:t xml:space="preserve">-rcm-test </w:t>
            </w:r>
          </w:p>
        </w:tc>
        <w:tc>
          <w:tcPr>
            <w:tcW w:w="3168" w:type="dxa"/>
            <w:shd w:val="clear" w:color="auto" w:fill="F2F2F2" w:themeFill="background1" w:themeFillShade="F2"/>
          </w:tcPr>
          <w:p w14:paraId="3C10BC63" w14:textId="6514857A" w:rsidR="003554AE" w:rsidRPr="00207595" w:rsidRDefault="00677A2B" w:rsidP="00660A01">
            <w:pPr>
              <w:rPr>
                <w:rFonts w:cs="Arial"/>
                <w:sz w:val="18"/>
                <w:szCs w:val="18"/>
              </w:rPr>
            </w:pPr>
            <w:r>
              <w:rPr>
                <w:rFonts w:cs="Arial"/>
                <w:sz w:val="18"/>
                <w:szCs w:val="18"/>
              </w:rPr>
              <w:t>2017.4</w:t>
            </w:r>
          </w:p>
        </w:tc>
      </w:tr>
      <w:tr w:rsidR="00677A2B" w:rsidRPr="00207595" w14:paraId="5D6CF820" w14:textId="77777777" w:rsidTr="00677A2B">
        <w:tc>
          <w:tcPr>
            <w:tcW w:w="2319" w:type="dxa"/>
            <w:shd w:val="clear" w:color="auto" w:fill="F2F2F2" w:themeFill="background1" w:themeFillShade="F2"/>
          </w:tcPr>
          <w:p w14:paraId="4757AAB7" w14:textId="4A1B165C" w:rsidR="00677A2B" w:rsidRPr="00207595" w:rsidRDefault="007C41AC" w:rsidP="00677A2B">
            <w:pPr>
              <w:rPr>
                <w:rFonts w:cs="Arial"/>
                <w:b/>
                <w:sz w:val="18"/>
                <w:szCs w:val="18"/>
              </w:rPr>
            </w:pPr>
            <w:r>
              <w:rPr>
                <w:rFonts w:cs="Arial"/>
                <w:b/>
                <w:sz w:val="18"/>
                <w:szCs w:val="18"/>
              </w:rPr>
              <w:t>r</w:t>
            </w:r>
            <w:r w:rsidR="00677A2B">
              <w:rPr>
                <w:rFonts w:cs="Arial"/>
                <w:b/>
                <w:sz w:val="18"/>
                <w:szCs w:val="18"/>
              </w:rPr>
              <w:t>cm-</w:t>
            </w:r>
            <w:r w:rsidR="00A376DB">
              <w:rPr>
                <w:rFonts w:cs="Arial"/>
                <w:b/>
                <w:sz w:val="18"/>
                <w:szCs w:val="18"/>
              </w:rPr>
              <w:t>pm</w:t>
            </w:r>
            <w:r w:rsidR="00677A2B">
              <w:rPr>
                <w:rFonts w:cs="Arial"/>
                <w:b/>
                <w:sz w:val="18"/>
                <w:szCs w:val="18"/>
              </w:rPr>
              <w:t xml:space="preserve">-model (for </w:t>
            </w:r>
            <w:r w:rsidR="00A376DB">
              <w:rPr>
                <w:rFonts w:cs="Arial"/>
                <w:b/>
                <w:sz w:val="18"/>
                <w:szCs w:val="18"/>
              </w:rPr>
              <w:t>PM</w:t>
            </w:r>
            <w:r w:rsidR="00677A2B">
              <w:rPr>
                <w:rFonts w:cs="Arial"/>
                <w:b/>
                <w:sz w:val="18"/>
                <w:szCs w:val="18"/>
              </w:rPr>
              <w:t xml:space="preserve"> sites)</w:t>
            </w:r>
          </w:p>
        </w:tc>
        <w:tc>
          <w:tcPr>
            <w:tcW w:w="1970" w:type="dxa"/>
            <w:shd w:val="clear" w:color="auto" w:fill="F2F2F2" w:themeFill="background1" w:themeFillShade="F2"/>
          </w:tcPr>
          <w:p w14:paraId="093CFD9C" w14:textId="77777777" w:rsidR="00677A2B" w:rsidRPr="00207595" w:rsidRDefault="00677A2B" w:rsidP="00677A2B">
            <w:pPr>
              <w:rPr>
                <w:rFonts w:cs="Arial"/>
                <w:sz w:val="18"/>
                <w:szCs w:val="18"/>
              </w:rPr>
            </w:pPr>
            <w:r>
              <w:rPr>
                <w:rFonts w:cs="Arial"/>
                <w:sz w:val="18"/>
                <w:szCs w:val="18"/>
              </w:rPr>
              <w:t>Rcm-sql16 – database engine</w:t>
            </w:r>
          </w:p>
        </w:tc>
        <w:tc>
          <w:tcPr>
            <w:tcW w:w="2119" w:type="dxa"/>
            <w:shd w:val="clear" w:color="auto" w:fill="F2F2F2" w:themeFill="background1" w:themeFillShade="F2"/>
          </w:tcPr>
          <w:p w14:paraId="03DA0CF6" w14:textId="61CFD521" w:rsidR="00677A2B" w:rsidRDefault="00677A2B" w:rsidP="00677A2B">
            <w:pPr>
              <w:rPr>
                <w:rFonts w:cs="Arial"/>
                <w:b/>
                <w:sz w:val="18"/>
                <w:szCs w:val="18"/>
              </w:rPr>
            </w:pPr>
            <w:del w:id="24" w:author="Brian Stockell" w:date="2019-11-21T13:52:00Z">
              <w:r w:rsidDel="0018430F">
                <w:rPr>
                  <w:rFonts w:cs="Arial"/>
                  <w:b/>
                  <w:sz w:val="18"/>
                  <w:szCs w:val="18"/>
                </w:rPr>
                <w:delText>{client_abbr}</w:delText>
              </w:r>
            </w:del>
            <w:ins w:id="25" w:author="Brian Stockell" w:date="2019-11-21T13:52:00Z">
              <w:del w:id="26" w:author="Patrick Lim" w:date="2020-03-03T13:41:00Z">
                <w:r w:rsidR="0018430F" w:rsidDel="00AA0B74">
                  <w:rPr>
                    <w:rFonts w:cs="Arial"/>
                    <w:b/>
                    <w:sz w:val="18"/>
                    <w:szCs w:val="18"/>
                  </w:rPr>
                  <w:delText>aat</w:delText>
                </w:r>
              </w:del>
            </w:ins>
            <w:ins w:id="27" w:author="Patrick Lim" w:date="2020-03-03T13:41:00Z">
              <w:r w:rsidR="00AA0B74">
                <w:rPr>
                  <w:rFonts w:cs="Arial"/>
                  <w:b/>
                  <w:sz w:val="18"/>
                  <w:szCs w:val="18"/>
                </w:rPr>
                <w:t>chcc</w:t>
              </w:r>
            </w:ins>
            <w:r>
              <w:rPr>
                <w:rFonts w:cs="Arial"/>
                <w:b/>
                <w:sz w:val="18"/>
                <w:szCs w:val="18"/>
              </w:rPr>
              <w:t>-rcm</w:t>
            </w:r>
          </w:p>
          <w:p w14:paraId="5F2FF130" w14:textId="7D304806" w:rsidR="00677A2B" w:rsidRPr="00914EBA" w:rsidRDefault="00677A2B" w:rsidP="00677A2B">
            <w:pPr>
              <w:rPr>
                <w:rFonts w:cs="Arial"/>
                <w:b/>
                <w:sz w:val="18"/>
                <w:szCs w:val="18"/>
              </w:rPr>
            </w:pPr>
            <w:del w:id="28" w:author="Brian Stockell" w:date="2019-11-21T13:52:00Z">
              <w:r w:rsidDel="0018430F">
                <w:rPr>
                  <w:rFonts w:cs="Arial"/>
                  <w:b/>
                  <w:sz w:val="18"/>
                  <w:szCs w:val="18"/>
                </w:rPr>
                <w:delText>{client_abbr}</w:delText>
              </w:r>
            </w:del>
            <w:ins w:id="29" w:author="Brian Stockell" w:date="2019-11-21T13:52:00Z">
              <w:del w:id="30" w:author="Patrick Lim" w:date="2020-03-03T13:41:00Z">
                <w:r w:rsidR="0018430F" w:rsidDel="00AA0B74">
                  <w:rPr>
                    <w:rFonts w:cs="Arial"/>
                    <w:b/>
                    <w:sz w:val="18"/>
                    <w:szCs w:val="18"/>
                  </w:rPr>
                  <w:delText>aat</w:delText>
                </w:r>
              </w:del>
            </w:ins>
            <w:ins w:id="31" w:author="Patrick Lim" w:date="2020-03-03T13:41:00Z">
              <w:r w:rsidR="00AA0B74">
                <w:rPr>
                  <w:rFonts w:cs="Arial"/>
                  <w:b/>
                  <w:sz w:val="18"/>
                  <w:szCs w:val="18"/>
                </w:rPr>
                <w:t>chcc</w:t>
              </w:r>
            </w:ins>
            <w:r>
              <w:rPr>
                <w:rFonts w:cs="Arial"/>
                <w:b/>
                <w:sz w:val="18"/>
                <w:szCs w:val="18"/>
              </w:rPr>
              <w:t xml:space="preserve">-rcm-test </w:t>
            </w:r>
          </w:p>
        </w:tc>
        <w:tc>
          <w:tcPr>
            <w:tcW w:w="3168" w:type="dxa"/>
            <w:shd w:val="clear" w:color="auto" w:fill="F2F2F2" w:themeFill="background1" w:themeFillShade="F2"/>
          </w:tcPr>
          <w:p w14:paraId="4D44A4A4" w14:textId="77777777" w:rsidR="00677A2B" w:rsidRPr="00207595" w:rsidRDefault="00677A2B" w:rsidP="00677A2B">
            <w:pPr>
              <w:rPr>
                <w:rFonts w:cs="Arial"/>
                <w:sz w:val="18"/>
                <w:szCs w:val="18"/>
              </w:rPr>
            </w:pPr>
            <w:r>
              <w:rPr>
                <w:rFonts w:cs="Arial"/>
                <w:sz w:val="18"/>
                <w:szCs w:val="18"/>
              </w:rPr>
              <w:t>2017.4</w:t>
            </w:r>
          </w:p>
        </w:tc>
      </w:tr>
      <w:tr w:rsidR="003554AE" w:rsidRPr="00207595" w14:paraId="1D8E9B02" w14:textId="77777777" w:rsidTr="00914EBA">
        <w:tc>
          <w:tcPr>
            <w:tcW w:w="2319" w:type="dxa"/>
            <w:tcBorders>
              <w:bottom w:val="single" w:sz="4" w:space="0" w:color="000000" w:themeColor="text1"/>
            </w:tcBorders>
          </w:tcPr>
          <w:p w14:paraId="56E7ADBC" w14:textId="287E739B" w:rsidR="003554AE" w:rsidRPr="00207595" w:rsidRDefault="007C41AC" w:rsidP="00660A01">
            <w:pPr>
              <w:rPr>
                <w:rFonts w:cs="Arial"/>
                <w:b/>
                <w:sz w:val="18"/>
                <w:szCs w:val="18"/>
              </w:rPr>
            </w:pPr>
            <w:r>
              <w:rPr>
                <w:rFonts w:cs="Arial"/>
                <w:b/>
                <w:sz w:val="18"/>
                <w:szCs w:val="18"/>
              </w:rPr>
              <w:t>r</w:t>
            </w:r>
            <w:r w:rsidR="00760BCC">
              <w:rPr>
                <w:rFonts w:cs="Arial"/>
                <w:b/>
                <w:sz w:val="18"/>
                <w:szCs w:val="18"/>
              </w:rPr>
              <w:t>cm-collector-model</w:t>
            </w:r>
            <w:r>
              <w:rPr>
                <w:rFonts w:cs="Arial"/>
                <w:b/>
                <w:sz w:val="18"/>
                <w:szCs w:val="18"/>
              </w:rPr>
              <w:t>***</w:t>
            </w:r>
          </w:p>
        </w:tc>
        <w:tc>
          <w:tcPr>
            <w:tcW w:w="1970" w:type="dxa"/>
            <w:tcBorders>
              <w:bottom w:val="single" w:sz="4" w:space="0" w:color="000000" w:themeColor="text1"/>
            </w:tcBorders>
          </w:tcPr>
          <w:p w14:paraId="1100D7A5" w14:textId="45262C1A" w:rsidR="003554AE" w:rsidRPr="00207595" w:rsidRDefault="007C41AC" w:rsidP="00660A01">
            <w:pPr>
              <w:rPr>
                <w:rFonts w:cs="Arial"/>
                <w:sz w:val="18"/>
                <w:szCs w:val="18"/>
              </w:rPr>
            </w:pPr>
            <w:r>
              <w:rPr>
                <w:rFonts w:cs="Arial"/>
                <w:sz w:val="18"/>
                <w:szCs w:val="18"/>
              </w:rPr>
              <w:t>Rcm-sql16 – database engine</w:t>
            </w:r>
          </w:p>
        </w:tc>
        <w:tc>
          <w:tcPr>
            <w:tcW w:w="2119" w:type="dxa"/>
            <w:tcBorders>
              <w:bottom w:val="single" w:sz="4" w:space="0" w:color="000000" w:themeColor="text1"/>
            </w:tcBorders>
          </w:tcPr>
          <w:p w14:paraId="58C65C99" w14:textId="404803BE" w:rsidR="007C41AC" w:rsidRDefault="007C41AC" w:rsidP="007C41AC">
            <w:pPr>
              <w:rPr>
                <w:rFonts w:cs="Arial"/>
                <w:b/>
                <w:sz w:val="18"/>
                <w:szCs w:val="18"/>
              </w:rPr>
            </w:pPr>
            <w:del w:id="32" w:author="Brian Stockell" w:date="2019-11-21T13:52:00Z">
              <w:r w:rsidDel="0018430F">
                <w:rPr>
                  <w:rFonts w:cs="Arial"/>
                  <w:b/>
                  <w:sz w:val="18"/>
                  <w:szCs w:val="18"/>
                </w:rPr>
                <w:delText>{client_abbr}</w:delText>
              </w:r>
            </w:del>
            <w:ins w:id="33" w:author="Brian Stockell" w:date="2019-11-21T13:52:00Z">
              <w:del w:id="34" w:author="Patrick Lim" w:date="2020-03-03T13:41:00Z">
                <w:r w:rsidR="0018430F" w:rsidDel="00AA0B74">
                  <w:rPr>
                    <w:rFonts w:cs="Arial"/>
                    <w:b/>
                    <w:sz w:val="18"/>
                    <w:szCs w:val="18"/>
                  </w:rPr>
                  <w:delText>aat</w:delText>
                </w:r>
              </w:del>
            </w:ins>
            <w:ins w:id="35" w:author="Patrick Lim" w:date="2020-03-03T13:41:00Z">
              <w:r w:rsidR="00AA0B74">
                <w:rPr>
                  <w:rFonts w:cs="Arial"/>
                  <w:b/>
                  <w:sz w:val="18"/>
                  <w:szCs w:val="18"/>
                </w:rPr>
                <w:t>chcc</w:t>
              </w:r>
            </w:ins>
            <w:r>
              <w:rPr>
                <w:rFonts w:cs="Arial"/>
                <w:b/>
                <w:sz w:val="18"/>
                <w:szCs w:val="18"/>
              </w:rPr>
              <w:t>-rcm-collector</w:t>
            </w:r>
          </w:p>
          <w:p w14:paraId="71AD85A2" w14:textId="25C469B7" w:rsidR="007C41AC" w:rsidRDefault="007C41AC" w:rsidP="007C41AC">
            <w:pPr>
              <w:rPr>
                <w:rFonts w:cs="Arial"/>
                <w:b/>
                <w:sz w:val="18"/>
                <w:szCs w:val="18"/>
              </w:rPr>
            </w:pPr>
            <w:del w:id="36" w:author="Brian Stockell" w:date="2019-11-21T13:52:00Z">
              <w:r w:rsidDel="0018430F">
                <w:rPr>
                  <w:rFonts w:cs="Arial"/>
                  <w:b/>
                  <w:sz w:val="18"/>
                  <w:szCs w:val="18"/>
                </w:rPr>
                <w:delText>{client_abbr}</w:delText>
              </w:r>
            </w:del>
            <w:ins w:id="37" w:author="Brian Stockell" w:date="2019-11-21T13:52:00Z">
              <w:del w:id="38" w:author="Patrick Lim" w:date="2020-03-03T13:41:00Z">
                <w:r w:rsidR="0018430F" w:rsidDel="00AA0B74">
                  <w:rPr>
                    <w:rFonts w:cs="Arial"/>
                    <w:b/>
                    <w:sz w:val="18"/>
                    <w:szCs w:val="18"/>
                  </w:rPr>
                  <w:delText>aat</w:delText>
                </w:r>
              </w:del>
            </w:ins>
            <w:ins w:id="39" w:author="Patrick Lim" w:date="2020-03-03T13:41:00Z">
              <w:r w:rsidR="00AA0B74">
                <w:rPr>
                  <w:rFonts w:cs="Arial"/>
                  <w:b/>
                  <w:sz w:val="18"/>
                  <w:szCs w:val="18"/>
                </w:rPr>
                <w:t>chcc</w:t>
              </w:r>
            </w:ins>
            <w:r>
              <w:rPr>
                <w:rFonts w:cs="Arial"/>
                <w:b/>
                <w:sz w:val="18"/>
                <w:szCs w:val="18"/>
              </w:rPr>
              <w:t>-rcm-collector-test</w:t>
            </w:r>
          </w:p>
          <w:p w14:paraId="685DA051" w14:textId="43276123" w:rsidR="003554AE" w:rsidRPr="00914EBA" w:rsidRDefault="003554AE" w:rsidP="00660A01">
            <w:pPr>
              <w:rPr>
                <w:rFonts w:cs="Arial"/>
                <w:b/>
                <w:sz w:val="18"/>
                <w:szCs w:val="18"/>
              </w:rPr>
            </w:pPr>
          </w:p>
        </w:tc>
        <w:tc>
          <w:tcPr>
            <w:tcW w:w="3168" w:type="dxa"/>
            <w:tcBorders>
              <w:bottom w:val="single" w:sz="4" w:space="0" w:color="000000" w:themeColor="text1"/>
            </w:tcBorders>
          </w:tcPr>
          <w:p w14:paraId="6ADC3949" w14:textId="4E069266" w:rsidR="003554AE" w:rsidRPr="00207595" w:rsidRDefault="00677A2B" w:rsidP="00660A01">
            <w:pPr>
              <w:rPr>
                <w:rFonts w:cs="Arial"/>
                <w:sz w:val="18"/>
                <w:szCs w:val="18"/>
              </w:rPr>
            </w:pPr>
            <w:r>
              <w:rPr>
                <w:rFonts w:cs="Arial"/>
                <w:sz w:val="18"/>
                <w:szCs w:val="18"/>
              </w:rPr>
              <w:t>2017.4</w:t>
            </w:r>
          </w:p>
        </w:tc>
      </w:tr>
      <w:tr w:rsidR="003554AE" w:rsidRPr="00207595" w14:paraId="2B2FF9F1" w14:textId="77777777" w:rsidTr="00914EBA">
        <w:tc>
          <w:tcPr>
            <w:tcW w:w="2319" w:type="dxa"/>
            <w:shd w:val="clear" w:color="auto" w:fill="F2F2F2" w:themeFill="background1" w:themeFillShade="F2"/>
          </w:tcPr>
          <w:p w14:paraId="02DD6E60" w14:textId="44EE2BCA" w:rsidR="003554AE" w:rsidRPr="00207595" w:rsidRDefault="007C41AC" w:rsidP="00660A01">
            <w:pPr>
              <w:rPr>
                <w:rFonts w:cs="Arial"/>
                <w:b/>
                <w:sz w:val="18"/>
                <w:szCs w:val="18"/>
              </w:rPr>
            </w:pPr>
            <w:r>
              <w:rPr>
                <w:rFonts w:cs="Arial"/>
                <w:b/>
                <w:sz w:val="18"/>
                <w:szCs w:val="18"/>
              </w:rPr>
              <w:t>rcm-sislnk-model***</w:t>
            </w:r>
          </w:p>
        </w:tc>
        <w:tc>
          <w:tcPr>
            <w:tcW w:w="1970" w:type="dxa"/>
            <w:shd w:val="clear" w:color="auto" w:fill="F2F2F2" w:themeFill="background1" w:themeFillShade="F2"/>
          </w:tcPr>
          <w:p w14:paraId="03E019C4" w14:textId="689CF0A8" w:rsidR="003554AE" w:rsidRPr="00207595" w:rsidRDefault="007C41AC" w:rsidP="00660A01">
            <w:pPr>
              <w:rPr>
                <w:rFonts w:cs="Arial"/>
                <w:sz w:val="18"/>
                <w:szCs w:val="18"/>
              </w:rPr>
            </w:pPr>
            <w:r>
              <w:rPr>
                <w:rFonts w:cs="Arial"/>
                <w:sz w:val="18"/>
                <w:szCs w:val="18"/>
              </w:rPr>
              <w:t>Rcm-sql16 – database engine</w:t>
            </w:r>
          </w:p>
        </w:tc>
        <w:tc>
          <w:tcPr>
            <w:tcW w:w="2119" w:type="dxa"/>
            <w:shd w:val="clear" w:color="auto" w:fill="F2F2F2" w:themeFill="background1" w:themeFillShade="F2"/>
          </w:tcPr>
          <w:p w14:paraId="47493338" w14:textId="4B75D26A" w:rsidR="003554AE" w:rsidRPr="00914EBA" w:rsidRDefault="007C41AC" w:rsidP="00660A01">
            <w:pPr>
              <w:rPr>
                <w:rFonts w:cs="Arial"/>
                <w:b/>
                <w:sz w:val="18"/>
                <w:szCs w:val="18"/>
              </w:rPr>
            </w:pPr>
            <w:r>
              <w:rPr>
                <w:rFonts w:cs="Arial"/>
                <w:b/>
                <w:sz w:val="18"/>
                <w:szCs w:val="18"/>
              </w:rPr>
              <w:t>Gch-rcm-sislnk</w:t>
            </w:r>
            <w:r w:rsidR="00FF75DF">
              <w:rPr>
                <w:rFonts w:cs="Arial"/>
                <w:b/>
                <w:sz w:val="18"/>
                <w:szCs w:val="18"/>
              </w:rPr>
              <w:t xml:space="preserve"> (shared by both prod and test)</w:t>
            </w:r>
          </w:p>
        </w:tc>
        <w:tc>
          <w:tcPr>
            <w:tcW w:w="3168" w:type="dxa"/>
            <w:shd w:val="clear" w:color="auto" w:fill="F2F2F2" w:themeFill="background1" w:themeFillShade="F2"/>
          </w:tcPr>
          <w:p w14:paraId="5E3ED2F5" w14:textId="5ACE8840" w:rsidR="003554AE" w:rsidRPr="00207595" w:rsidRDefault="007C41AC" w:rsidP="00660A01">
            <w:pPr>
              <w:rPr>
                <w:rFonts w:cs="Arial"/>
                <w:sz w:val="18"/>
                <w:szCs w:val="18"/>
              </w:rPr>
            </w:pPr>
            <w:r>
              <w:rPr>
                <w:rFonts w:cs="Arial"/>
                <w:sz w:val="18"/>
                <w:szCs w:val="18"/>
              </w:rPr>
              <w:t>2017.4</w:t>
            </w:r>
          </w:p>
        </w:tc>
      </w:tr>
      <w:tr w:rsidR="00914EBA" w:rsidRPr="00207595" w14:paraId="71F6A525" w14:textId="77777777" w:rsidTr="00914EBA">
        <w:tc>
          <w:tcPr>
            <w:tcW w:w="2319" w:type="dxa"/>
            <w:tcBorders>
              <w:bottom w:val="single" w:sz="4" w:space="0" w:color="000000" w:themeColor="text1"/>
            </w:tcBorders>
          </w:tcPr>
          <w:p w14:paraId="6A944C78" w14:textId="77777777" w:rsidR="00914EBA" w:rsidRPr="00207595" w:rsidRDefault="00914EBA" w:rsidP="00660A01">
            <w:pPr>
              <w:rPr>
                <w:rFonts w:cs="Arial"/>
                <w:b/>
                <w:sz w:val="18"/>
                <w:szCs w:val="18"/>
              </w:rPr>
            </w:pPr>
          </w:p>
        </w:tc>
        <w:tc>
          <w:tcPr>
            <w:tcW w:w="1970" w:type="dxa"/>
            <w:tcBorders>
              <w:bottom w:val="single" w:sz="4" w:space="0" w:color="000000" w:themeColor="text1"/>
            </w:tcBorders>
          </w:tcPr>
          <w:p w14:paraId="56468117" w14:textId="77777777" w:rsidR="00914EBA" w:rsidRPr="00207595" w:rsidRDefault="00914EBA" w:rsidP="00660A01">
            <w:pPr>
              <w:rPr>
                <w:rFonts w:cs="Arial"/>
                <w:sz w:val="18"/>
                <w:szCs w:val="18"/>
              </w:rPr>
            </w:pPr>
          </w:p>
        </w:tc>
        <w:tc>
          <w:tcPr>
            <w:tcW w:w="2119" w:type="dxa"/>
            <w:tcBorders>
              <w:bottom w:val="single" w:sz="4" w:space="0" w:color="000000" w:themeColor="text1"/>
            </w:tcBorders>
          </w:tcPr>
          <w:p w14:paraId="69D345F7" w14:textId="77777777" w:rsidR="00914EBA" w:rsidRPr="00207595" w:rsidRDefault="00914EBA" w:rsidP="00660A01">
            <w:pPr>
              <w:rPr>
                <w:rFonts w:cs="Arial"/>
                <w:sz w:val="18"/>
                <w:szCs w:val="18"/>
              </w:rPr>
            </w:pPr>
          </w:p>
        </w:tc>
        <w:tc>
          <w:tcPr>
            <w:tcW w:w="3168" w:type="dxa"/>
            <w:tcBorders>
              <w:bottom w:val="single" w:sz="4" w:space="0" w:color="000000" w:themeColor="text1"/>
            </w:tcBorders>
          </w:tcPr>
          <w:p w14:paraId="6930032C" w14:textId="77777777" w:rsidR="00914EBA" w:rsidRPr="00207595" w:rsidRDefault="00914EBA" w:rsidP="00660A01">
            <w:pPr>
              <w:rPr>
                <w:rFonts w:cs="Arial"/>
                <w:sz w:val="18"/>
                <w:szCs w:val="18"/>
              </w:rPr>
            </w:pPr>
          </w:p>
        </w:tc>
      </w:tr>
    </w:tbl>
    <w:p w14:paraId="1E2A6771" w14:textId="73442E02" w:rsidR="00914EBA" w:rsidRDefault="007C41AC" w:rsidP="00914EBA">
      <w:pPr>
        <w:rPr>
          <w:rFonts w:cs="Arial"/>
        </w:rPr>
      </w:pPr>
      <w:r>
        <w:rPr>
          <w:rFonts w:cs="Arial"/>
        </w:rPr>
        <w:t>*** still need to be copied from stkl-sql server.</w:t>
      </w:r>
    </w:p>
    <w:p w14:paraId="5BCF1C36" w14:textId="77777777" w:rsidR="00914EBA" w:rsidRPr="00515836" w:rsidRDefault="00914EBA" w:rsidP="00914EBA">
      <w:pPr>
        <w:rPr>
          <w:rFonts w:cs="Arial"/>
          <w:i/>
          <w:color w:val="C00000"/>
        </w:rPr>
      </w:pPr>
      <w:r w:rsidRPr="00515836">
        <w:rPr>
          <w:rFonts w:cs="Arial"/>
          <w:i/>
          <w:noProof/>
          <w:color w:val="C00000"/>
        </w:rPr>
        <w:drawing>
          <wp:anchor distT="0" distB="0" distL="114300" distR="114300" simplePos="0" relativeHeight="251658248" behindDoc="1" locked="0" layoutInCell="1" allowOverlap="1" wp14:anchorId="781A1109" wp14:editId="1B0C6BCD">
            <wp:simplePos x="0" y="0"/>
            <wp:positionH relativeFrom="column">
              <wp:posOffset>19050</wp:posOffset>
            </wp:positionH>
            <wp:positionV relativeFrom="paragraph">
              <wp:posOffset>1374</wp:posOffset>
            </wp:positionV>
            <wp:extent cx="505606" cy="494676"/>
            <wp:effectExtent l="19050" t="0" r="8744" b="0"/>
            <wp:wrapTight wrapText="bothSides">
              <wp:wrapPolygon edited="0">
                <wp:start x="-814" y="0"/>
                <wp:lineTo x="-814" y="20795"/>
                <wp:lineTo x="21974" y="20795"/>
                <wp:lineTo x="21974" y="0"/>
                <wp:lineTo x="-814" y="0"/>
              </wp:wrapPolygon>
            </wp:wrapTight>
            <wp:docPr id="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05606" cy="494676"/>
                    </a:xfrm>
                    <a:prstGeom prst="rect">
                      <a:avLst/>
                    </a:prstGeom>
                    <a:noFill/>
                    <a:ln w="9525">
                      <a:noFill/>
                      <a:miter lim="800000"/>
                      <a:headEnd/>
                      <a:tailEnd/>
                    </a:ln>
                  </pic:spPr>
                </pic:pic>
              </a:graphicData>
            </a:graphic>
          </wp:anchor>
        </w:drawing>
      </w:r>
      <w:r w:rsidRPr="00515836">
        <w:rPr>
          <w:rFonts w:cs="Arial"/>
          <w:i/>
          <w:color w:val="C00000"/>
        </w:rPr>
        <w:t xml:space="preserve">The database names in the “Client Naming Convention” column in the table above are the </w:t>
      </w:r>
      <w:r w:rsidRPr="00515836">
        <w:rPr>
          <w:rFonts w:cs="Arial"/>
          <w:i/>
          <w:color w:val="C00000"/>
          <w:u w:val="single"/>
        </w:rPr>
        <w:t>DEFAULT DATABASE NAMES and should ALWAYS BE USED</w:t>
      </w:r>
      <w:r w:rsidRPr="00515836">
        <w:rPr>
          <w:rFonts w:cs="Arial"/>
          <w:i/>
          <w:color w:val="C00000"/>
        </w:rPr>
        <w:t>.</w:t>
      </w:r>
    </w:p>
    <w:p w14:paraId="337A2C5E" w14:textId="77777777" w:rsidR="00914EBA" w:rsidRDefault="00914EBA" w:rsidP="00914EBA">
      <w:pPr>
        <w:rPr>
          <w:rFonts w:cs="Arial"/>
          <w:b/>
        </w:rPr>
      </w:pPr>
    </w:p>
    <w:p w14:paraId="7104E970" w14:textId="77777777" w:rsidR="00914EBA" w:rsidRDefault="00914EBA"/>
    <w:p w14:paraId="647C5EFA" w14:textId="77777777" w:rsidR="005C6C5A" w:rsidRDefault="005C6C5A">
      <w:r>
        <w:br w:type="page"/>
      </w:r>
    </w:p>
    <w:p w14:paraId="12548F3D" w14:textId="77777777" w:rsidR="00B43DEF" w:rsidRPr="005C6C5A" w:rsidRDefault="005C6C5A" w:rsidP="005C403D">
      <w:pPr>
        <w:pStyle w:val="Heading1"/>
      </w:pPr>
      <w:bookmarkStart w:id="40" w:name="_Toc411923739"/>
      <w:bookmarkStart w:id="41" w:name="System_Requirements"/>
      <w:r w:rsidRPr="005C6C5A">
        <w:lastRenderedPageBreak/>
        <w:t xml:space="preserve">InsightCS System Hardware </w:t>
      </w:r>
      <w:r>
        <w:t xml:space="preserve">and Software </w:t>
      </w:r>
      <w:r w:rsidRPr="005C6C5A">
        <w:t>Requirements</w:t>
      </w:r>
      <w:bookmarkEnd w:id="40"/>
    </w:p>
    <w:bookmarkEnd w:id="41"/>
    <w:p w14:paraId="5107D8A6" w14:textId="77777777" w:rsidR="00205BF5" w:rsidRDefault="00205BF5"/>
    <w:p w14:paraId="350F28B4" w14:textId="7BB08F4F" w:rsidR="005C6C5A" w:rsidRDefault="00FF75DF" w:rsidP="00FF75DF">
      <w:r>
        <w:t>Below is a link for Stockell Hardware and Software requirements</w:t>
      </w:r>
      <w:r w:rsidR="004628F6">
        <w:t xml:space="preserve"> (this may need to be updated)</w:t>
      </w:r>
      <w:r>
        <w:t>:</w:t>
      </w:r>
    </w:p>
    <w:bookmarkStart w:id="42" w:name="_MON_1484979934"/>
    <w:bookmarkEnd w:id="42"/>
    <w:p w14:paraId="21995769" w14:textId="77777777" w:rsidR="00FF75DF" w:rsidRDefault="00FF75DF" w:rsidP="00FF75DF">
      <w:r>
        <w:object w:dxaOrig="1534" w:dyaOrig="994" w14:anchorId="46904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3" o:title=""/>
          </v:shape>
          <o:OLEObject Type="Embed" ProgID="Word.Document.12" ShapeID="_x0000_i1025" DrawAspect="Icon" ObjectID="_1645978618" r:id="rId14">
            <o:FieldCodes>\s</o:FieldCodes>
          </o:OLEObject>
        </w:object>
      </w:r>
    </w:p>
    <w:p w14:paraId="12BB1EB4" w14:textId="77777777" w:rsidR="005C6C5A" w:rsidRDefault="005C6C5A" w:rsidP="005C6C5A"/>
    <w:p w14:paraId="2F95A4C7" w14:textId="77777777" w:rsidR="00244284" w:rsidRDefault="00244284">
      <w:r>
        <w:br w:type="page"/>
      </w:r>
    </w:p>
    <w:p w14:paraId="1ADF216A" w14:textId="77777777" w:rsidR="00244284" w:rsidRPr="005473F7" w:rsidRDefault="00244284" w:rsidP="005C403D">
      <w:pPr>
        <w:pStyle w:val="Heading1"/>
      </w:pPr>
      <w:bookmarkStart w:id="43" w:name="_Toc411923740"/>
      <w:bookmarkStart w:id="44" w:name="Pre_Installation_Tasks"/>
      <w:r w:rsidRPr="005473F7">
        <w:lastRenderedPageBreak/>
        <w:t>Pre-Installation Tasks</w:t>
      </w:r>
      <w:bookmarkEnd w:id="43"/>
    </w:p>
    <w:bookmarkEnd w:id="44"/>
    <w:p w14:paraId="20F4FD5C" w14:textId="1920C9B1" w:rsidR="00232491" w:rsidRPr="005473F7" w:rsidRDefault="00232491" w:rsidP="005473F7">
      <w:pPr>
        <w:rPr>
          <w:strike/>
        </w:rPr>
      </w:pPr>
    </w:p>
    <w:p w14:paraId="71A87721" w14:textId="77777777" w:rsidR="00232491" w:rsidRPr="00701584" w:rsidRDefault="00C134BF" w:rsidP="005C403D">
      <w:pPr>
        <w:pStyle w:val="Heading2"/>
      </w:pPr>
      <w:bookmarkStart w:id="45" w:name="_Toc411923747"/>
      <w:bookmarkStart w:id="46" w:name="Ensure_Remote_Access"/>
      <w:r w:rsidRPr="00701584">
        <w:t>Ensure Remote Access to Client Network</w:t>
      </w:r>
      <w:bookmarkEnd w:id="45"/>
    </w:p>
    <w:bookmarkEnd w:id="46"/>
    <w:p w14:paraId="66EF1C7B" w14:textId="24427CE5" w:rsidR="008E3B2C" w:rsidRPr="008E3B2C" w:rsidRDefault="008E3B2C" w:rsidP="008E3B2C">
      <w:pPr>
        <w:spacing w:after="0" w:line="240" w:lineRule="auto"/>
        <w:rPr>
          <w:rFonts w:ascii="Calibri" w:eastAsia="Times New Roman" w:hAnsi="Calibri" w:cs="Times New Roman"/>
          <w:bCs/>
        </w:rPr>
      </w:pPr>
      <w:r w:rsidRPr="008E3B2C">
        <w:rPr>
          <w:rFonts w:ascii="Calibri" w:eastAsia="Times New Roman" w:hAnsi="Calibri" w:cs="Times New Roman"/>
          <w:bCs/>
        </w:rPr>
        <w:t>In order to install Insight CS remotely, we will need one of the following (</w:t>
      </w:r>
      <w:r w:rsidRPr="008E3B2C">
        <w:rPr>
          <w:rFonts w:ascii="Calibri" w:eastAsia="Times New Roman" w:hAnsi="Calibri" w:cs="Times New Roman"/>
          <w:bCs/>
          <w:i/>
          <w:iCs/>
        </w:rPr>
        <w:t>in order of preference</w:t>
      </w:r>
      <w:r w:rsidRPr="008E3B2C">
        <w:rPr>
          <w:rFonts w:ascii="Calibri" w:eastAsia="Times New Roman" w:hAnsi="Calibri" w:cs="Times New Roman"/>
          <w:bCs/>
        </w:rPr>
        <w:t>)</w:t>
      </w:r>
      <w:r w:rsidR="005473F7">
        <w:rPr>
          <w:rFonts w:ascii="Calibri" w:eastAsia="Times New Roman" w:hAnsi="Calibri" w:cs="Times New Roman"/>
          <w:bCs/>
        </w:rPr>
        <w:t>. This is assuming RCM will be hosted on-site</w:t>
      </w:r>
      <w:r w:rsidRPr="008E3B2C">
        <w:rPr>
          <w:rFonts w:ascii="Calibri" w:eastAsia="Times New Roman" w:hAnsi="Calibri" w:cs="Times New Roman"/>
          <w:bCs/>
        </w:rPr>
        <w:t>:</w:t>
      </w:r>
    </w:p>
    <w:p w14:paraId="7E247F4F" w14:textId="77777777" w:rsidR="008E3B2C" w:rsidRPr="008E3B2C" w:rsidRDefault="008E3B2C" w:rsidP="008E3B2C">
      <w:pPr>
        <w:spacing w:after="0" w:line="240" w:lineRule="auto"/>
        <w:rPr>
          <w:rFonts w:ascii="Calibri" w:eastAsia="Times New Roman" w:hAnsi="Calibri" w:cs="Times New Roman"/>
        </w:rPr>
      </w:pPr>
      <w:r w:rsidRPr="008E3B2C">
        <w:rPr>
          <w:rFonts w:ascii="Calibri" w:eastAsia="Times New Roman" w:hAnsi="Calibri" w:cs="Times New Roman"/>
        </w:rPr>
        <w:t> </w:t>
      </w:r>
    </w:p>
    <w:p w14:paraId="5934F7BA" w14:textId="77777777" w:rsidR="008E3B2C" w:rsidRPr="008E3B2C" w:rsidRDefault="008E3B2C" w:rsidP="00DF4F96">
      <w:pPr>
        <w:numPr>
          <w:ilvl w:val="0"/>
          <w:numId w:val="1"/>
        </w:numPr>
        <w:spacing w:after="0" w:line="240" w:lineRule="auto"/>
        <w:ind w:left="1080"/>
        <w:textAlignment w:val="center"/>
        <w:rPr>
          <w:rFonts w:ascii="Times New Roman" w:eastAsia="Times New Roman" w:hAnsi="Times New Roman" w:cs="Times New Roman"/>
          <w:sz w:val="24"/>
          <w:szCs w:val="24"/>
        </w:rPr>
      </w:pPr>
      <w:r w:rsidRPr="008E3B2C">
        <w:rPr>
          <w:rFonts w:ascii="Calibri" w:eastAsia="Times New Roman" w:hAnsi="Calibri" w:cs="Times New Roman"/>
        </w:rPr>
        <w:t>A secure, point-to-point VPN tunnel between the Stockell office and the Client's location.</w:t>
      </w:r>
      <w:r w:rsidRPr="008E3B2C">
        <w:rPr>
          <w:rFonts w:ascii="Calibri" w:eastAsia="Times New Roman" w:hAnsi="Calibri" w:cs="Times New Roman"/>
        </w:rPr>
        <w:br/>
      </w:r>
      <w:r w:rsidRPr="008E3B2C">
        <w:rPr>
          <w:rFonts w:ascii="Times New Roman" w:eastAsia="Times New Roman" w:hAnsi="Times New Roman" w:cs="Times New Roman"/>
          <w:sz w:val="24"/>
          <w:szCs w:val="24"/>
        </w:rPr>
        <w:t> </w:t>
      </w:r>
    </w:p>
    <w:p w14:paraId="6010887D" w14:textId="77777777" w:rsidR="008E3B2C" w:rsidRPr="008E3B2C" w:rsidRDefault="008E3B2C" w:rsidP="00DF4F96">
      <w:pPr>
        <w:numPr>
          <w:ilvl w:val="0"/>
          <w:numId w:val="1"/>
        </w:numPr>
        <w:spacing w:after="0" w:line="240" w:lineRule="auto"/>
        <w:ind w:left="1080"/>
        <w:textAlignment w:val="center"/>
        <w:rPr>
          <w:rFonts w:ascii="Times New Roman" w:eastAsia="Times New Roman" w:hAnsi="Times New Roman" w:cs="Times New Roman"/>
          <w:sz w:val="24"/>
          <w:szCs w:val="24"/>
        </w:rPr>
      </w:pPr>
      <w:r w:rsidRPr="008E3B2C">
        <w:rPr>
          <w:rFonts w:ascii="Calibri" w:eastAsia="Times New Roman" w:hAnsi="Calibri" w:cs="Times New Roman"/>
        </w:rPr>
        <w:t>A secure, client-based VPN connection to the Client's location.  This could be:</w:t>
      </w:r>
    </w:p>
    <w:p w14:paraId="75510F27" w14:textId="77777777" w:rsidR="008E3B2C" w:rsidRPr="008E3B2C" w:rsidRDefault="008E3B2C" w:rsidP="00DF4F96">
      <w:pPr>
        <w:numPr>
          <w:ilvl w:val="1"/>
          <w:numId w:val="1"/>
        </w:numPr>
        <w:spacing w:after="0" w:line="240" w:lineRule="auto"/>
        <w:ind w:left="1620"/>
        <w:textAlignment w:val="center"/>
        <w:rPr>
          <w:rFonts w:ascii="Times New Roman" w:eastAsia="Times New Roman" w:hAnsi="Times New Roman" w:cs="Times New Roman"/>
          <w:sz w:val="24"/>
          <w:szCs w:val="24"/>
        </w:rPr>
      </w:pPr>
      <w:r w:rsidRPr="008E3B2C">
        <w:rPr>
          <w:rFonts w:ascii="Calibri" w:eastAsia="Times New Roman" w:hAnsi="Calibri" w:cs="Times New Roman"/>
        </w:rPr>
        <w:t>A CISCO client VPN</w:t>
      </w:r>
    </w:p>
    <w:p w14:paraId="41BF5303" w14:textId="77777777" w:rsidR="008E3B2C" w:rsidRPr="008E3B2C" w:rsidRDefault="008E3B2C" w:rsidP="00DF4F96">
      <w:pPr>
        <w:numPr>
          <w:ilvl w:val="1"/>
          <w:numId w:val="1"/>
        </w:numPr>
        <w:spacing w:after="0" w:line="240" w:lineRule="auto"/>
        <w:ind w:left="1620"/>
        <w:textAlignment w:val="center"/>
        <w:rPr>
          <w:rFonts w:ascii="Times New Roman" w:eastAsia="Times New Roman" w:hAnsi="Times New Roman" w:cs="Times New Roman"/>
          <w:sz w:val="24"/>
          <w:szCs w:val="24"/>
        </w:rPr>
      </w:pPr>
      <w:r w:rsidRPr="008E3B2C">
        <w:rPr>
          <w:rFonts w:ascii="Calibri" w:eastAsia="Times New Roman" w:hAnsi="Calibri" w:cs="Times New Roman"/>
        </w:rPr>
        <w:t>A Windows client VPN</w:t>
      </w:r>
    </w:p>
    <w:p w14:paraId="63E08011" w14:textId="77777777" w:rsidR="008E3B2C" w:rsidRPr="008E3B2C" w:rsidRDefault="008E3B2C" w:rsidP="00DF4F96">
      <w:pPr>
        <w:numPr>
          <w:ilvl w:val="1"/>
          <w:numId w:val="1"/>
        </w:numPr>
        <w:spacing w:after="0" w:line="240" w:lineRule="auto"/>
        <w:ind w:left="1620"/>
        <w:textAlignment w:val="center"/>
        <w:rPr>
          <w:rFonts w:ascii="Times New Roman" w:eastAsia="Times New Roman" w:hAnsi="Times New Roman" w:cs="Times New Roman"/>
          <w:sz w:val="24"/>
          <w:szCs w:val="24"/>
        </w:rPr>
      </w:pPr>
      <w:r w:rsidRPr="008E3B2C">
        <w:rPr>
          <w:rFonts w:ascii="Calibri" w:eastAsia="Times New Roman" w:hAnsi="Calibri" w:cs="Times New Roman"/>
        </w:rPr>
        <w:t>A web based VPN, such as Sonic Wall, Firebox, CISCO SSL VPN, etc.</w:t>
      </w:r>
      <w:r w:rsidRPr="008E3B2C">
        <w:rPr>
          <w:rFonts w:ascii="Calibri" w:eastAsia="Times New Roman" w:hAnsi="Calibri" w:cs="Times New Roman"/>
        </w:rPr>
        <w:br/>
        <w:t xml:space="preserve"> </w:t>
      </w:r>
    </w:p>
    <w:p w14:paraId="369DEE2F" w14:textId="77777777" w:rsidR="008E3B2C" w:rsidRPr="008E3B2C" w:rsidRDefault="008E3B2C" w:rsidP="00DF4F96">
      <w:pPr>
        <w:numPr>
          <w:ilvl w:val="0"/>
          <w:numId w:val="2"/>
        </w:numPr>
        <w:spacing w:after="0" w:line="240" w:lineRule="auto"/>
        <w:ind w:left="1080"/>
        <w:textAlignment w:val="center"/>
        <w:rPr>
          <w:rFonts w:ascii="Times New Roman" w:eastAsia="Times New Roman" w:hAnsi="Times New Roman" w:cs="Times New Roman"/>
          <w:sz w:val="24"/>
          <w:szCs w:val="24"/>
        </w:rPr>
      </w:pPr>
      <w:r w:rsidRPr="008E3B2C">
        <w:rPr>
          <w:rFonts w:ascii="Calibri" w:eastAsia="Times New Roman" w:hAnsi="Calibri" w:cs="Times New Roman"/>
        </w:rPr>
        <w:t>An RDP connection to a Terminal Server or Citrix server within the Client's network</w:t>
      </w:r>
    </w:p>
    <w:p w14:paraId="63C74B07" w14:textId="77777777" w:rsidR="008E3B2C" w:rsidRPr="008E3B2C" w:rsidRDefault="008E3B2C" w:rsidP="008E3B2C">
      <w:pPr>
        <w:spacing w:after="0" w:line="240" w:lineRule="auto"/>
        <w:ind w:left="1080"/>
        <w:rPr>
          <w:rFonts w:ascii="Calibri" w:eastAsia="Times New Roman" w:hAnsi="Calibri" w:cs="Times New Roman"/>
        </w:rPr>
      </w:pPr>
      <w:r w:rsidRPr="008E3B2C">
        <w:rPr>
          <w:rFonts w:ascii="Calibri" w:eastAsia="Times New Roman" w:hAnsi="Calibri" w:cs="Times New Roman"/>
        </w:rPr>
        <w:t>  </w:t>
      </w:r>
    </w:p>
    <w:p w14:paraId="6F963018" w14:textId="77777777" w:rsidR="008E3B2C" w:rsidRPr="00701584" w:rsidRDefault="008E3B2C" w:rsidP="008E3B2C">
      <w:pPr>
        <w:spacing w:after="0" w:line="240" w:lineRule="auto"/>
        <w:rPr>
          <w:rFonts w:ascii="Calibri" w:eastAsia="Times New Roman" w:hAnsi="Calibri" w:cs="Times New Roman"/>
          <w:bCs/>
          <w:iCs/>
        </w:rPr>
      </w:pPr>
      <w:r w:rsidRPr="00701584">
        <w:rPr>
          <w:rFonts w:ascii="Calibri" w:eastAsia="Times New Roman" w:hAnsi="Calibri" w:cs="Times New Roman"/>
          <w:bCs/>
          <w:i/>
          <w:iCs/>
        </w:rPr>
        <w:t>Remote access to the client site will be setup by Systems prior to the installation of Insight CS.  Documentation for the connection will also be created and made available by Systems.</w:t>
      </w:r>
    </w:p>
    <w:p w14:paraId="6FBFFFC7" w14:textId="77777777" w:rsidR="00307058" w:rsidRDefault="00307058" w:rsidP="008E3B2C">
      <w:pPr>
        <w:spacing w:after="0" w:line="240" w:lineRule="auto"/>
        <w:rPr>
          <w:rFonts w:ascii="Calibri" w:eastAsia="Times New Roman" w:hAnsi="Calibri" w:cs="Times New Roman"/>
          <w:b/>
          <w:bCs/>
          <w:iCs/>
        </w:rPr>
      </w:pPr>
    </w:p>
    <w:p w14:paraId="33C46743" w14:textId="77777777" w:rsidR="00701584" w:rsidRPr="00701584" w:rsidRDefault="00701584" w:rsidP="00701584">
      <w:pPr>
        <w:spacing w:after="0" w:line="240" w:lineRule="auto"/>
        <w:rPr>
          <w:rFonts w:ascii="Calibri" w:eastAsia="Times New Roman" w:hAnsi="Calibri" w:cs="Times New Roman"/>
          <w:b/>
          <w:bCs/>
          <w:iCs/>
        </w:rPr>
      </w:pPr>
    </w:p>
    <w:p w14:paraId="10BA3375" w14:textId="77777777" w:rsidR="00701584" w:rsidRPr="00701584" w:rsidRDefault="00701584" w:rsidP="005C403D">
      <w:pPr>
        <w:pStyle w:val="Heading2"/>
      </w:pPr>
      <w:bookmarkStart w:id="47" w:name="_Toc411923748"/>
      <w:bookmarkStart w:id="48" w:name="Ensure_Required_Servers_installed"/>
      <w:r w:rsidRPr="00701584">
        <w:t>Ensure All Required Servers have been Installed at the Client Site</w:t>
      </w:r>
      <w:bookmarkEnd w:id="47"/>
    </w:p>
    <w:bookmarkEnd w:id="48"/>
    <w:p w14:paraId="5254D93C" w14:textId="77777777" w:rsidR="00701584" w:rsidRPr="00701584" w:rsidRDefault="00701584" w:rsidP="00701584">
      <w:pPr>
        <w:spacing w:after="0" w:line="240" w:lineRule="auto"/>
        <w:rPr>
          <w:rFonts w:ascii="Calibri" w:eastAsia="Times New Roman" w:hAnsi="Calibri" w:cs="Times New Roman"/>
          <w:bCs/>
        </w:rPr>
      </w:pPr>
      <w:r w:rsidRPr="00701584">
        <w:rPr>
          <w:rFonts w:ascii="Calibri" w:eastAsia="Times New Roman" w:hAnsi="Calibri" w:cs="Times New Roman"/>
          <w:bCs/>
        </w:rPr>
        <w:t>The following installations should be verified:</w:t>
      </w:r>
    </w:p>
    <w:p w14:paraId="1C1EA273" w14:textId="77777777" w:rsidR="00701584" w:rsidRPr="00701584" w:rsidRDefault="00701584" w:rsidP="00701584">
      <w:pPr>
        <w:spacing w:after="0" w:line="240" w:lineRule="auto"/>
        <w:rPr>
          <w:rFonts w:ascii="Calibri" w:eastAsia="Times New Roman" w:hAnsi="Calibri" w:cs="Times New Roman"/>
        </w:rPr>
      </w:pPr>
      <w:r w:rsidRPr="00701584">
        <w:rPr>
          <w:rFonts w:ascii="Calibri" w:eastAsia="Times New Roman" w:hAnsi="Calibri" w:cs="Times New Roman"/>
        </w:rPr>
        <w:t> </w:t>
      </w:r>
    </w:p>
    <w:p w14:paraId="5E4ACC79" w14:textId="77777777" w:rsidR="00701584" w:rsidRPr="00701584" w:rsidRDefault="00701584" w:rsidP="00701584">
      <w:pPr>
        <w:spacing w:after="0" w:line="240" w:lineRule="auto"/>
        <w:rPr>
          <w:rFonts w:ascii="Calibri" w:eastAsia="Times New Roman" w:hAnsi="Calibri" w:cs="Times New Roman"/>
          <w:u w:val="single"/>
        </w:rPr>
      </w:pPr>
      <w:r w:rsidRPr="00701584">
        <w:rPr>
          <w:rFonts w:ascii="Calibri" w:eastAsia="Times New Roman" w:hAnsi="Calibri" w:cs="Times New Roman"/>
          <w:u w:val="single"/>
        </w:rPr>
        <w:t>For standard installation:</w:t>
      </w:r>
    </w:p>
    <w:p w14:paraId="76932EB9" w14:textId="77777777" w:rsidR="00701584" w:rsidRPr="00701584" w:rsidRDefault="00701584" w:rsidP="00701584">
      <w:pPr>
        <w:spacing w:after="0" w:line="240" w:lineRule="auto"/>
        <w:rPr>
          <w:rFonts w:ascii="Calibri" w:eastAsia="Times New Roman" w:hAnsi="Calibri" w:cs="Times New Roman"/>
        </w:rPr>
      </w:pPr>
      <w:r w:rsidRPr="00701584">
        <w:rPr>
          <w:rFonts w:ascii="Calibri" w:eastAsia="Times New Roman" w:hAnsi="Calibri" w:cs="Times New Roman"/>
        </w:rPr>
        <w:t> </w:t>
      </w:r>
    </w:p>
    <w:p w14:paraId="644D96D4" w14:textId="17BEC4A0" w:rsidR="00203AEC" w:rsidRDefault="00701584"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sidRPr="00701584">
        <w:rPr>
          <w:rFonts w:ascii="Calibri" w:eastAsia="Times New Roman" w:hAnsi="Calibri" w:cs="Times New Roman"/>
        </w:rPr>
        <w:t>SQL Server Database Engine</w:t>
      </w:r>
    </w:p>
    <w:p w14:paraId="0C89FE4D" w14:textId="22C50614" w:rsidR="00203AEC" w:rsidRPr="00203AEC" w:rsidRDefault="00203AEC"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Pr>
          <w:rFonts w:eastAsia="Times New Roman" w:cstheme="minorHAnsi"/>
        </w:rPr>
        <w:t>Warehouse Server – can optionally be housed on SQL Server (determined by DevOps)</w:t>
      </w:r>
    </w:p>
    <w:p w14:paraId="15426A97" w14:textId="77777777" w:rsidR="00701584" w:rsidRPr="00701584" w:rsidRDefault="00701584"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sidRPr="00701584">
        <w:rPr>
          <w:rFonts w:ascii="Calibri" w:eastAsia="Times New Roman" w:hAnsi="Calibri" w:cs="Times New Roman"/>
        </w:rPr>
        <w:t>SQL Server Reporting Services</w:t>
      </w:r>
    </w:p>
    <w:p w14:paraId="2FFFF0A2" w14:textId="77777777" w:rsidR="00701584" w:rsidRPr="00817F5B" w:rsidRDefault="00701584"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sidRPr="00701584">
        <w:rPr>
          <w:rFonts w:ascii="Calibri" w:eastAsia="Times New Roman" w:hAnsi="Calibri" w:cs="Times New Roman"/>
        </w:rPr>
        <w:t>2 x Application Servers</w:t>
      </w:r>
      <w:r w:rsidR="00817F5B">
        <w:rPr>
          <w:rFonts w:ascii="Calibri" w:eastAsia="Times New Roman" w:hAnsi="Calibri" w:cs="Times New Roman"/>
        </w:rPr>
        <w:t>. Necessary applications include:</w:t>
      </w:r>
    </w:p>
    <w:p w14:paraId="08BF3F29" w14:textId="77777777" w:rsidR="00817F5B" w:rsidRPr="00817F5B" w:rsidRDefault="00817F5B"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Microsoft Excel</w:t>
      </w:r>
    </w:p>
    <w:p w14:paraId="2BE6C63D" w14:textId="77777777" w:rsidR="00817F5B" w:rsidRPr="00817F5B" w:rsidRDefault="00817F5B"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Microsoft Word</w:t>
      </w:r>
    </w:p>
    <w:p w14:paraId="4F4FCA6E" w14:textId="77777777" w:rsidR="00817F5B" w:rsidRPr="00817F5B" w:rsidRDefault="00817F5B"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Adobe Acrobat Reader</w:t>
      </w:r>
    </w:p>
    <w:p w14:paraId="4315C79C" w14:textId="77777777" w:rsidR="00817F5B" w:rsidRPr="00817F5B" w:rsidRDefault="00151AC8"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Notepad</w:t>
      </w:r>
      <w:r w:rsidR="00817F5B">
        <w:rPr>
          <w:rFonts w:ascii="Calibri" w:eastAsia="Times New Roman" w:hAnsi="Calibri" w:cs="Times New Roman"/>
        </w:rPr>
        <w:t>++</w:t>
      </w:r>
    </w:p>
    <w:p w14:paraId="359789DC" w14:textId="77777777" w:rsidR="00817F5B" w:rsidRPr="00462EDF" w:rsidRDefault="00817F5B"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SQL Server Management Studio</w:t>
      </w:r>
    </w:p>
    <w:p w14:paraId="03B5C4AD" w14:textId="1780E317" w:rsidR="00203AEC" w:rsidRDefault="00462EDF" w:rsidP="00DF4F96">
      <w:pPr>
        <w:numPr>
          <w:ilvl w:val="1"/>
          <w:numId w:val="3"/>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rPr>
        <w:t>.NET Framework 3.5 and 4.0</w:t>
      </w:r>
    </w:p>
    <w:p w14:paraId="29EC9D4E" w14:textId="654A1A2A" w:rsidR="00203AEC" w:rsidRPr="00B56B4B" w:rsidRDefault="00203AEC"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Pr>
          <w:rFonts w:ascii="Calibri" w:eastAsia="Times New Roman" w:hAnsi="Calibri" w:cs="Times New Roman"/>
        </w:rPr>
        <w:t>Imaging server – can optionally be housed on Application Servers (determined by DevOps)</w:t>
      </w:r>
    </w:p>
    <w:p w14:paraId="66DAB178" w14:textId="583921C7" w:rsidR="00B56B4B" w:rsidRPr="00780A93" w:rsidRDefault="00B56B4B" w:rsidP="00DF4F96">
      <w:pPr>
        <w:numPr>
          <w:ilvl w:val="0"/>
          <w:numId w:val="3"/>
        </w:numPr>
        <w:spacing w:after="0" w:line="240" w:lineRule="auto"/>
        <w:ind w:left="1080"/>
        <w:textAlignment w:val="center"/>
        <w:rPr>
          <w:rFonts w:ascii="Times New Roman" w:eastAsia="Times New Roman" w:hAnsi="Times New Roman" w:cs="Times New Roman"/>
          <w:sz w:val="24"/>
          <w:szCs w:val="24"/>
        </w:rPr>
      </w:pPr>
      <w:r>
        <w:rPr>
          <w:rFonts w:ascii="Calibri" w:eastAsia="Times New Roman" w:hAnsi="Calibri" w:cs="Times New Roman"/>
        </w:rPr>
        <w:t>Web Server</w:t>
      </w:r>
    </w:p>
    <w:p w14:paraId="4694A4EC" w14:textId="77777777" w:rsidR="00203AEC" w:rsidRPr="00203AEC" w:rsidRDefault="00203AEC" w:rsidP="00203AEC">
      <w:pPr>
        <w:spacing w:after="0" w:line="240" w:lineRule="auto"/>
        <w:textAlignment w:val="center"/>
        <w:rPr>
          <w:rFonts w:ascii="Times New Roman" w:eastAsia="Times New Roman" w:hAnsi="Times New Roman" w:cs="Times New Roman"/>
          <w:sz w:val="24"/>
          <w:szCs w:val="24"/>
        </w:rPr>
      </w:pPr>
    </w:p>
    <w:p w14:paraId="1C277E9A" w14:textId="4C2318C3" w:rsidR="00701584" w:rsidRPr="00801E57" w:rsidRDefault="00701584" w:rsidP="00801E57">
      <w:pPr>
        <w:spacing w:after="0" w:line="240" w:lineRule="auto"/>
        <w:ind w:left="1080"/>
        <w:rPr>
          <w:rFonts w:ascii="Calibri" w:eastAsia="Times New Roman" w:hAnsi="Calibri" w:cs="Times New Roman"/>
        </w:rPr>
      </w:pPr>
      <w:r w:rsidRPr="00701584">
        <w:rPr>
          <w:rFonts w:ascii="Calibri" w:eastAsia="Times New Roman" w:hAnsi="Calibri" w:cs="Times New Roman"/>
        </w:rPr>
        <w:t> </w:t>
      </w:r>
    </w:p>
    <w:p w14:paraId="32309776" w14:textId="14B2468E" w:rsidR="005C266C" w:rsidRDefault="005C266C" w:rsidP="00701584">
      <w:pPr>
        <w:spacing w:after="0" w:line="240" w:lineRule="auto"/>
        <w:textAlignment w:val="center"/>
        <w:rPr>
          <w:rFonts w:eastAsia="Times New Roman" w:cs="Times New Roman"/>
          <w:sz w:val="24"/>
          <w:szCs w:val="24"/>
        </w:rPr>
      </w:pPr>
      <w:r>
        <w:rPr>
          <w:rFonts w:eastAsia="Times New Roman" w:cs="Times New Roman"/>
          <w:sz w:val="24"/>
          <w:szCs w:val="24"/>
        </w:rPr>
        <w:t xml:space="preserve">Local Admin Rights should be granted to all </w:t>
      </w:r>
      <w:r w:rsidR="00801E57">
        <w:rPr>
          <w:rFonts w:eastAsia="Times New Roman" w:cs="Times New Roman"/>
          <w:sz w:val="24"/>
          <w:szCs w:val="24"/>
        </w:rPr>
        <w:t>Medsphere</w:t>
      </w:r>
      <w:r>
        <w:rPr>
          <w:rFonts w:eastAsia="Times New Roman" w:cs="Times New Roman"/>
          <w:sz w:val="24"/>
          <w:szCs w:val="24"/>
        </w:rPr>
        <w:t xml:space="preserve"> logins.</w:t>
      </w:r>
    </w:p>
    <w:p w14:paraId="0D2F6894" w14:textId="77777777" w:rsidR="005C266C" w:rsidRDefault="005C266C" w:rsidP="00701584">
      <w:pPr>
        <w:spacing w:after="0" w:line="240" w:lineRule="auto"/>
        <w:textAlignment w:val="center"/>
        <w:rPr>
          <w:rFonts w:eastAsia="Times New Roman" w:cs="Times New Roman"/>
          <w:sz w:val="24"/>
          <w:szCs w:val="24"/>
        </w:rPr>
      </w:pPr>
    </w:p>
    <w:p w14:paraId="6ECBC004" w14:textId="2562363B" w:rsidR="003354AB" w:rsidRPr="00AA491E" w:rsidRDefault="003354AB" w:rsidP="005C403D">
      <w:pPr>
        <w:pStyle w:val="Heading2"/>
      </w:pPr>
      <w:bookmarkStart w:id="49" w:name="_Toc411923749"/>
      <w:bookmarkStart w:id="50" w:name="Upload_Required_Files"/>
      <w:r w:rsidRPr="00AA491E">
        <w:t>Upload Required Installation Files to Client Application Server</w:t>
      </w:r>
      <w:bookmarkEnd w:id="49"/>
    </w:p>
    <w:bookmarkEnd w:id="50"/>
    <w:p w14:paraId="199259E2" w14:textId="77777777" w:rsidR="003354AB" w:rsidRDefault="003354AB" w:rsidP="003354AB">
      <w:pPr>
        <w:rPr>
          <w:rFonts w:eastAsia="Times New Roman" w:cs="Times New Roman"/>
        </w:rPr>
      </w:pPr>
      <w:r w:rsidRPr="00AA491E">
        <w:rPr>
          <w:rFonts w:eastAsia="Times New Roman" w:cs="Times New Roman"/>
        </w:rPr>
        <w:t>At this point, you will need to take the following steps to get all required packages to the client network:</w:t>
      </w:r>
    </w:p>
    <w:p w14:paraId="1E8EF378" w14:textId="44560DE6" w:rsidR="003354AB" w:rsidRDefault="003354AB" w:rsidP="00DF4F96">
      <w:pPr>
        <w:pStyle w:val="ListParagraph"/>
        <w:numPr>
          <w:ilvl w:val="0"/>
          <w:numId w:val="11"/>
        </w:numPr>
        <w:rPr>
          <w:rFonts w:eastAsia="Times New Roman" w:cs="Times New Roman"/>
        </w:rPr>
      </w:pPr>
      <w:r>
        <w:rPr>
          <w:rFonts w:eastAsia="Times New Roman" w:cs="Times New Roman"/>
        </w:rPr>
        <w:lastRenderedPageBreak/>
        <w:t>Prepare the files for download</w:t>
      </w:r>
      <w:r w:rsidR="004B1384">
        <w:rPr>
          <w:rFonts w:eastAsia="Times New Roman" w:cs="Times New Roman"/>
        </w:rPr>
        <w:t xml:space="preserve"> (these files are currently located on the </w:t>
      </w:r>
      <w:hyperlink r:id="rId15" w:history="1">
        <w:r w:rsidR="004B1384" w:rsidRPr="00D360BA">
          <w:rPr>
            <w:rStyle w:val="Hyperlink"/>
            <w:rFonts w:eastAsia="Times New Roman" w:cs="Times New Roman"/>
          </w:rPr>
          <w:t>\\stkl-fileserv\</w:t>
        </w:r>
      </w:hyperlink>
      <w:r w:rsidR="004B1384">
        <w:rPr>
          <w:rFonts w:eastAsia="Times New Roman" w:cs="Times New Roman"/>
        </w:rPr>
        <w:t xml:space="preserve"> server.  Should probably move to sharepoint in the future</w:t>
      </w:r>
      <w:r>
        <w:rPr>
          <w:rFonts w:eastAsia="Times New Roman" w:cs="Times New Roman"/>
        </w:rPr>
        <w:t>:</w:t>
      </w:r>
    </w:p>
    <w:p w14:paraId="6D1EF731" w14:textId="77777777" w:rsidR="003354AB" w:rsidRPr="004B1384" w:rsidRDefault="003354AB" w:rsidP="00DF4F96">
      <w:pPr>
        <w:pStyle w:val="ListParagraph"/>
        <w:numPr>
          <w:ilvl w:val="1"/>
          <w:numId w:val="11"/>
        </w:numPr>
        <w:rPr>
          <w:rFonts w:eastAsia="Times New Roman" w:cs="Times New Roman"/>
        </w:rPr>
      </w:pPr>
      <w:r w:rsidRPr="004B1384">
        <w:rPr>
          <w:rFonts w:eastAsia="Times New Roman" w:cs="Times New Roman"/>
        </w:rPr>
        <w:t>You will need to create a ZIP package with the following contents:</w:t>
      </w:r>
    </w:p>
    <w:p w14:paraId="57FE0045" w14:textId="7DEB1678" w:rsidR="003354AB" w:rsidRDefault="003354AB" w:rsidP="00DF4F96">
      <w:pPr>
        <w:pStyle w:val="ListParagraph"/>
        <w:numPr>
          <w:ilvl w:val="2"/>
          <w:numId w:val="11"/>
        </w:numPr>
        <w:rPr>
          <w:rFonts w:eastAsia="Times New Roman" w:cs="Times New Roman"/>
        </w:rPr>
      </w:pPr>
      <w:r w:rsidRPr="00AA491E">
        <w:rPr>
          <w:rFonts w:eastAsia="Times New Roman" w:cs="Times New Roman"/>
          <w:u w:val="single"/>
        </w:rPr>
        <w:t>Prerequisite Files</w:t>
      </w:r>
      <w:r>
        <w:rPr>
          <w:rFonts w:eastAsia="Times New Roman" w:cs="Times New Roman"/>
        </w:rPr>
        <w:t>: InsightCS prerequisite installation files for the version that you will be installing.  These can be found in “I:\&lt;MAJOR VERSION&gt;\</w:t>
      </w:r>
      <w:r w:rsidRPr="00AA491E">
        <w:rPr>
          <w:rFonts w:eastAsia="Times New Roman" w:cs="Times New Roman"/>
        </w:rPr>
        <w:t>Prerequisites</w:t>
      </w:r>
      <w:r>
        <w:rPr>
          <w:rFonts w:eastAsia="Times New Roman" w:cs="Times New Roman"/>
        </w:rPr>
        <w:t>”</w:t>
      </w:r>
      <w:r w:rsidR="00975ADB">
        <w:rPr>
          <w:rFonts w:eastAsia="Times New Roman" w:cs="Times New Roman"/>
        </w:rPr>
        <w:t xml:space="preserve"> – Report Viewer</w:t>
      </w:r>
      <w:r>
        <w:rPr>
          <w:rFonts w:eastAsia="Times New Roman" w:cs="Times New Roman"/>
        </w:rPr>
        <w:br/>
      </w:r>
    </w:p>
    <w:p w14:paraId="465D3F71" w14:textId="2CB20EE9" w:rsidR="003354AB" w:rsidRDefault="003354AB" w:rsidP="00DF4F96">
      <w:pPr>
        <w:pStyle w:val="ListParagraph"/>
        <w:numPr>
          <w:ilvl w:val="2"/>
          <w:numId w:val="11"/>
        </w:numPr>
        <w:rPr>
          <w:rFonts w:eastAsia="Times New Roman" w:cs="Times New Roman"/>
        </w:rPr>
      </w:pPr>
      <w:r w:rsidRPr="00AA491E">
        <w:rPr>
          <w:rFonts w:eastAsia="Times New Roman" w:cs="Times New Roman"/>
          <w:u w:val="single"/>
        </w:rPr>
        <w:t>InsightCS Installer</w:t>
      </w:r>
      <w:r>
        <w:rPr>
          <w:rFonts w:eastAsia="Times New Roman" w:cs="Times New Roman"/>
        </w:rPr>
        <w:t>: The InsightCS Installation file (.MSI) for the version you are installing.  This file can be found in “I:\&lt;MAJOR VERSION&gt;\&lt;MINOR VERSION&gt;\Setup”</w:t>
      </w:r>
      <w:r w:rsidR="00975ADB">
        <w:rPr>
          <w:rFonts w:eastAsia="Times New Roman" w:cs="Times New Roman"/>
        </w:rPr>
        <w:t xml:space="preserve"> - </w:t>
      </w:r>
      <w:r w:rsidR="00975ADB" w:rsidRPr="00975ADB">
        <w:rPr>
          <w:rFonts w:eastAsia="Times New Roman" w:cs="Times New Roman"/>
        </w:rPr>
        <w:t>Insight</w:t>
      </w:r>
      <w:r w:rsidR="00975ADB">
        <w:rPr>
          <w:rFonts w:eastAsia="Times New Roman" w:cs="Times New Roman"/>
        </w:rPr>
        <w:t>YYYY</w:t>
      </w:r>
      <w:r w:rsidR="00975ADB" w:rsidRPr="00975ADB">
        <w:rPr>
          <w:rFonts w:eastAsia="Times New Roman" w:cs="Times New Roman"/>
        </w:rPr>
        <w:t>.</w:t>
      </w:r>
      <w:r w:rsidR="00975ADB">
        <w:rPr>
          <w:rFonts w:eastAsia="Times New Roman" w:cs="Times New Roman"/>
        </w:rPr>
        <w:t>Q.MSI</w:t>
      </w:r>
      <w:r w:rsidR="00EC6131">
        <w:rPr>
          <w:rFonts w:eastAsia="Times New Roman" w:cs="Times New Roman"/>
        </w:rPr>
        <w:br/>
      </w:r>
      <w:r w:rsidR="00EC6131" w:rsidRPr="00EC6131">
        <w:rPr>
          <w:rFonts w:eastAsia="Times New Roman" w:cs="Times New Roman"/>
          <w:noProof/>
          <w:color w:val="C00000"/>
          <w:sz w:val="18"/>
          <w:szCs w:val="18"/>
        </w:rPr>
        <w:drawing>
          <wp:inline distT="0" distB="0" distL="0" distR="0" wp14:anchorId="078668BC" wp14:editId="4A6C9C02">
            <wp:extent cx="220345" cy="213995"/>
            <wp:effectExtent l="19050" t="0" r="8255" b="0"/>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20345" cy="213995"/>
                    </a:xfrm>
                    <a:prstGeom prst="rect">
                      <a:avLst/>
                    </a:prstGeom>
                    <a:noFill/>
                    <a:ln w="9525">
                      <a:noFill/>
                      <a:miter lim="800000"/>
                      <a:headEnd/>
                      <a:tailEnd/>
                    </a:ln>
                  </pic:spPr>
                </pic:pic>
              </a:graphicData>
            </a:graphic>
          </wp:inline>
        </w:drawing>
      </w:r>
      <w:r w:rsidR="00EC6131">
        <w:rPr>
          <w:rFonts w:eastAsia="Times New Roman" w:cs="Times New Roman"/>
        </w:rPr>
        <w:t xml:space="preserve"> </w:t>
      </w:r>
      <w:r w:rsidR="00EC6131" w:rsidRPr="00EC6131">
        <w:rPr>
          <w:rFonts w:eastAsia="Times New Roman" w:cs="Times New Roman"/>
          <w:color w:val="C00000"/>
          <w:sz w:val="18"/>
          <w:szCs w:val="18"/>
        </w:rPr>
        <w:t xml:space="preserve">You should NOT install any version higher than the </w:t>
      </w:r>
      <w:hyperlink w:anchor="Definitions" w:history="1">
        <w:r w:rsidR="00EC6131" w:rsidRPr="00570E88">
          <w:rPr>
            <w:rStyle w:val="Hyperlink"/>
            <w:rFonts w:eastAsia="Times New Roman" w:cs="Times New Roman"/>
            <w:sz w:val="18"/>
            <w:szCs w:val="18"/>
          </w:rPr>
          <w:t>officially supported release</w:t>
        </w:r>
      </w:hyperlink>
      <w:r w:rsidR="00EC6131" w:rsidRPr="00EC6131">
        <w:rPr>
          <w:rFonts w:eastAsia="Times New Roman" w:cs="Times New Roman"/>
          <w:color w:val="C00000"/>
          <w:sz w:val="18"/>
          <w:szCs w:val="18"/>
        </w:rPr>
        <w:t xml:space="preserve">.  </w:t>
      </w:r>
      <w:r>
        <w:rPr>
          <w:rFonts w:eastAsia="Times New Roman" w:cs="Times New Roman"/>
        </w:rPr>
        <w:br/>
      </w:r>
    </w:p>
    <w:p w14:paraId="0257ACDE" w14:textId="77777777" w:rsidR="003354AB" w:rsidRPr="00AA491E" w:rsidRDefault="003354AB" w:rsidP="00DF4F96">
      <w:pPr>
        <w:pStyle w:val="ListParagraph"/>
        <w:numPr>
          <w:ilvl w:val="2"/>
          <w:numId w:val="11"/>
        </w:numPr>
        <w:rPr>
          <w:rFonts w:eastAsia="Times New Roman" w:cs="Times New Roman"/>
        </w:rPr>
      </w:pPr>
      <w:r>
        <w:rPr>
          <w:rFonts w:eastAsia="Times New Roman" w:cs="Times New Roman"/>
          <w:u w:val="single"/>
        </w:rPr>
        <w:t>InsightCS Reports Installer</w:t>
      </w:r>
      <w:r w:rsidRPr="00AA491E">
        <w:rPr>
          <w:rFonts w:eastAsia="Times New Roman" w:cs="Times New Roman"/>
        </w:rPr>
        <w:t xml:space="preserve">: </w:t>
      </w:r>
      <w:r>
        <w:rPr>
          <w:rFonts w:eastAsia="Times New Roman" w:cs="Times New Roman"/>
        </w:rPr>
        <w:t>The InsightCS Reports Installation file (.EXE) for the version you are installing.  This file can be found in “I:\&lt;MAJOR VERSION&gt;\Reporting\Setup”</w:t>
      </w:r>
      <w:r w:rsidR="00EC6131">
        <w:rPr>
          <w:rFonts w:eastAsia="Times New Roman" w:cs="Times New Roman"/>
        </w:rPr>
        <w:br/>
      </w:r>
      <w:r w:rsidR="00EC6131" w:rsidRPr="00EC6131">
        <w:rPr>
          <w:rFonts w:eastAsia="Times New Roman" w:cs="Times New Roman"/>
          <w:noProof/>
          <w:color w:val="C00000"/>
          <w:sz w:val="18"/>
          <w:szCs w:val="18"/>
        </w:rPr>
        <w:drawing>
          <wp:inline distT="0" distB="0" distL="0" distR="0" wp14:anchorId="43A9DCE8" wp14:editId="668C8480">
            <wp:extent cx="220345" cy="213995"/>
            <wp:effectExtent l="19050" t="0" r="8255"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20345" cy="213995"/>
                    </a:xfrm>
                    <a:prstGeom prst="rect">
                      <a:avLst/>
                    </a:prstGeom>
                    <a:noFill/>
                    <a:ln w="9525">
                      <a:noFill/>
                      <a:miter lim="800000"/>
                      <a:headEnd/>
                      <a:tailEnd/>
                    </a:ln>
                  </pic:spPr>
                </pic:pic>
              </a:graphicData>
            </a:graphic>
          </wp:inline>
        </w:drawing>
      </w:r>
      <w:r w:rsidR="00EC6131">
        <w:rPr>
          <w:rFonts w:eastAsia="Times New Roman" w:cs="Times New Roman"/>
        </w:rPr>
        <w:t xml:space="preserve"> </w:t>
      </w:r>
      <w:r w:rsidR="00570E88" w:rsidRPr="00EC6131">
        <w:rPr>
          <w:rFonts w:eastAsia="Times New Roman" w:cs="Times New Roman"/>
          <w:color w:val="C00000"/>
          <w:sz w:val="18"/>
          <w:szCs w:val="18"/>
        </w:rPr>
        <w:t xml:space="preserve">You should NOT install any version higher than the </w:t>
      </w:r>
      <w:hyperlink w:anchor="Definitions" w:history="1">
        <w:r w:rsidR="00570E88" w:rsidRPr="00570E88">
          <w:rPr>
            <w:rStyle w:val="Hyperlink"/>
            <w:rFonts w:eastAsia="Times New Roman" w:cs="Times New Roman"/>
            <w:sz w:val="18"/>
            <w:szCs w:val="18"/>
          </w:rPr>
          <w:t>officially supported release</w:t>
        </w:r>
      </w:hyperlink>
      <w:r w:rsidR="00570E88" w:rsidRPr="00EC6131">
        <w:rPr>
          <w:rFonts w:eastAsia="Times New Roman" w:cs="Times New Roman"/>
          <w:color w:val="C00000"/>
          <w:sz w:val="18"/>
          <w:szCs w:val="18"/>
        </w:rPr>
        <w:t xml:space="preserve">.  </w:t>
      </w:r>
      <w:r>
        <w:rPr>
          <w:rFonts w:eastAsia="Times New Roman" w:cs="Times New Roman"/>
        </w:rPr>
        <w:br/>
      </w:r>
    </w:p>
    <w:p w14:paraId="788F79D1" w14:textId="77777777" w:rsidR="003354AB" w:rsidRDefault="003354AB" w:rsidP="00DF4F96">
      <w:pPr>
        <w:pStyle w:val="ListParagraph"/>
        <w:numPr>
          <w:ilvl w:val="2"/>
          <w:numId w:val="11"/>
        </w:numPr>
        <w:rPr>
          <w:rFonts w:eastAsia="Times New Roman" w:cs="Times New Roman"/>
        </w:rPr>
      </w:pPr>
      <w:r w:rsidRPr="00AA491E">
        <w:rPr>
          <w:rFonts w:eastAsia="Times New Roman" w:cs="Times New Roman"/>
          <w:u w:val="single"/>
        </w:rPr>
        <w:t>InsightCS Patch Installer</w:t>
      </w:r>
      <w:r>
        <w:rPr>
          <w:rFonts w:eastAsia="Times New Roman" w:cs="Times New Roman"/>
        </w:rPr>
        <w:t xml:space="preserve">: The Patch folder for the Patch Version you are installing.  This folder can be found in “I:\&lt;MAJOR VERSION&gt;\&lt;MINOR VERSION&gt;”.  </w:t>
      </w:r>
      <w:r w:rsidRPr="008A7972">
        <w:rPr>
          <w:rFonts w:eastAsia="Times New Roman" w:cs="Times New Roman"/>
          <w:i/>
        </w:rPr>
        <w:t>You will need the entire folder, as it contains the Reports installer as well as any needed scripts.</w:t>
      </w:r>
      <w:r w:rsidR="00EC6131">
        <w:rPr>
          <w:rFonts w:eastAsia="Times New Roman" w:cs="Times New Roman"/>
          <w:i/>
        </w:rPr>
        <w:br/>
      </w:r>
      <w:r w:rsidR="00EC6131" w:rsidRPr="00EC6131">
        <w:rPr>
          <w:rFonts w:eastAsia="Times New Roman" w:cs="Times New Roman"/>
          <w:noProof/>
          <w:color w:val="C00000"/>
          <w:sz w:val="18"/>
          <w:szCs w:val="18"/>
        </w:rPr>
        <w:drawing>
          <wp:inline distT="0" distB="0" distL="0" distR="0" wp14:anchorId="37C402A2" wp14:editId="75A5DC69">
            <wp:extent cx="220345" cy="213995"/>
            <wp:effectExtent l="19050" t="0" r="8255" b="0"/>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20345" cy="213995"/>
                    </a:xfrm>
                    <a:prstGeom prst="rect">
                      <a:avLst/>
                    </a:prstGeom>
                    <a:noFill/>
                    <a:ln w="9525">
                      <a:noFill/>
                      <a:miter lim="800000"/>
                      <a:headEnd/>
                      <a:tailEnd/>
                    </a:ln>
                  </pic:spPr>
                </pic:pic>
              </a:graphicData>
            </a:graphic>
          </wp:inline>
        </w:drawing>
      </w:r>
      <w:r w:rsidR="00EC6131">
        <w:rPr>
          <w:rFonts w:eastAsia="Times New Roman" w:cs="Times New Roman"/>
        </w:rPr>
        <w:t xml:space="preserve"> </w:t>
      </w:r>
      <w:r w:rsidR="00570E88" w:rsidRPr="00EC6131">
        <w:rPr>
          <w:rFonts w:eastAsia="Times New Roman" w:cs="Times New Roman"/>
          <w:color w:val="C00000"/>
          <w:sz w:val="18"/>
          <w:szCs w:val="18"/>
        </w:rPr>
        <w:t xml:space="preserve">You should NOT install any version higher than the </w:t>
      </w:r>
      <w:hyperlink w:anchor="Definitions" w:history="1">
        <w:r w:rsidR="00570E88" w:rsidRPr="00570E88">
          <w:rPr>
            <w:rStyle w:val="Hyperlink"/>
            <w:rFonts w:eastAsia="Times New Roman" w:cs="Times New Roman"/>
            <w:sz w:val="18"/>
            <w:szCs w:val="18"/>
          </w:rPr>
          <w:t>officially supported release</w:t>
        </w:r>
      </w:hyperlink>
      <w:r w:rsidR="00570E88" w:rsidRPr="00EC6131">
        <w:rPr>
          <w:rFonts w:eastAsia="Times New Roman" w:cs="Times New Roman"/>
          <w:color w:val="C00000"/>
          <w:sz w:val="18"/>
          <w:szCs w:val="18"/>
        </w:rPr>
        <w:t xml:space="preserve">.  </w:t>
      </w:r>
      <w:r>
        <w:rPr>
          <w:rFonts w:eastAsia="Times New Roman" w:cs="Times New Roman"/>
        </w:rPr>
        <w:br/>
      </w:r>
    </w:p>
    <w:p w14:paraId="33413779" w14:textId="77777777" w:rsidR="003354AB" w:rsidRDefault="003354AB" w:rsidP="00DF4F96">
      <w:pPr>
        <w:pStyle w:val="ListParagraph"/>
        <w:numPr>
          <w:ilvl w:val="2"/>
          <w:numId w:val="11"/>
        </w:numPr>
        <w:rPr>
          <w:rFonts w:eastAsia="Times New Roman" w:cs="Times New Roman"/>
        </w:rPr>
      </w:pPr>
      <w:r>
        <w:rPr>
          <w:rFonts w:eastAsia="Times New Roman" w:cs="Times New Roman"/>
          <w:u w:val="single"/>
        </w:rPr>
        <w:t>InsightCS Interface Installation Files</w:t>
      </w:r>
      <w:r>
        <w:rPr>
          <w:rFonts w:eastAsia="Times New Roman" w:cs="Times New Roman"/>
        </w:rPr>
        <w:t xml:space="preserve">: The InsightCS Interface Installation files can be found in “I:\&lt;MAJOR VERSION&gt;”.  </w:t>
      </w:r>
      <w:r w:rsidRPr="008A7972">
        <w:rPr>
          <w:rFonts w:eastAsia="Times New Roman" w:cs="Times New Roman"/>
          <w:i/>
        </w:rPr>
        <w:t>You will need the entire “IcsInterface” Folder.</w:t>
      </w:r>
      <w:r w:rsidRPr="008A7972">
        <w:rPr>
          <w:rFonts w:eastAsia="Times New Roman" w:cs="Times New Roman"/>
          <w:i/>
        </w:rPr>
        <w:br/>
      </w:r>
    </w:p>
    <w:p w14:paraId="67F9E0C4" w14:textId="4FABC758" w:rsidR="003354AB" w:rsidRDefault="003354AB" w:rsidP="00DF4F96">
      <w:pPr>
        <w:pStyle w:val="ListParagraph"/>
        <w:numPr>
          <w:ilvl w:val="2"/>
          <w:numId w:val="11"/>
        </w:numPr>
        <w:rPr>
          <w:rFonts w:eastAsia="Times New Roman" w:cs="Times New Roman"/>
        </w:rPr>
      </w:pPr>
      <w:r w:rsidRPr="008A7972">
        <w:rPr>
          <w:rFonts w:eastAsia="Times New Roman" w:cs="Times New Roman"/>
          <w:u w:val="single"/>
        </w:rPr>
        <w:t>InsightCS Model Database Backup Files</w:t>
      </w:r>
      <w:r>
        <w:rPr>
          <w:rFonts w:eastAsia="Times New Roman" w:cs="Times New Roman"/>
        </w:rPr>
        <w:t xml:space="preserve">: </w:t>
      </w:r>
      <w:r w:rsidR="009B5B5D">
        <w:rPr>
          <w:rFonts w:eastAsia="Times New Roman" w:cs="Times New Roman"/>
        </w:rPr>
        <w:t>location TBD</w:t>
      </w:r>
      <w:r>
        <w:rPr>
          <w:rFonts w:eastAsia="Times New Roman" w:cs="Times New Roman"/>
        </w:rPr>
        <w:br/>
      </w:r>
    </w:p>
    <w:p w14:paraId="7830A7CD" w14:textId="78A8B9ED" w:rsidR="007D052C" w:rsidRDefault="003354AB" w:rsidP="00DF4F96">
      <w:pPr>
        <w:pStyle w:val="ListParagraph"/>
        <w:numPr>
          <w:ilvl w:val="2"/>
          <w:numId w:val="11"/>
        </w:numPr>
        <w:rPr>
          <w:rFonts w:eastAsia="Times New Roman" w:cs="Times New Roman"/>
        </w:rPr>
      </w:pPr>
      <w:r w:rsidRPr="008A7972">
        <w:rPr>
          <w:rFonts w:eastAsia="Times New Roman" w:cs="Times New Roman"/>
          <w:u w:val="single"/>
        </w:rPr>
        <w:t>All Scripts Referenced in this manual</w:t>
      </w:r>
      <w:r>
        <w:rPr>
          <w:rFonts w:eastAsia="Times New Roman" w:cs="Times New Roman"/>
        </w:rPr>
        <w:t xml:space="preserve">: </w:t>
      </w:r>
      <w:hyperlink r:id="rId17" w:history="1">
        <w:r w:rsidR="00227919">
          <w:rPr>
            <w:rStyle w:val="Hyperlink"/>
          </w:rPr>
          <w:t>https://medsphere.sharepoint.com/IT%20Operations/Shared%20Documents/Forms/AllItems.aspx?viewpath=%2FIT%20Operations%2FShared%20Documents%2FForms%2FAllItems%2Easpx&amp;id=%2FIT%20Operations%2FShared%20Documents%2FRCM%2FOperations%20Files%20%28for%20new%20installs%29</w:t>
        </w:r>
      </w:hyperlink>
    </w:p>
    <w:p w14:paraId="587E68B4" w14:textId="6E08477D" w:rsidR="003354AB" w:rsidRPr="00227919" w:rsidRDefault="003354AB" w:rsidP="00227919">
      <w:pPr>
        <w:rPr>
          <w:rFonts w:eastAsia="Times New Roman" w:cs="Times New Roman"/>
        </w:rPr>
      </w:pPr>
      <w:r w:rsidRPr="00227919">
        <w:rPr>
          <w:rFonts w:eastAsia="Times New Roman" w:cs="Times New Roman"/>
        </w:rPr>
        <w:br/>
      </w:r>
      <w:r w:rsidRPr="00227919">
        <w:rPr>
          <w:rFonts w:eastAsia="Times New Roman" w:cs="Times New Roman"/>
        </w:rPr>
        <w:br/>
      </w:r>
    </w:p>
    <w:p w14:paraId="0FBE4C70" w14:textId="7040CBE6" w:rsidR="003354AB" w:rsidRPr="00227919" w:rsidRDefault="003354AB" w:rsidP="00DF4F96">
      <w:pPr>
        <w:pStyle w:val="ListParagraph"/>
        <w:numPr>
          <w:ilvl w:val="0"/>
          <w:numId w:val="11"/>
        </w:numPr>
        <w:rPr>
          <w:rFonts w:eastAsia="Times New Roman" w:cs="Times New Roman"/>
        </w:rPr>
      </w:pPr>
      <w:r>
        <w:rPr>
          <w:rFonts w:eastAsia="Times New Roman" w:cs="Times New Roman"/>
        </w:rPr>
        <w:lastRenderedPageBreak/>
        <w:t>Login to the client’s Application Server and download the newly created installation package (ZIP File)</w:t>
      </w:r>
      <w:r w:rsidRPr="00227919">
        <w:rPr>
          <w:rFonts w:eastAsia="Times New Roman" w:cs="Times New Roman"/>
        </w:rPr>
        <w:br/>
      </w:r>
    </w:p>
    <w:p w14:paraId="128725A7" w14:textId="043C7B92" w:rsidR="003354AB" w:rsidRDefault="003354AB" w:rsidP="00DF4F96">
      <w:pPr>
        <w:pStyle w:val="ListParagraph"/>
        <w:numPr>
          <w:ilvl w:val="0"/>
          <w:numId w:val="11"/>
        </w:numPr>
        <w:rPr>
          <w:rFonts w:eastAsia="Times New Roman" w:cs="Times New Roman"/>
        </w:rPr>
      </w:pPr>
      <w:r>
        <w:rPr>
          <w:rFonts w:eastAsia="Times New Roman" w:cs="Times New Roman"/>
        </w:rPr>
        <w:t>Once the installation package has been uploaded /downloaded to the client’s application server, unzip it to a new folder</w:t>
      </w:r>
      <w:r w:rsidR="00227919">
        <w:rPr>
          <w:rFonts w:eastAsia="Times New Roman" w:cs="Times New Roman"/>
        </w:rPr>
        <w:t xml:space="preserve"> of your choice</w:t>
      </w:r>
    </w:p>
    <w:p w14:paraId="65BC3DA6" w14:textId="77777777" w:rsidR="00AE24AE" w:rsidRPr="00AE24AE" w:rsidRDefault="00AE24AE" w:rsidP="005C403D">
      <w:pPr>
        <w:pStyle w:val="Heading2"/>
      </w:pPr>
      <w:bookmarkStart w:id="51" w:name="_Toc411923750"/>
      <w:bookmarkStart w:id="52" w:name="Create_Required_File_Shares"/>
      <w:r w:rsidRPr="00AE24AE">
        <w:t>Create the Required InsightCS Shares on the Client’s Application Servers</w:t>
      </w:r>
      <w:bookmarkEnd w:id="51"/>
    </w:p>
    <w:bookmarkEnd w:id="52"/>
    <w:p w14:paraId="0195FC2D" w14:textId="77777777" w:rsidR="00AE24AE" w:rsidRDefault="00AE24AE" w:rsidP="00AE24AE">
      <w:pPr>
        <w:rPr>
          <w:rFonts w:eastAsia="Times New Roman" w:cs="Times New Roman"/>
        </w:rPr>
      </w:pPr>
      <w:r>
        <w:rPr>
          <w:rFonts w:eastAsia="Times New Roman" w:cs="Times New Roman"/>
        </w:rPr>
        <w:t xml:space="preserve">There are two standard InsightCS related </w:t>
      </w:r>
      <w:r w:rsidR="00E35399">
        <w:rPr>
          <w:rFonts w:eastAsia="Times New Roman" w:cs="Times New Roman"/>
        </w:rPr>
        <w:t xml:space="preserve">folders </w:t>
      </w:r>
      <w:r>
        <w:rPr>
          <w:rFonts w:eastAsia="Times New Roman" w:cs="Times New Roman"/>
        </w:rPr>
        <w:t xml:space="preserve">that </w:t>
      </w:r>
      <w:r w:rsidR="00E35399">
        <w:rPr>
          <w:rFonts w:eastAsia="Times New Roman" w:cs="Times New Roman"/>
        </w:rPr>
        <w:t xml:space="preserve">need </w:t>
      </w:r>
      <w:r>
        <w:rPr>
          <w:rFonts w:eastAsia="Times New Roman" w:cs="Times New Roman"/>
        </w:rPr>
        <w:t xml:space="preserve">be created on </w:t>
      </w:r>
      <w:r w:rsidR="00E35399">
        <w:rPr>
          <w:rFonts w:eastAsia="Times New Roman" w:cs="Times New Roman"/>
        </w:rPr>
        <w:t xml:space="preserve">and shared from </w:t>
      </w:r>
      <w:r>
        <w:rPr>
          <w:rFonts w:eastAsia="Times New Roman" w:cs="Times New Roman"/>
        </w:rPr>
        <w:t xml:space="preserve">the data drive of </w:t>
      </w:r>
      <w:r w:rsidR="00E35399">
        <w:rPr>
          <w:rFonts w:eastAsia="Times New Roman" w:cs="Times New Roman"/>
        </w:rPr>
        <w:t>all InsightCS Application Servers.  They are:</w:t>
      </w:r>
    </w:p>
    <w:p w14:paraId="71F7E8EA" w14:textId="77777777" w:rsidR="00E35399" w:rsidRDefault="00E35399" w:rsidP="00DF4F96">
      <w:pPr>
        <w:pStyle w:val="ListParagraph"/>
        <w:numPr>
          <w:ilvl w:val="0"/>
          <w:numId w:val="13"/>
        </w:numPr>
        <w:rPr>
          <w:rFonts w:eastAsia="Times New Roman" w:cs="Times New Roman"/>
        </w:rPr>
      </w:pPr>
      <w:r>
        <w:rPr>
          <w:rFonts w:eastAsia="Times New Roman" w:cs="Times New Roman"/>
        </w:rPr>
        <w:t>“IcsInterface” (</w:t>
      </w:r>
      <w:r w:rsidRPr="00E35399">
        <w:rPr>
          <w:rFonts w:eastAsia="Times New Roman" w:cs="Times New Roman"/>
          <w:i/>
        </w:rPr>
        <w:t>shared on the network as ”&lt;APPSERVER&gt;\IcsInterface”</w:t>
      </w:r>
      <w:r>
        <w:rPr>
          <w:rFonts w:eastAsia="Times New Roman" w:cs="Times New Roman"/>
        </w:rPr>
        <w:t>)</w:t>
      </w:r>
      <w:r>
        <w:rPr>
          <w:rFonts w:eastAsia="Times New Roman" w:cs="Times New Roman"/>
        </w:rPr>
        <w:br/>
        <w:t>This share/folder is used by all InsightCS related interfaces and services</w:t>
      </w:r>
      <w:r w:rsidR="00701BFA">
        <w:rPr>
          <w:rFonts w:eastAsia="Times New Roman" w:cs="Times New Roman"/>
        </w:rPr>
        <w:br/>
      </w:r>
    </w:p>
    <w:p w14:paraId="4EAF5D68" w14:textId="77777777" w:rsidR="00E35399" w:rsidRDefault="00E35399" w:rsidP="00DF4F96">
      <w:pPr>
        <w:pStyle w:val="ListParagraph"/>
        <w:numPr>
          <w:ilvl w:val="0"/>
          <w:numId w:val="13"/>
        </w:numPr>
        <w:rPr>
          <w:rFonts w:eastAsia="Times New Roman" w:cs="Times New Roman"/>
        </w:rPr>
      </w:pPr>
      <w:r>
        <w:rPr>
          <w:rFonts w:eastAsia="Times New Roman" w:cs="Times New Roman"/>
        </w:rPr>
        <w:t>“InsightCS” (</w:t>
      </w:r>
      <w:r w:rsidRPr="00E35399">
        <w:rPr>
          <w:rFonts w:eastAsia="Times New Roman" w:cs="Times New Roman"/>
          <w:i/>
        </w:rPr>
        <w:t xml:space="preserve">shared on the network </w:t>
      </w:r>
      <w:r w:rsidR="00701BFA" w:rsidRPr="00E35399">
        <w:rPr>
          <w:rFonts w:eastAsia="Times New Roman" w:cs="Times New Roman"/>
          <w:i/>
        </w:rPr>
        <w:t>as”</w:t>
      </w:r>
      <w:r w:rsidRPr="00E35399">
        <w:rPr>
          <w:rFonts w:eastAsia="Times New Roman" w:cs="Times New Roman"/>
          <w:i/>
        </w:rPr>
        <w:t>&lt;APPSERVER&gt;\I</w:t>
      </w:r>
      <w:r>
        <w:rPr>
          <w:rFonts w:eastAsia="Times New Roman" w:cs="Times New Roman"/>
          <w:i/>
        </w:rPr>
        <w:t>nsightCS</w:t>
      </w:r>
      <w:r w:rsidRPr="00E35399">
        <w:rPr>
          <w:rFonts w:eastAsia="Times New Roman" w:cs="Times New Roman"/>
          <w:i/>
        </w:rPr>
        <w:t>”</w:t>
      </w:r>
      <w:r>
        <w:rPr>
          <w:rFonts w:eastAsia="Times New Roman" w:cs="Times New Roman"/>
        </w:rPr>
        <w:t>)</w:t>
      </w:r>
      <w:r>
        <w:rPr>
          <w:rFonts w:eastAsia="Times New Roman" w:cs="Times New Roman"/>
        </w:rPr>
        <w:br/>
        <w:t>This share is used for various reasons, for example as a place to keep the InsightCS client installation files.</w:t>
      </w:r>
    </w:p>
    <w:p w14:paraId="389F42A9" w14:textId="77777777" w:rsidR="00E35399" w:rsidRDefault="001969D2" w:rsidP="00E35399">
      <w:pPr>
        <w:rPr>
          <w:rFonts w:eastAsia="Times New Roman" w:cs="Times New Roman"/>
        </w:rPr>
      </w:pPr>
      <w:r>
        <w:rPr>
          <w:rFonts w:eastAsia="Times New Roman" w:cs="Times New Roman"/>
          <w:noProof/>
        </w:rPr>
        <w:drawing>
          <wp:anchor distT="0" distB="0" distL="114300" distR="114300" simplePos="0" relativeHeight="251658246" behindDoc="0" locked="0" layoutInCell="1" allowOverlap="1" wp14:anchorId="7705A6FF" wp14:editId="2EE47268">
            <wp:simplePos x="0" y="0"/>
            <wp:positionH relativeFrom="column">
              <wp:posOffset>183515</wp:posOffset>
            </wp:positionH>
            <wp:positionV relativeFrom="paragraph">
              <wp:posOffset>521970</wp:posOffset>
            </wp:positionV>
            <wp:extent cx="445135" cy="449580"/>
            <wp:effectExtent l="19050" t="0" r="0" b="0"/>
            <wp:wrapSquare wrapText="bothSides"/>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135" cy="449580"/>
                    </a:xfrm>
                    <a:prstGeom prst="rect">
                      <a:avLst/>
                    </a:prstGeom>
                    <a:noFill/>
                    <a:ln w="9525">
                      <a:noFill/>
                      <a:miter lim="800000"/>
                      <a:headEnd/>
                      <a:tailEnd/>
                    </a:ln>
                  </pic:spPr>
                </pic:pic>
              </a:graphicData>
            </a:graphic>
          </wp:anchor>
        </w:drawing>
      </w:r>
      <w:r w:rsidR="00E35399">
        <w:rPr>
          <w:rFonts w:eastAsia="Times New Roman" w:cs="Times New Roman"/>
        </w:rPr>
        <w:t>In addition, there is a specific directory structure that is needed</w:t>
      </w:r>
      <w:r w:rsidR="00A33779">
        <w:rPr>
          <w:rFonts w:eastAsia="Times New Roman" w:cs="Times New Roman"/>
        </w:rPr>
        <w:t>, and must be cr</w:t>
      </w:r>
      <w:r w:rsidR="00701BFA">
        <w:rPr>
          <w:rFonts w:eastAsia="Times New Roman" w:cs="Times New Roman"/>
        </w:rPr>
        <w:t>e</w:t>
      </w:r>
      <w:r w:rsidR="00A33779">
        <w:rPr>
          <w:rFonts w:eastAsia="Times New Roman" w:cs="Times New Roman"/>
        </w:rPr>
        <w:t>ated,</w:t>
      </w:r>
      <w:r w:rsidR="00E35399">
        <w:rPr>
          <w:rFonts w:eastAsia="Times New Roman" w:cs="Times New Roman"/>
        </w:rPr>
        <w:t xml:space="preserve"> under each of the above folders.  This folder structure is as follows:</w:t>
      </w:r>
      <w:r w:rsidR="00A33779" w:rsidRPr="00A33779">
        <w:rPr>
          <w:rFonts w:eastAsia="Times New Roman" w:cs="Times New Roman"/>
        </w:rPr>
        <w:t xml:space="preserve"> </w:t>
      </w:r>
    </w:p>
    <w:p w14:paraId="7F6F80EF" w14:textId="41D2E9B9" w:rsidR="00E67EAE" w:rsidRDefault="00A33779" w:rsidP="001969D2">
      <w:pPr>
        <w:rPr>
          <w:rFonts w:cs="Arial"/>
          <w:color w:val="00B050"/>
        </w:rPr>
      </w:pPr>
      <w:r w:rsidRPr="001969D2">
        <w:rPr>
          <w:rFonts w:cs="Arial"/>
          <w:color w:val="00B050"/>
        </w:rPr>
        <w:t>The “</w:t>
      </w:r>
      <w:r w:rsidRPr="001969D2">
        <w:rPr>
          <w:rFonts w:cs="Arial"/>
          <w:b/>
          <w:color w:val="00B050"/>
        </w:rPr>
        <w:t>Create Standard Application Server Directories.bat</w:t>
      </w:r>
      <w:r w:rsidRPr="001969D2">
        <w:rPr>
          <w:rFonts w:cs="Arial"/>
          <w:color w:val="00B050"/>
        </w:rPr>
        <w:t>”</w:t>
      </w:r>
      <w:r w:rsidR="00552CBB">
        <w:rPr>
          <w:rFonts w:cs="Arial"/>
          <w:color w:val="00B050"/>
        </w:rPr>
        <w:t xml:space="preserve"> (</w:t>
      </w:r>
      <w:r w:rsidRPr="001969D2">
        <w:rPr>
          <w:rFonts w:cs="Arial"/>
          <w:color w:val="00B050"/>
        </w:rPr>
        <w:t xml:space="preserve"> script will create the following directory structure automatically.  To use this script, copy it to the base of the drive where you want the folder</w:t>
      </w:r>
      <w:r w:rsidR="006F7CCF">
        <w:rPr>
          <w:rFonts w:cs="Arial"/>
          <w:color w:val="00B050"/>
        </w:rPr>
        <w:t xml:space="preserve"> structure (C:\ or D:\ drive for example) and double-click it. </w:t>
      </w:r>
    </w:p>
    <w:p w14:paraId="50CD2C1A" w14:textId="1CF8C1DF" w:rsidR="00A33779" w:rsidRDefault="00E67EAE" w:rsidP="001969D2">
      <w:pPr>
        <w:rPr>
          <w:rFonts w:cs="Arial"/>
          <w:color w:val="00B050"/>
        </w:rPr>
      </w:pPr>
      <w:r>
        <w:rPr>
          <w:rFonts w:cs="Arial"/>
          <w:color w:val="00B050"/>
        </w:rPr>
        <w:t xml:space="preserve">Also, anywhere in the script that references </w:t>
      </w:r>
      <w:del w:id="53" w:author="Brian Stockell" w:date="2019-11-21T13:53:00Z">
        <w:r w:rsidDel="00A54B96">
          <w:rPr>
            <w:rFonts w:cs="Arial"/>
            <w:color w:val="00B050"/>
          </w:rPr>
          <w:delText>IcsMain</w:delText>
        </w:r>
      </w:del>
      <w:ins w:id="54" w:author="Brian Stockell" w:date="2019-11-21T13:53:00Z">
        <w:del w:id="55" w:author="Patrick Lim" w:date="2020-03-03T13:41:00Z">
          <w:r w:rsidR="00A54B96" w:rsidDel="00AA0B74">
            <w:rPr>
              <w:rFonts w:cs="Arial"/>
              <w:color w:val="00B050"/>
            </w:rPr>
            <w:delText>Aat</w:delText>
          </w:r>
        </w:del>
      </w:ins>
      <w:ins w:id="56" w:author="Patrick Lim" w:date="2020-03-03T13:41:00Z">
        <w:r w:rsidR="00AA0B74">
          <w:rPr>
            <w:rFonts w:cs="Arial"/>
            <w:color w:val="00B050"/>
          </w:rPr>
          <w:t>Chcc</w:t>
        </w:r>
      </w:ins>
      <w:ins w:id="57" w:author="Brian Stockell" w:date="2019-11-21T13:53:00Z">
        <w:r w:rsidR="00A54B96">
          <w:rPr>
            <w:rFonts w:cs="Arial"/>
            <w:color w:val="00B050"/>
          </w:rPr>
          <w:t>-rcm</w:t>
        </w:r>
      </w:ins>
      <w:r>
        <w:rPr>
          <w:rFonts w:cs="Arial"/>
          <w:color w:val="00B050"/>
        </w:rPr>
        <w:t xml:space="preserve">/Test – those instances should be updated with the prod and test database names (replace </w:t>
      </w:r>
      <w:del w:id="58" w:author="Brian Stockell" w:date="2019-11-21T13:53:00Z">
        <w:r w:rsidDel="00A54B96">
          <w:rPr>
            <w:rFonts w:cs="Arial"/>
            <w:color w:val="00B050"/>
          </w:rPr>
          <w:delText>IcsMain</w:delText>
        </w:r>
      </w:del>
      <w:ins w:id="59" w:author="Brian Stockell" w:date="2019-11-21T13:53:00Z">
        <w:del w:id="60" w:author="Patrick Lim" w:date="2020-03-03T13:41:00Z">
          <w:r w:rsidR="00A54B96" w:rsidDel="00AA0B74">
            <w:rPr>
              <w:rFonts w:cs="Arial"/>
              <w:color w:val="00B050"/>
            </w:rPr>
            <w:delText>Aat</w:delText>
          </w:r>
        </w:del>
      </w:ins>
      <w:ins w:id="61" w:author="Patrick Lim" w:date="2020-03-03T13:41:00Z">
        <w:r w:rsidR="00AA0B74">
          <w:rPr>
            <w:rFonts w:cs="Arial"/>
            <w:color w:val="00B050"/>
          </w:rPr>
          <w:t>Chcc</w:t>
        </w:r>
      </w:ins>
      <w:ins w:id="62" w:author="Brian Stockell" w:date="2019-11-21T13:53:00Z">
        <w:r w:rsidR="00A54B96">
          <w:rPr>
            <w:rFonts w:cs="Arial"/>
            <w:color w:val="00B050"/>
          </w:rPr>
          <w:t>-rcm</w:t>
        </w:r>
      </w:ins>
      <w:r>
        <w:rPr>
          <w:rFonts w:cs="Arial"/>
          <w:color w:val="00B050"/>
        </w:rPr>
        <w:t xml:space="preserve"> with prod RCM database name; replace </w:t>
      </w:r>
      <w:del w:id="63" w:author="Brian Stockell" w:date="2019-11-21T13:54:00Z">
        <w:r w:rsidDel="00A54B96">
          <w:rPr>
            <w:rFonts w:cs="Arial"/>
            <w:color w:val="00B050"/>
          </w:rPr>
          <w:delText>IcsTest</w:delText>
        </w:r>
      </w:del>
      <w:ins w:id="64" w:author="Brian Stockell" w:date="2019-11-21T13:54:00Z">
        <w:del w:id="65" w:author="Patrick Lim" w:date="2020-03-03T13:41:00Z">
          <w:r w:rsidR="00A54B96" w:rsidDel="00AA0B74">
            <w:rPr>
              <w:rFonts w:cs="Arial"/>
              <w:color w:val="00B050"/>
            </w:rPr>
            <w:delText>Aat</w:delText>
          </w:r>
        </w:del>
      </w:ins>
      <w:ins w:id="66" w:author="Patrick Lim" w:date="2020-03-03T13:41:00Z">
        <w:r w:rsidR="00AA0B74">
          <w:rPr>
            <w:rFonts w:cs="Arial"/>
            <w:color w:val="00B050"/>
          </w:rPr>
          <w:t>Chcc</w:t>
        </w:r>
      </w:ins>
      <w:ins w:id="67" w:author="Brian Stockell" w:date="2019-11-21T13:54:00Z">
        <w:r w:rsidR="00A54B96">
          <w:rPr>
            <w:rFonts w:cs="Arial"/>
            <w:color w:val="00B050"/>
          </w:rPr>
          <w:t>-rcm-test</w:t>
        </w:r>
      </w:ins>
      <w:r>
        <w:rPr>
          <w:rFonts w:cs="Arial"/>
          <w:color w:val="00B050"/>
        </w:rPr>
        <w:t xml:space="preserve"> with test RCM database name)</w:t>
      </w:r>
      <w:r w:rsidR="00552CBB">
        <w:rPr>
          <w:rFonts w:cs="Arial"/>
          <w:color w:val="00B050"/>
        </w:rPr>
        <w:t>.</w:t>
      </w:r>
    </w:p>
    <w:p w14:paraId="30E65C5A" w14:textId="7AD8477A" w:rsidR="00552CBB" w:rsidRPr="001969D2" w:rsidRDefault="00552CBB" w:rsidP="001969D2">
      <w:pPr>
        <w:rPr>
          <w:rFonts w:cs="Arial"/>
          <w:color w:val="00B050"/>
        </w:rPr>
      </w:pPr>
      <w:r>
        <w:rPr>
          <w:rFonts w:cs="Arial"/>
          <w:color w:val="00B050"/>
        </w:rPr>
        <w:t xml:space="preserve">Above bat file can be found here:  </w:t>
      </w:r>
      <w:hyperlink r:id="rId18" w:history="1">
        <w:r>
          <w:rPr>
            <w:rStyle w:val="Hyperlink"/>
          </w:rPr>
          <w:t>https://medsphere.sharepoint.com/IT%20Operations/Shared%20Documents/Forms/AllItems.aspx?viewpath=%2FIT%20Operations%2FShared%20Documents%2FForms%2FAllItems%2Easpx&amp;id=%2FIT%20Operations%2FShared%20Documents%2FRCM%2FOperations%20Files%20%28for%20new%20installs%29%2FMisc%20files</w:t>
        </w:r>
      </w:hyperlink>
    </w:p>
    <w:p w14:paraId="6A21D20F" w14:textId="77777777" w:rsidR="00E35399" w:rsidRPr="00E35399" w:rsidRDefault="00E35399" w:rsidP="00DF4F96">
      <w:pPr>
        <w:pStyle w:val="ListParagraph"/>
        <w:numPr>
          <w:ilvl w:val="0"/>
          <w:numId w:val="14"/>
        </w:numPr>
        <w:rPr>
          <w:rFonts w:eastAsia="Times New Roman" w:cs="Times New Roman"/>
        </w:rPr>
      </w:pPr>
      <w:r w:rsidRPr="00E35399">
        <w:rPr>
          <w:rFonts w:eastAsia="Times New Roman" w:cs="Times New Roman"/>
        </w:rPr>
        <w:t>IcsInterface</w:t>
      </w:r>
    </w:p>
    <w:p w14:paraId="2E8489E1" w14:textId="77777777" w:rsidR="00E35399" w:rsidRDefault="00E35399" w:rsidP="00DF4F96">
      <w:pPr>
        <w:pStyle w:val="ListParagraph"/>
        <w:numPr>
          <w:ilvl w:val="1"/>
          <w:numId w:val="14"/>
        </w:numPr>
        <w:rPr>
          <w:rFonts w:eastAsia="Times New Roman" w:cs="Times New Roman"/>
        </w:rPr>
      </w:pPr>
      <w:r w:rsidRPr="00E35399">
        <w:rPr>
          <w:rFonts w:eastAsia="Times New Roman" w:cs="Times New Roman"/>
        </w:rPr>
        <w:t>BIN</w:t>
      </w:r>
    </w:p>
    <w:p w14:paraId="2DAA3CF4" w14:textId="77777777" w:rsidR="00DD748E" w:rsidRDefault="00DD748E" w:rsidP="00DF4F96">
      <w:pPr>
        <w:pStyle w:val="ListParagraph"/>
        <w:numPr>
          <w:ilvl w:val="1"/>
          <w:numId w:val="14"/>
        </w:numPr>
        <w:rPr>
          <w:rFonts w:eastAsia="Times New Roman" w:cs="Times New Roman"/>
        </w:rPr>
      </w:pPr>
      <w:r>
        <w:rPr>
          <w:rFonts w:eastAsia="Times New Roman" w:cs="Times New Roman"/>
        </w:rPr>
        <w:t>BINTest</w:t>
      </w:r>
    </w:p>
    <w:p w14:paraId="76F129AA" w14:textId="77777777" w:rsidR="00E35399" w:rsidRDefault="00E35399" w:rsidP="00DF4F96">
      <w:pPr>
        <w:pStyle w:val="ListParagraph"/>
        <w:numPr>
          <w:ilvl w:val="1"/>
          <w:numId w:val="14"/>
        </w:numPr>
        <w:rPr>
          <w:rFonts w:eastAsia="Times New Roman" w:cs="Times New Roman"/>
        </w:rPr>
      </w:pPr>
      <w:r w:rsidRPr="00E35399">
        <w:rPr>
          <w:rFonts w:eastAsia="Times New Roman" w:cs="Times New Roman"/>
        </w:rPr>
        <w:t>LOG</w:t>
      </w:r>
    </w:p>
    <w:p w14:paraId="1CD85479" w14:textId="77777777" w:rsidR="00E35399" w:rsidRPr="00E35399" w:rsidRDefault="00E35399" w:rsidP="00DF4F96">
      <w:pPr>
        <w:pStyle w:val="ListParagraph"/>
        <w:numPr>
          <w:ilvl w:val="1"/>
          <w:numId w:val="14"/>
        </w:numPr>
        <w:rPr>
          <w:rFonts w:eastAsia="Times New Roman" w:cs="Times New Roman"/>
        </w:rPr>
      </w:pPr>
      <w:r w:rsidRPr="00E35399">
        <w:rPr>
          <w:rFonts w:eastAsia="Times New Roman" w:cs="Times New Roman"/>
        </w:rPr>
        <w:t>OPERATIONS</w:t>
      </w:r>
    </w:p>
    <w:p w14:paraId="322D6739" w14:textId="77777777" w:rsidR="00E35399" w:rsidRDefault="00E35399" w:rsidP="00DF4F96">
      <w:pPr>
        <w:pStyle w:val="ListParagraph"/>
        <w:numPr>
          <w:ilvl w:val="0"/>
          <w:numId w:val="14"/>
        </w:numPr>
        <w:rPr>
          <w:rFonts w:eastAsia="Times New Roman" w:cs="Times New Roman"/>
        </w:rPr>
      </w:pPr>
      <w:r w:rsidRPr="00E35399">
        <w:rPr>
          <w:rFonts w:eastAsia="Times New Roman" w:cs="Times New Roman"/>
        </w:rPr>
        <w:t>InsightCS</w:t>
      </w:r>
    </w:p>
    <w:p w14:paraId="12DDB134" w14:textId="77777777" w:rsidR="00E35399" w:rsidRPr="00E35399" w:rsidRDefault="00E35399" w:rsidP="00DF4F96">
      <w:pPr>
        <w:pStyle w:val="ListParagraph"/>
        <w:numPr>
          <w:ilvl w:val="1"/>
          <w:numId w:val="14"/>
        </w:numPr>
        <w:rPr>
          <w:rFonts w:eastAsia="Times New Roman" w:cs="Times New Roman"/>
        </w:rPr>
      </w:pPr>
      <w:r w:rsidRPr="00E35399">
        <w:rPr>
          <w:rFonts w:eastAsia="Times New Roman" w:cs="Times New Roman"/>
        </w:rPr>
        <w:t>_ICS ODBC REG Files</w:t>
      </w:r>
    </w:p>
    <w:p w14:paraId="5DE3D3E8" w14:textId="77777777" w:rsidR="00E35399" w:rsidRDefault="00E35399" w:rsidP="00DF4F96">
      <w:pPr>
        <w:pStyle w:val="ListParagraph"/>
        <w:numPr>
          <w:ilvl w:val="1"/>
          <w:numId w:val="14"/>
        </w:numPr>
        <w:rPr>
          <w:rFonts w:eastAsia="Times New Roman" w:cs="Times New Roman"/>
        </w:rPr>
      </w:pPr>
      <w:r w:rsidRPr="00E35399">
        <w:rPr>
          <w:rFonts w:eastAsia="Times New Roman" w:cs="Times New Roman"/>
        </w:rPr>
        <w:t>_SCRIPTS</w:t>
      </w:r>
    </w:p>
    <w:p w14:paraId="08455815" w14:textId="0E325A96" w:rsidR="00E35399" w:rsidRDefault="00E35399" w:rsidP="00DF4F96">
      <w:pPr>
        <w:pStyle w:val="ListParagraph"/>
        <w:numPr>
          <w:ilvl w:val="1"/>
          <w:numId w:val="14"/>
        </w:numPr>
        <w:rPr>
          <w:rFonts w:eastAsia="Times New Roman" w:cs="Times New Roman"/>
        </w:rPr>
      </w:pPr>
      <w:del w:id="68" w:author="Brian Stockell" w:date="2019-11-21T13:53:00Z">
        <w:r w:rsidRPr="00E35399" w:rsidDel="00A54B96">
          <w:rPr>
            <w:rFonts w:eastAsia="Times New Roman" w:cs="Times New Roman"/>
          </w:rPr>
          <w:delText>ICSMain</w:delText>
        </w:r>
      </w:del>
      <w:ins w:id="69" w:author="Brian Stockell" w:date="2019-11-21T13:53:00Z">
        <w:del w:id="70" w:author="Patrick Lim" w:date="2020-03-03T13:41:00Z">
          <w:r w:rsidR="00A54B96" w:rsidDel="00AA0B74">
            <w:rPr>
              <w:rFonts w:eastAsia="Times New Roman" w:cs="Times New Roman"/>
            </w:rPr>
            <w:delText>Aat</w:delText>
          </w:r>
        </w:del>
      </w:ins>
      <w:ins w:id="71" w:author="Patrick Lim" w:date="2020-03-03T13:41:00Z">
        <w:r w:rsidR="00AA0B74">
          <w:rPr>
            <w:rFonts w:eastAsia="Times New Roman" w:cs="Times New Roman"/>
          </w:rPr>
          <w:t>Chcc</w:t>
        </w:r>
      </w:ins>
      <w:ins w:id="72" w:author="Brian Stockell" w:date="2019-11-21T13:53:00Z">
        <w:r w:rsidR="00A54B96">
          <w:rPr>
            <w:rFonts w:eastAsia="Times New Roman" w:cs="Times New Roman"/>
          </w:rPr>
          <w:t>-rcm</w:t>
        </w:r>
      </w:ins>
    </w:p>
    <w:p w14:paraId="6750C736"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lastRenderedPageBreak/>
        <w:t>Billing</w:t>
      </w:r>
    </w:p>
    <w:p w14:paraId="20F75B8E" w14:textId="77777777" w:rsidR="00E35399" w:rsidRDefault="00E35399" w:rsidP="00DF4F96">
      <w:pPr>
        <w:pStyle w:val="ListParagraph"/>
        <w:numPr>
          <w:ilvl w:val="3"/>
          <w:numId w:val="14"/>
        </w:numPr>
        <w:rPr>
          <w:rFonts w:eastAsia="Times New Roman" w:cs="Times New Roman"/>
        </w:rPr>
      </w:pPr>
      <w:r w:rsidRPr="00E35399">
        <w:rPr>
          <w:rFonts w:eastAsia="Times New Roman" w:cs="Times New Roman"/>
        </w:rPr>
        <w:t>Claims</w:t>
      </w:r>
    </w:p>
    <w:p w14:paraId="4C801081"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1500</w:t>
      </w:r>
    </w:p>
    <w:p w14:paraId="68060E5C"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150085</w:t>
      </w:r>
    </w:p>
    <w:p w14:paraId="4B61D608"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ANSI-837</w:t>
      </w:r>
    </w:p>
    <w:p w14:paraId="035CDF5B" w14:textId="30B1F9DA" w:rsidR="006F7CCF" w:rsidRDefault="006F7CCF" w:rsidP="00DF4F96">
      <w:pPr>
        <w:pStyle w:val="ListParagraph"/>
        <w:numPr>
          <w:ilvl w:val="4"/>
          <w:numId w:val="14"/>
        </w:numPr>
        <w:rPr>
          <w:rFonts w:eastAsia="Times New Roman" w:cs="Times New Roman"/>
        </w:rPr>
      </w:pPr>
      <w:r>
        <w:rPr>
          <w:rFonts w:eastAsia="Times New Roman" w:cs="Times New Roman"/>
        </w:rPr>
        <w:t>CDR_Inbound</w:t>
      </w:r>
    </w:p>
    <w:p w14:paraId="1CF14F7F"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Demand</w:t>
      </w:r>
    </w:p>
    <w:p w14:paraId="70837FC5"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Detail</w:t>
      </w:r>
    </w:p>
    <w:p w14:paraId="7FC99116" w14:textId="2747A269" w:rsidR="006F7CCF" w:rsidRDefault="006F7CCF" w:rsidP="00DF4F96">
      <w:pPr>
        <w:pStyle w:val="ListParagraph"/>
        <w:numPr>
          <w:ilvl w:val="4"/>
          <w:numId w:val="14"/>
        </w:numPr>
        <w:rPr>
          <w:rFonts w:eastAsia="Times New Roman" w:cs="Times New Roman"/>
        </w:rPr>
      </w:pPr>
      <w:r>
        <w:rPr>
          <w:rFonts w:eastAsia="Times New Roman" w:cs="Times New Roman"/>
        </w:rPr>
        <w:t xml:space="preserve">EDI_Outbound </w:t>
      </w:r>
    </w:p>
    <w:p w14:paraId="72D0082D"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UB04</w:t>
      </w:r>
    </w:p>
    <w:p w14:paraId="31D6AB0C" w14:textId="77777777" w:rsidR="00E35399" w:rsidRDefault="00E35399" w:rsidP="00DF4F96">
      <w:pPr>
        <w:pStyle w:val="ListParagraph"/>
        <w:numPr>
          <w:ilvl w:val="4"/>
          <w:numId w:val="14"/>
        </w:numPr>
        <w:rPr>
          <w:rFonts w:eastAsia="Times New Roman" w:cs="Times New Roman"/>
        </w:rPr>
      </w:pPr>
      <w:r w:rsidRPr="00E35399">
        <w:rPr>
          <w:rFonts w:eastAsia="Times New Roman" w:cs="Times New Roman"/>
        </w:rPr>
        <w:t>UB92</w:t>
      </w:r>
    </w:p>
    <w:p w14:paraId="136CB937" w14:textId="77777777" w:rsidR="00E35399" w:rsidRDefault="00E35399" w:rsidP="00DF4F96">
      <w:pPr>
        <w:pStyle w:val="ListParagraph"/>
        <w:numPr>
          <w:ilvl w:val="3"/>
          <w:numId w:val="14"/>
        </w:numPr>
        <w:rPr>
          <w:rFonts w:eastAsia="Times New Roman" w:cs="Times New Roman"/>
        </w:rPr>
      </w:pPr>
      <w:r w:rsidRPr="00E35399">
        <w:rPr>
          <w:rFonts w:eastAsia="Times New Roman" w:cs="Times New Roman"/>
        </w:rPr>
        <w:t>Reports</w:t>
      </w:r>
    </w:p>
    <w:p w14:paraId="4D0A1BE4" w14:textId="77777777" w:rsidR="006F7CCF" w:rsidRDefault="006F7CCF" w:rsidP="00DF4F96">
      <w:pPr>
        <w:pStyle w:val="ListParagraph"/>
        <w:numPr>
          <w:ilvl w:val="3"/>
          <w:numId w:val="14"/>
        </w:numPr>
        <w:rPr>
          <w:rFonts w:eastAsia="Times New Roman" w:cs="Times New Roman"/>
        </w:rPr>
      </w:pPr>
      <w:r>
        <w:rPr>
          <w:rFonts w:eastAsia="Times New Roman" w:cs="Times New Roman"/>
        </w:rPr>
        <w:t>Statements</w:t>
      </w:r>
    </w:p>
    <w:p w14:paraId="17DCDA6A" w14:textId="77777777" w:rsidR="006F7CCF" w:rsidRDefault="006F7CCF" w:rsidP="00DF4F96">
      <w:pPr>
        <w:pStyle w:val="ListParagraph"/>
        <w:numPr>
          <w:ilvl w:val="4"/>
          <w:numId w:val="14"/>
        </w:numPr>
        <w:rPr>
          <w:rFonts w:eastAsia="Times New Roman" w:cs="Times New Roman"/>
        </w:rPr>
      </w:pPr>
      <w:r>
        <w:rPr>
          <w:rFonts w:eastAsia="Times New Roman" w:cs="Times New Roman"/>
        </w:rPr>
        <w:t>TransferredOut</w:t>
      </w:r>
    </w:p>
    <w:p w14:paraId="0EB3CD28"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ERA</w:t>
      </w:r>
    </w:p>
    <w:p w14:paraId="22D2374C" w14:textId="77777777" w:rsidR="00E35399" w:rsidRDefault="00E35399" w:rsidP="00DF4F96">
      <w:pPr>
        <w:pStyle w:val="ListParagraph"/>
        <w:numPr>
          <w:ilvl w:val="3"/>
          <w:numId w:val="14"/>
        </w:numPr>
        <w:rPr>
          <w:rFonts w:eastAsia="Times New Roman" w:cs="Times New Roman"/>
        </w:rPr>
      </w:pPr>
      <w:r w:rsidRPr="00E35399">
        <w:rPr>
          <w:rFonts w:eastAsia="Times New Roman" w:cs="Times New Roman"/>
        </w:rPr>
        <w:t>Output</w:t>
      </w:r>
    </w:p>
    <w:p w14:paraId="75A02830" w14:textId="77777777" w:rsidR="00E35399" w:rsidRDefault="00E35399" w:rsidP="00DF4F96">
      <w:pPr>
        <w:pStyle w:val="ListParagraph"/>
        <w:numPr>
          <w:ilvl w:val="3"/>
          <w:numId w:val="14"/>
        </w:numPr>
        <w:rPr>
          <w:rFonts w:eastAsia="Times New Roman" w:cs="Times New Roman"/>
        </w:rPr>
      </w:pPr>
      <w:r w:rsidRPr="00E35399">
        <w:rPr>
          <w:rFonts w:eastAsia="Times New Roman" w:cs="Times New Roman"/>
        </w:rPr>
        <w:t>Report</w:t>
      </w:r>
    </w:p>
    <w:p w14:paraId="1C32A184"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GLInterface</w:t>
      </w:r>
    </w:p>
    <w:p w14:paraId="5D6B03F7"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MasterTableUpdates</w:t>
      </w:r>
    </w:p>
    <w:p w14:paraId="6D8411B7"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NightlyProcesses</w:t>
      </w:r>
    </w:p>
    <w:p w14:paraId="7EA88466"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Posting</w:t>
      </w:r>
    </w:p>
    <w:p w14:paraId="21EC450D" w14:textId="77777777" w:rsidR="00F14505" w:rsidRDefault="00F14505" w:rsidP="00DF4F96">
      <w:pPr>
        <w:pStyle w:val="ListParagraph"/>
        <w:numPr>
          <w:ilvl w:val="2"/>
          <w:numId w:val="14"/>
        </w:numPr>
        <w:rPr>
          <w:rFonts w:eastAsia="Times New Roman" w:cs="Times New Roman"/>
        </w:rPr>
      </w:pPr>
      <w:r>
        <w:rPr>
          <w:rFonts w:eastAsia="Times New Roman" w:cs="Times New Roman"/>
        </w:rPr>
        <w:t>Printouts</w:t>
      </w:r>
    </w:p>
    <w:p w14:paraId="0021D147"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Refunds</w:t>
      </w:r>
    </w:p>
    <w:p w14:paraId="2C664432" w14:textId="77777777" w:rsidR="007F7FE9" w:rsidRDefault="007F7FE9" w:rsidP="00DF4F96">
      <w:pPr>
        <w:pStyle w:val="ListParagraph"/>
        <w:numPr>
          <w:ilvl w:val="2"/>
          <w:numId w:val="14"/>
        </w:numPr>
        <w:rPr>
          <w:rFonts w:eastAsia="Times New Roman" w:cs="Times New Roman"/>
        </w:rPr>
      </w:pPr>
      <w:r>
        <w:rPr>
          <w:rFonts w:eastAsia="Times New Roman" w:cs="Times New Roman"/>
        </w:rPr>
        <w:t>Reports</w:t>
      </w:r>
    </w:p>
    <w:p w14:paraId="6A52FCDE" w14:textId="77777777" w:rsidR="00E35399" w:rsidRDefault="00E35399" w:rsidP="00DF4F96">
      <w:pPr>
        <w:pStyle w:val="ListParagraph"/>
        <w:numPr>
          <w:ilvl w:val="2"/>
          <w:numId w:val="14"/>
        </w:numPr>
        <w:rPr>
          <w:rFonts w:eastAsia="Times New Roman" w:cs="Times New Roman"/>
        </w:rPr>
      </w:pPr>
      <w:r w:rsidRPr="00E35399">
        <w:rPr>
          <w:rFonts w:eastAsia="Times New Roman" w:cs="Times New Roman"/>
        </w:rPr>
        <w:t>temp</w:t>
      </w:r>
    </w:p>
    <w:p w14:paraId="0CBBBC8C" w14:textId="77777777" w:rsidR="00E35399" w:rsidRDefault="00E35399" w:rsidP="00DF4F96">
      <w:pPr>
        <w:pStyle w:val="ListParagraph"/>
        <w:numPr>
          <w:ilvl w:val="3"/>
          <w:numId w:val="14"/>
        </w:numPr>
        <w:rPr>
          <w:rFonts w:eastAsia="Times New Roman" w:cs="Times New Roman"/>
        </w:rPr>
      </w:pPr>
      <w:r w:rsidRPr="00E35399">
        <w:rPr>
          <w:rFonts w:eastAsia="Times New Roman" w:cs="Times New Roman"/>
        </w:rPr>
        <w:t>RTFA</w:t>
      </w:r>
    </w:p>
    <w:p w14:paraId="193D0FEB" w14:textId="3CC9E66A" w:rsidR="00A33779" w:rsidRDefault="00A33779" w:rsidP="00DF4F96">
      <w:pPr>
        <w:pStyle w:val="ListParagraph"/>
        <w:numPr>
          <w:ilvl w:val="1"/>
          <w:numId w:val="14"/>
        </w:numPr>
        <w:rPr>
          <w:rFonts w:eastAsia="Times New Roman" w:cs="Times New Roman"/>
        </w:rPr>
      </w:pPr>
      <w:del w:id="73" w:author="Brian Stockell" w:date="2019-11-21T13:54:00Z">
        <w:r w:rsidRPr="00E35399" w:rsidDel="00A54B96">
          <w:rPr>
            <w:rFonts w:eastAsia="Times New Roman" w:cs="Times New Roman"/>
          </w:rPr>
          <w:delText>ICS</w:delText>
        </w:r>
        <w:r w:rsidDel="00A54B96">
          <w:rPr>
            <w:rFonts w:eastAsia="Times New Roman" w:cs="Times New Roman"/>
          </w:rPr>
          <w:delText>Test</w:delText>
        </w:r>
      </w:del>
      <w:ins w:id="74" w:author="Brian Stockell" w:date="2019-11-21T13:54:00Z">
        <w:del w:id="75" w:author="Patrick Lim" w:date="2020-03-03T13:41:00Z">
          <w:r w:rsidR="00A54B96" w:rsidDel="00AA0B74">
            <w:rPr>
              <w:rFonts w:eastAsia="Times New Roman" w:cs="Times New Roman"/>
            </w:rPr>
            <w:delText>Aat</w:delText>
          </w:r>
        </w:del>
      </w:ins>
      <w:ins w:id="76" w:author="Patrick Lim" w:date="2020-03-03T13:41:00Z">
        <w:r w:rsidR="00AA0B74">
          <w:rPr>
            <w:rFonts w:eastAsia="Times New Roman" w:cs="Times New Roman"/>
          </w:rPr>
          <w:t>Chcc</w:t>
        </w:r>
      </w:ins>
      <w:ins w:id="77" w:author="Brian Stockell" w:date="2019-11-21T13:54:00Z">
        <w:r w:rsidR="00A54B96">
          <w:rPr>
            <w:rFonts w:eastAsia="Times New Roman" w:cs="Times New Roman"/>
          </w:rPr>
          <w:t>-rcm-test</w:t>
        </w:r>
      </w:ins>
    </w:p>
    <w:p w14:paraId="569861AB"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Billing</w:t>
      </w:r>
    </w:p>
    <w:p w14:paraId="2EE7B8E9" w14:textId="77777777" w:rsidR="006F7CCF" w:rsidRDefault="006F7CCF" w:rsidP="00DF4F96">
      <w:pPr>
        <w:pStyle w:val="ListParagraph"/>
        <w:numPr>
          <w:ilvl w:val="3"/>
          <w:numId w:val="14"/>
        </w:numPr>
        <w:rPr>
          <w:rFonts w:eastAsia="Times New Roman" w:cs="Times New Roman"/>
        </w:rPr>
      </w:pPr>
      <w:r w:rsidRPr="00E35399">
        <w:rPr>
          <w:rFonts w:eastAsia="Times New Roman" w:cs="Times New Roman"/>
        </w:rPr>
        <w:t>Claims</w:t>
      </w:r>
    </w:p>
    <w:p w14:paraId="0AAD89AE"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1500</w:t>
      </w:r>
    </w:p>
    <w:p w14:paraId="3E87932E"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150085</w:t>
      </w:r>
    </w:p>
    <w:p w14:paraId="722623AD"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ANSI-837</w:t>
      </w:r>
    </w:p>
    <w:p w14:paraId="3C338721" w14:textId="6451ADB0" w:rsidR="006F7CCF" w:rsidRDefault="006F7CCF" w:rsidP="00DF4F96">
      <w:pPr>
        <w:pStyle w:val="ListParagraph"/>
        <w:numPr>
          <w:ilvl w:val="4"/>
          <w:numId w:val="14"/>
        </w:numPr>
        <w:rPr>
          <w:rFonts w:eastAsia="Times New Roman" w:cs="Times New Roman"/>
        </w:rPr>
      </w:pPr>
      <w:r>
        <w:rPr>
          <w:rFonts w:eastAsia="Times New Roman" w:cs="Times New Roman"/>
        </w:rPr>
        <w:t xml:space="preserve">CDR_Inbound </w:t>
      </w:r>
    </w:p>
    <w:p w14:paraId="1FD3CA64"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Demand</w:t>
      </w:r>
    </w:p>
    <w:p w14:paraId="1B082A28"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Detail</w:t>
      </w:r>
    </w:p>
    <w:p w14:paraId="2346137B" w14:textId="2C829750" w:rsidR="006F7CCF" w:rsidRDefault="006F7CCF" w:rsidP="00DF4F96">
      <w:pPr>
        <w:pStyle w:val="ListParagraph"/>
        <w:numPr>
          <w:ilvl w:val="4"/>
          <w:numId w:val="14"/>
        </w:numPr>
        <w:rPr>
          <w:rFonts w:eastAsia="Times New Roman" w:cs="Times New Roman"/>
        </w:rPr>
      </w:pPr>
      <w:r>
        <w:rPr>
          <w:rFonts w:eastAsia="Times New Roman" w:cs="Times New Roman"/>
        </w:rPr>
        <w:t xml:space="preserve">EDI_Outbound </w:t>
      </w:r>
    </w:p>
    <w:p w14:paraId="52660C15"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UB04</w:t>
      </w:r>
    </w:p>
    <w:p w14:paraId="2FEA5686" w14:textId="77777777" w:rsidR="006F7CCF" w:rsidRDefault="006F7CCF" w:rsidP="00DF4F96">
      <w:pPr>
        <w:pStyle w:val="ListParagraph"/>
        <w:numPr>
          <w:ilvl w:val="4"/>
          <w:numId w:val="14"/>
        </w:numPr>
        <w:rPr>
          <w:rFonts w:eastAsia="Times New Roman" w:cs="Times New Roman"/>
        </w:rPr>
      </w:pPr>
      <w:r w:rsidRPr="00E35399">
        <w:rPr>
          <w:rFonts w:eastAsia="Times New Roman" w:cs="Times New Roman"/>
        </w:rPr>
        <w:t>UB92</w:t>
      </w:r>
    </w:p>
    <w:p w14:paraId="4C0624CD" w14:textId="77777777" w:rsidR="006F7CCF" w:rsidRDefault="006F7CCF" w:rsidP="00DF4F96">
      <w:pPr>
        <w:pStyle w:val="ListParagraph"/>
        <w:numPr>
          <w:ilvl w:val="3"/>
          <w:numId w:val="14"/>
        </w:numPr>
        <w:rPr>
          <w:rFonts w:eastAsia="Times New Roman" w:cs="Times New Roman"/>
        </w:rPr>
      </w:pPr>
      <w:r w:rsidRPr="00E35399">
        <w:rPr>
          <w:rFonts w:eastAsia="Times New Roman" w:cs="Times New Roman"/>
        </w:rPr>
        <w:t>Reports</w:t>
      </w:r>
    </w:p>
    <w:p w14:paraId="22BEA950" w14:textId="77777777" w:rsidR="006F7CCF" w:rsidRDefault="006F7CCF" w:rsidP="00DF4F96">
      <w:pPr>
        <w:pStyle w:val="ListParagraph"/>
        <w:numPr>
          <w:ilvl w:val="3"/>
          <w:numId w:val="14"/>
        </w:numPr>
        <w:rPr>
          <w:rFonts w:eastAsia="Times New Roman" w:cs="Times New Roman"/>
        </w:rPr>
      </w:pPr>
      <w:r>
        <w:rPr>
          <w:rFonts w:eastAsia="Times New Roman" w:cs="Times New Roman"/>
        </w:rPr>
        <w:t>Statements</w:t>
      </w:r>
    </w:p>
    <w:p w14:paraId="07721791" w14:textId="77777777" w:rsidR="006F7CCF" w:rsidRDefault="006F7CCF" w:rsidP="00DF4F96">
      <w:pPr>
        <w:pStyle w:val="ListParagraph"/>
        <w:numPr>
          <w:ilvl w:val="4"/>
          <w:numId w:val="14"/>
        </w:numPr>
        <w:rPr>
          <w:rFonts w:eastAsia="Times New Roman" w:cs="Times New Roman"/>
        </w:rPr>
      </w:pPr>
      <w:r>
        <w:rPr>
          <w:rFonts w:eastAsia="Times New Roman" w:cs="Times New Roman"/>
        </w:rPr>
        <w:t>TransferredOut</w:t>
      </w:r>
    </w:p>
    <w:p w14:paraId="3EFEBD50"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lastRenderedPageBreak/>
        <w:t>ERA</w:t>
      </w:r>
    </w:p>
    <w:p w14:paraId="4DB18346" w14:textId="77777777" w:rsidR="006F7CCF" w:rsidRDefault="006F7CCF" w:rsidP="00DF4F96">
      <w:pPr>
        <w:pStyle w:val="ListParagraph"/>
        <w:numPr>
          <w:ilvl w:val="3"/>
          <w:numId w:val="14"/>
        </w:numPr>
        <w:rPr>
          <w:rFonts w:eastAsia="Times New Roman" w:cs="Times New Roman"/>
        </w:rPr>
      </w:pPr>
      <w:r w:rsidRPr="00E35399">
        <w:rPr>
          <w:rFonts w:eastAsia="Times New Roman" w:cs="Times New Roman"/>
        </w:rPr>
        <w:t>Output</w:t>
      </w:r>
    </w:p>
    <w:p w14:paraId="2E05ECC6" w14:textId="77777777" w:rsidR="006F7CCF" w:rsidRDefault="006F7CCF" w:rsidP="00DF4F96">
      <w:pPr>
        <w:pStyle w:val="ListParagraph"/>
        <w:numPr>
          <w:ilvl w:val="3"/>
          <w:numId w:val="14"/>
        </w:numPr>
        <w:rPr>
          <w:rFonts w:eastAsia="Times New Roman" w:cs="Times New Roman"/>
        </w:rPr>
      </w:pPr>
      <w:r w:rsidRPr="00E35399">
        <w:rPr>
          <w:rFonts w:eastAsia="Times New Roman" w:cs="Times New Roman"/>
        </w:rPr>
        <w:t>Report</w:t>
      </w:r>
    </w:p>
    <w:p w14:paraId="34592153"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GLInterface</w:t>
      </w:r>
    </w:p>
    <w:p w14:paraId="5A604C3C"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MasterTableUpdates</w:t>
      </w:r>
    </w:p>
    <w:p w14:paraId="3B5986E5"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NightlyProcesses</w:t>
      </w:r>
    </w:p>
    <w:p w14:paraId="7498C4A6"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Posting</w:t>
      </w:r>
    </w:p>
    <w:p w14:paraId="23BCFCC2" w14:textId="77777777" w:rsidR="006F7CCF" w:rsidRDefault="006F7CCF" w:rsidP="00DF4F96">
      <w:pPr>
        <w:pStyle w:val="ListParagraph"/>
        <w:numPr>
          <w:ilvl w:val="2"/>
          <w:numId w:val="14"/>
        </w:numPr>
        <w:rPr>
          <w:rFonts w:eastAsia="Times New Roman" w:cs="Times New Roman"/>
        </w:rPr>
      </w:pPr>
      <w:r>
        <w:rPr>
          <w:rFonts w:eastAsia="Times New Roman" w:cs="Times New Roman"/>
        </w:rPr>
        <w:t>Printouts</w:t>
      </w:r>
    </w:p>
    <w:p w14:paraId="24395A0C"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Refunds</w:t>
      </w:r>
    </w:p>
    <w:p w14:paraId="47404158" w14:textId="77777777" w:rsidR="006F7CCF" w:rsidRDefault="006F7CCF" w:rsidP="00DF4F96">
      <w:pPr>
        <w:pStyle w:val="ListParagraph"/>
        <w:numPr>
          <w:ilvl w:val="2"/>
          <w:numId w:val="14"/>
        </w:numPr>
        <w:rPr>
          <w:rFonts w:eastAsia="Times New Roman" w:cs="Times New Roman"/>
        </w:rPr>
      </w:pPr>
      <w:r>
        <w:rPr>
          <w:rFonts w:eastAsia="Times New Roman" w:cs="Times New Roman"/>
        </w:rPr>
        <w:t>Reports</w:t>
      </w:r>
    </w:p>
    <w:p w14:paraId="0717B5A6" w14:textId="77777777" w:rsidR="006F7CCF" w:rsidRDefault="006F7CCF" w:rsidP="00DF4F96">
      <w:pPr>
        <w:pStyle w:val="ListParagraph"/>
        <w:numPr>
          <w:ilvl w:val="2"/>
          <w:numId w:val="14"/>
        </w:numPr>
        <w:rPr>
          <w:rFonts w:eastAsia="Times New Roman" w:cs="Times New Roman"/>
        </w:rPr>
      </w:pPr>
      <w:r w:rsidRPr="00E35399">
        <w:rPr>
          <w:rFonts w:eastAsia="Times New Roman" w:cs="Times New Roman"/>
        </w:rPr>
        <w:t>temp</w:t>
      </w:r>
    </w:p>
    <w:p w14:paraId="33A04B44" w14:textId="4DA062D9" w:rsidR="006F7CCF" w:rsidRDefault="006F7CCF" w:rsidP="00DF4F96">
      <w:pPr>
        <w:pStyle w:val="ListParagraph"/>
        <w:numPr>
          <w:ilvl w:val="3"/>
          <w:numId w:val="14"/>
        </w:numPr>
        <w:rPr>
          <w:rFonts w:eastAsia="Times New Roman" w:cs="Times New Roman"/>
        </w:rPr>
      </w:pPr>
      <w:r w:rsidRPr="00E35399">
        <w:rPr>
          <w:rFonts w:eastAsia="Times New Roman" w:cs="Times New Roman"/>
        </w:rPr>
        <w:t>RTFA</w:t>
      </w:r>
    </w:p>
    <w:p w14:paraId="1CFCF633" w14:textId="3EC6A958" w:rsidR="000A39DF" w:rsidRDefault="000A39DF" w:rsidP="000A39DF">
      <w:pPr>
        <w:rPr>
          <w:rFonts w:eastAsia="Times New Roman" w:cs="Times New Roman"/>
        </w:rPr>
      </w:pPr>
    </w:p>
    <w:p w14:paraId="665B64D7" w14:textId="5B388C75" w:rsidR="000A39DF" w:rsidRDefault="000A39DF" w:rsidP="000A39DF">
      <w:pPr>
        <w:rPr>
          <w:rFonts w:eastAsia="Times New Roman" w:cs="Times New Roman"/>
        </w:rPr>
      </w:pPr>
    </w:p>
    <w:p w14:paraId="2371441D" w14:textId="6309EF32" w:rsidR="000A39DF" w:rsidRDefault="000A39DF" w:rsidP="000A39DF">
      <w:pPr>
        <w:rPr>
          <w:rFonts w:eastAsia="Times New Roman" w:cs="Times New Roman"/>
        </w:rPr>
      </w:pPr>
      <w:r>
        <w:rPr>
          <w:noProof/>
        </w:rPr>
        <w:drawing>
          <wp:inline distT="0" distB="0" distL="0" distR="0" wp14:anchorId="02EE7547" wp14:editId="1115E1DD">
            <wp:extent cx="4981575" cy="158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1581150"/>
                    </a:xfrm>
                    <a:prstGeom prst="rect">
                      <a:avLst/>
                    </a:prstGeom>
                  </pic:spPr>
                </pic:pic>
              </a:graphicData>
            </a:graphic>
          </wp:inline>
        </w:drawing>
      </w:r>
    </w:p>
    <w:p w14:paraId="0F2A4DB3" w14:textId="6E94556E" w:rsidR="000A39DF" w:rsidRDefault="000A39DF" w:rsidP="000A39DF">
      <w:pPr>
        <w:rPr>
          <w:rFonts w:eastAsia="Times New Roman" w:cs="Times New Roman"/>
        </w:rPr>
      </w:pPr>
    </w:p>
    <w:p w14:paraId="4B9E627C" w14:textId="6CBBE154" w:rsidR="000A39DF" w:rsidRPr="000A39DF" w:rsidRDefault="000A39DF" w:rsidP="000A39DF">
      <w:pPr>
        <w:rPr>
          <w:rFonts w:eastAsia="Times New Roman" w:cs="Times New Roman"/>
        </w:rPr>
      </w:pPr>
      <w:r>
        <w:rPr>
          <w:noProof/>
        </w:rPr>
        <w:drawing>
          <wp:inline distT="0" distB="0" distL="0" distR="0" wp14:anchorId="7EC04388" wp14:editId="6EF9A77F">
            <wp:extent cx="59436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47850"/>
                    </a:xfrm>
                    <a:prstGeom prst="rect">
                      <a:avLst/>
                    </a:prstGeom>
                  </pic:spPr>
                </pic:pic>
              </a:graphicData>
            </a:graphic>
          </wp:inline>
        </w:drawing>
      </w:r>
    </w:p>
    <w:p w14:paraId="27743EC1" w14:textId="6B2C3110" w:rsidR="00396BF1" w:rsidRDefault="00396BF1">
      <w:pPr>
        <w:rPr>
          <w:rFonts w:eastAsia="Times New Roman" w:cs="Times New Roman"/>
        </w:rPr>
      </w:pPr>
      <w:r>
        <w:rPr>
          <w:rFonts w:eastAsia="Times New Roman" w:cs="Times New Roman"/>
        </w:rPr>
        <w:br w:type="page"/>
      </w:r>
    </w:p>
    <w:p w14:paraId="19632C80" w14:textId="0CAEDD61" w:rsidR="000A39DF" w:rsidRDefault="000A39DF">
      <w:pPr>
        <w:rPr>
          <w:rFonts w:eastAsia="Times New Roman" w:cs="Times New Roman"/>
        </w:rPr>
      </w:pPr>
    </w:p>
    <w:p w14:paraId="2B6F9287" w14:textId="77777777" w:rsidR="000A39DF" w:rsidRDefault="000A39DF">
      <w:pPr>
        <w:rPr>
          <w:rFonts w:eastAsia="Times New Roman" w:cs="Times New Roman"/>
        </w:rPr>
      </w:pPr>
    </w:p>
    <w:p w14:paraId="31983DCB" w14:textId="77777777" w:rsidR="00396BF1" w:rsidRPr="00396BF1" w:rsidRDefault="00396BF1" w:rsidP="005C403D">
      <w:pPr>
        <w:pStyle w:val="Heading1"/>
      </w:pPr>
      <w:bookmarkStart w:id="78" w:name="_Toc411923751"/>
      <w:r w:rsidRPr="00396BF1">
        <w:t>Create the Standard InsightCS Imaging Share and Folder Structure</w:t>
      </w:r>
      <w:bookmarkEnd w:id="78"/>
    </w:p>
    <w:p w14:paraId="388759C1" w14:textId="77777777" w:rsidR="00205BF5" w:rsidRDefault="00205BF5" w:rsidP="00396BF1">
      <w:pPr>
        <w:rPr>
          <w:rFonts w:eastAsia="Times New Roman" w:cs="Times New Roman"/>
        </w:rPr>
      </w:pPr>
    </w:p>
    <w:p w14:paraId="3B8B261E" w14:textId="77777777" w:rsidR="00396BF1" w:rsidRDefault="00396BF1" w:rsidP="00396BF1">
      <w:pPr>
        <w:rPr>
          <w:rFonts w:eastAsia="Times New Roman" w:cs="Times New Roman"/>
        </w:rPr>
      </w:pPr>
      <w:r>
        <w:rPr>
          <w:rFonts w:eastAsia="Times New Roman" w:cs="Times New Roman"/>
        </w:rPr>
        <w:t>If imaging was purchased, the client should have one of the following:</w:t>
      </w:r>
    </w:p>
    <w:p w14:paraId="6442210B" w14:textId="506277D1" w:rsidR="00396BF1" w:rsidRDefault="00396BF1" w:rsidP="00DF4F96">
      <w:pPr>
        <w:pStyle w:val="ListParagraph"/>
        <w:numPr>
          <w:ilvl w:val="0"/>
          <w:numId w:val="27"/>
        </w:numPr>
        <w:rPr>
          <w:rFonts w:eastAsia="Times New Roman" w:cs="Times New Roman"/>
        </w:rPr>
      </w:pPr>
      <w:r>
        <w:rPr>
          <w:rFonts w:eastAsia="Times New Roman" w:cs="Times New Roman"/>
        </w:rPr>
        <w:t>A file server set aside as the Imaging Server that will house all the InsightCS imaging files</w:t>
      </w:r>
    </w:p>
    <w:p w14:paraId="6C9B7C7E" w14:textId="6CD271B5" w:rsidR="00824F53" w:rsidRPr="00127CA9" w:rsidRDefault="00127CA9" w:rsidP="00DF4F96">
      <w:pPr>
        <w:pStyle w:val="ListParagraph"/>
        <w:numPr>
          <w:ilvl w:val="1"/>
          <w:numId w:val="27"/>
        </w:numPr>
        <w:rPr>
          <w:rFonts w:eastAsia="Times New Roman" w:cs="Times New Roman"/>
          <w:b/>
          <w:bCs/>
          <w:color w:val="FF0000"/>
        </w:rPr>
      </w:pPr>
      <w:r>
        <w:rPr>
          <w:rFonts w:eastAsia="Times New Roman" w:cs="Times New Roman"/>
          <w:b/>
          <w:bCs/>
          <w:color w:val="FF0000"/>
        </w:rPr>
        <w:t>***</w:t>
      </w:r>
      <w:r w:rsidR="00824F53" w:rsidRPr="00127CA9">
        <w:rPr>
          <w:rFonts w:eastAsia="Times New Roman" w:cs="Times New Roman"/>
          <w:b/>
          <w:bCs/>
          <w:color w:val="FF0000"/>
        </w:rPr>
        <w:t>For recent Cloud implementations, we’ve been using the application server to house imaging files.</w:t>
      </w:r>
      <w:r>
        <w:rPr>
          <w:rFonts w:eastAsia="Times New Roman" w:cs="Times New Roman"/>
          <w:b/>
          <w:bCs/>
          <w:color w:val="FF0000"/>
        </w:rPr>
        <w:t>***</w:t>
      </w:r>
    </w:p>
    <w:p w14:paraId="57FA7C29" w14:textId="77777777" w:rsidR="00396BF1" w:rsidRDefault="00396BF1" w:rsidP="00DF4F96">
      <w:pPr>
        <w:pStyle w:val="ListParagraph"/>
        <w:numPr>
          <w:ilvl w:val="0"/>
          <w:numId w:val="27"/>
        </w:numPr>
        <w:rPr>
          <w:rFonts w:eastAsia="Times New Roman" w:cs="Times New Roman"/>
        </w:rPr>
      </w:pPr>
      <w:r>
        <w:rPr>
          <w:rFonts w:eastAsia="Times New Roman" w:cs="Times New Roman"/>
        </w:rPr>
        <w:t>A share on the network that will house all the InsightCS imaging files</w:t>
      </w:r>
    </w:p>
    <w:p w14:paraId="3F7A1094" w14:textId="77777777" w:rsidR="00396BF1" w:rsidRDefault="00396BF1" w:rsidP="00396BF1">
      <w:pPr>
        <w:rPr>
          <w:rFonts w:eastAsia="Times New Roman" w:cs="Times New Roman"/>
        </w:rPr>
      </w:pPr>
      <w:r>
        <w:rPr>
          <w:rFonts w:eastAsia="Times New Roman" w:cs="Times New Roman"/>
        </w:rPr>
        <w:t>In either case, the following share will need to be created:</w:t>
      </w:r>
    </w:p>
    <w:p w14:paraId="48DAD5E2" w14:textId="1994DA7D" w:rsidR="00396BF1" w:rsidRDefault="00396BF1" w:rsidP="00DF4F96">
      <w:pPr>
        <w:pStyle w:val="ListParagraph"/>
        <w:numPr>
          <w:ilvl w:val="0"/>
          <w:numId w:val="28"/>
        </w:numPr>
        <w:rPr>
          <w:rFonts w:eastAsia="Times New Roman" w:cs="Times New Roman"/>
        </w:rPr>
      </w:pPr>
      <w:r>
        <w:rPr>
          <w:rFonts w:eastAsia="Times New Roman" w:cs="Times New Roman"/>
        </w:rPr>
        <w:t>ICSIMAGES</w:t>
      </w:r>
      <w:r>
        <w:rPr>
          <w:rFonts w:eastAsia="Times New Roman" w:cs="Times New Roman"/>
        </w:rPr>
        <w:br/>
      </w:r>
      <w:r w:rsidRPr="00396BF1">
        <w:rPr>
          <w:rFonts w:eastAsia="Times New Roman" w:cs="Times New Roman"/>
          <w:i/>
        </w:rPr>
        <w:t xml:space="preserve">Permissions: All InsightCS users who will need to do imaging will need </w:t>
      </w:r>
      <w:r w:rsidR="00552CBB">
        <w:rPr>
          <w:rFonts w:eastAsia="Times New Roman" w:cs="Times New Roman"/>
          <w:i/>
        </w:rPr>
        <w:t>read/</w:t>
      </w:r>
      <w:r w:rsidRPr="00396BF1">
        <w:rPr>
          <w:rFonts w:eastAsia="Times New Roman" w:cs="Times New Roman"/>
          <w:i/>
        </w:rPr>
        <w:t>write access to this share and its folder</w:t>
      </w:r>
    </w:p>
    <w:p w14:paraId="0E4C09F5" w14:textId="77777777" w:rsidR="00396BF1" w:rsidRDefault="00973285" w:rsidP="00396BF1">
      <w:pPr>
        <w:rPr>
          <w:rFonts w:eastAsia="Times New Roman" w:cs="Times New Roman"/>
        </w:rPr>
      </w:pPr>
      <w:r>
        <w:rPr>
          <w:rFonts w:eastAsia="Times New Roman" w:cs="Times New Roman"/>
          <w:noProof/>
        </w:rPr>
        <w:drawing>
          <wp:anchor distT="0" distB="0" distL="114300" distR="114300" simplePos="0" relativeHeight="251658247" behindDoc="1" locked="0" layoutInCell="1" allowOverlap="1" wp14:anchorId="0D05DDAB" wp14:editId="3515B373">
            <wp:simplePos x="0" y="0"/>
            <wp:positionH relativeFrom="column">
              <wp:posOffset>-26035</wp:posOffset>
            </wp:positionH>
            <wp:positionV relativeFrom="paragraph">
              <wp:posOffset>290830</wp:posOffset>
            </wp:positionV>
            <wp:extent cx="445135" cy="449580"/>
            <wp:effectExtent l="19050" t="0" r="0" b="0"/>
            <wp:wrapTight wrapText="bothSides">
              <wp:wrapPolygon edited="0">
                <wp:start x="-924" y="0"/>
                <wp:lineTo x="-924" y="21051"/>
                <wp:lineTo x="21261" y="21051"/>
                <wp:lineTo x="21261" y="0"/>
                <wp:lineTo x="-924" y="0"/>
              </wp:wrapPolygon>
            </wp:wrapTight>
            <wp:docPr id="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135" cy="449580"/>
                    </a:xfrm>
                    <a:prstGeom prst="rect">
                      <a:avLst/>
                    </a:prstGeom>
                    <a:noFill/>
                    <a:ln w="9525">
                      <a:noFill/>
                      <a:miter lim="800000"/>
                      <a:headEnd/>
                      <a:tailEnd/>
                    </a:ln>
                  </pic:spPr>
                </pic:pic>
              </a:graphicData>
            </a:graphic>
          </wp:anchor>
        </w:drawing>
      </w:r>
      <w:r w:rsidR="00396BF1">
        <w:rPr>
          <w:rFonts w:eastAsia="Times New Roman" w:cs="Times New Roman"/>
        </w:rPr>
        <w:t>Within the ICSIMAGES share, the following folder structure should be created:</w:t>
      </w:r>
    </w:p>
    <w:p w14:paraId="37D39692" w14:textId="0FEE47F4" w:rsidR="002444D0" w:rsidRDefault="00973285" w:rsidP="00396BF1">
      <w:pPr>
        <w:rPr>
          <w:rFonts w:cs="Arial"/>
          <w:color w:val="00B050"/>
        </w:rPr>
      </w:pPr>
      <w:r w:rsidRPr="001969D2">
        <w:rPr>
          <w:rFonts w:cs="Arial"/>
          <w:color w:val="00B050"/>
        </w:rPr>
        <w:t>The “</w:t>
      </w:r>
      <w:r w:rsidRPr="00973285">
        <w:rPr>
          <w:rFonts w:cs="Arial"/>
          <w:b/>
          <w:color w:val="00B050"/>
        </w:rPr>
        <w:t>Create Image Directories.bat</w:t>
      </w:r>
      <w:r w:rsidRPr="001969D2">
        <w:rPr>
          <w:rFonts w:cs="Arial"/>
          <w:color w:val="00B050"/>
        </w:rPr>
        <w:t xml:space="preserve">” script will create the following directory structure automatically.  To use this script, copy it to the base of the </w:t>
      </w:r>
      <w:r>
        <w:rPr>
          <w:rFonts w:cs="Arial"/>
          <w:color w:val="00B050"/>
        </w:rPr>
        <w:t>ICSIMAGES share and double-click it</w:t>
      </w:r>
      <w:r w:rsidR="002444D0">
        <w:rPr>
          <w:rFonts w:cs="Arial"/>
          <w:color w:val="00B050"/>
        </w:rPr>
        <w:t>.</w:t>
      </w:r>
    </w:p>
    <w:p w14:paraId="434B0F1E" w14:textId="185F1131" w:rsidR="002444D0" w:rsidRPr="00973285" w:rsidRDefault="002444D0" w:rsidP="00396BF1">
      <w:pPr>
        <w:rPr>
          <w:rFonts w:cs="Arial"/>
          <w:color w:val="00B050"/>
        </w:rPr>
      </w:pPr>
      <w:r>
        <w:rPr>
          <w:rFonts w:cs="Arial"/>
          <w:color w:val="00B050"/>
        </w:rPr>
        <w:t xml:space="preserve">Again, replace </w:t>
      </w:r>
      <w:del w:id="79" w:author="Brian Stockell" w:date="2019-11-21T13:53:00Z">
        <w:r w:rsidDel="00A54B96">
          <w:rPr>
            <w:rFonts w:cs="Arial"/>
            <w:color w:val="00B050"/>
          </w:rPr>
          <w:delText>IcsMain</w:delText>
        </w:r>
      </w:del>
      <w:ins w:id="80" w:author="Brian Stockell" w:date="2019-11-21T13:53:00Z">
        <w:del w:id="81" w:author="Patrick Lim" w:date="2020-03-03T13:41:00Z">
          <w:r w:rsidR="00A54B96" w:rsidDel="00AA0B74">
            <w:rPr>
              <w:rFonts w:cs="Arial"/>
              <w:color w:val="00B050"/>
            </w:rPr>
            <w:delText>Aat</w:delText>
          </w:r>
        </w:del>
      </w:ins>
      <w:ins w:id="82" w:author="Patrick Lim" w:date="2020-03-03T13:41:00Z">
        <w:r w:rsidR="00AA0B74">
          <w:rPr>
            <w:rFonts w:cs="Arial"/>
            <w:color w:val="00B050"/>
          </w:rPr>
          <w:t>Chcc</w:t>
        </w:r>
      </w:ins>
      <w:ins w:id="83" w:author="Brian Stockell" w:date="2019-11-21T13:53:00Z">
        <w:r w:rsidR="00A54B96">
          <w:rPr>
            <w:rFonts w:cs="Arial"/>
            <w:color w:val="00B050"/>
          </w:rPr>
          <w:t>-rcm</w:t>
        </w:r>
      </w:ins>
      <w:r>
        <w:rPr>
          <w:rFonts w:cs="Arial"/>
          <w:color w:val="00B050"/>
        </w:rPr>
        <w:t>/</w:t>
      </w:r>
      <w:del w:id="84" w:author="Brian Stockell" w:date="2019-11-21T13:54:00Z">
        <w:r w:rsidDel="00A54B96">
          <w:rPr>
            <w:rFonts w:cs="Arial"/>
            <w:color w:val="00B050"/>
          </w:rPr>
          <w:delText>IcsTest</w:delText>
        </w:r>
      </w:del>
      <w:ins w:id="85" w:author="Brian Stockell" w:date="2019-11-21T13:54:00Z">
        <w:del w:id="86" w:author="Patrick Lim" w:date="2020-03-03T13:41:00Z">
          <w:r w:rsidR="00A54B96" w:rsidDel="00AA0B74">
            <w:rPr>
              <w:rFonts w:cs="Arial"/>
              <w:color w:val="00B050"/>
            </w:rPr>
            <w:delText>Aat</w:delText>
          </w:r>
        </w:del>
      </w:ins>
      <w:ins w:id="87" w:author="Patrick Lim" w:date="2020-03-03T13:41:00Z">
        <w:r w:rsidR="00AA0B74">
          <w:rPr>
            <w:rFonts w:cs="Arial"/>
            <w:color w:val="00B050"/>
          </w:rPr>
          <w:t>Chcc</w:t>
        </w:r>
      </w:ins>
      <w:ins w:id="88" w:author="Brian Stockell" w:date="2019-11-21T13:54:00Z">
        <w:r w:rsidR="00A54B96">
          <w:rPr>
            <w:rFonts w:cs="Arial"/>
            <w:color w:val="00B050"/>
          </w:rPr>
          <w:t>-rcm-test</w:t>
        </w:r>
      </w:ins>
      <w:r>
        <w:rPr>
          <w:rFonts w:cs="Arial"/>
          <w:color w:val="00B050"/>
        </w:rPr>
        <w:t xml:space="preserve"> with RCM Prod/Test database names</w:t>
      </w:r>
    </w:p>
    <w:p w14:paraId="67CA54F6" w14:textId="12234CE3" w:rsidR="00653310" w:rsidRPr="00396BF1" w:rsidRDefault="00653310" w:rsidP="00DF4F96">
      <w:pPr>
        <w:pStyle w:val="ListParagraph"/>
        <w:numPr>
          <w:ilvl w:val="0"/>
          <w:numId w:val="28"/>
        </w:numPr>
        <w:rPr>
          <w:rFonts w:eastAsia="Times New Roman" w:cs="Times New Roman"/>
        </w:rPr>
      </w:pPr>
      <w:del w:id="89" w:author="Brian Stockell" w:date="2019-11-21T13:53:00Z">
        <w:r w:rsidRPr="00396BF1" w:rsidDel="00A54B96">
          <w:rPr>
            <w:rFonts w:eastAsia="Times New Roman" w:cs="Times New Roman"/>
          </w:rPr>
          <w:delText>IcsMain</w:delText>
        </w:r>
      </w:del>
      <w:ins w:id="90" w:author="Brian Stockell" w:date="2019-11-21T13:53:00Z">
        <w:del w:id="91" w:author="Patrick Lim" w:date="2020-03-03T13:41:00Z">
          <w:r w:rsidR="00A54B96" w:rsidDel="00AA0B74">
            <w:rPr>
              <w:rFonts w:eastAsia="Times New Roman" w:cs="Times New Roman"/>
            </w:rPr>
            <w:delText>Aat</w:delText>
          </w:r>
        </w:del>
      </w:ins>
      <w:ins w:id="92" w:author="Patrick Lim" w:date="2020-03-03T13:41:00Z">
        <w:r w:rsidR="00AA0B74">
          <w:rPr>
            <w:rFonts w:eastAsia="Times New Roman" w:cs="Times New Roman"/>
          </w:rPr>
          <w:t>Chcc</w:t>
        </w:r>
      </w:ins>
      <w:ins w:id="93" w:author="Brian Stockell" w:date="2019-11-21T13:53:00Z">
        <w:r w:rsidR="00A54B96">
          <w:rPr>
            <w:rFonts w:eastAsia="Times New Roman" w:cs="Times New Roman"/>
          </w:rPr>
          <w:t>-rcm</w:t>
        </w:r>
      </w:ins>
    </w:p>
    <w:p w14:paraId="582A57C1"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7</w:t>
      </w:r>
    </w:p>
    <w:p w14:paraId="6B7560A6"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40</w:t>
      </w:r>
    </w:p>
    <w:p w14:paraId="1109C2D5" w14:textId="77777777" w:rsidR="00653310" w:rsidRDefault="00653310" w:rsidP="00DF4F96">
      <w:pPr>
        <w:pStyle w:val="ListParagraph"/>
        <w:numPr>
          <w:ilvl w:val="1"/>
          <w:numId w:val="28"/>
        </w:numPr>
        <w:rPr>
          <w:rFonts w:eastAsia="Times New Roman" w:cs="Times New Roman"/>
        </w:rPr>
      </w:pPr>
      <w:r>
        <w:rPr>
          <w:rFonts w:eastAsia="Times New Roman" w:cs="Times New Roman"/>
        </w:rPr>
        <w:t>50</w:t>
      </w:r>
    </w:p>
    <w:p w14:paraId="3E84290A" w14:textId="77777777" w:rsidR="00615C16" w:rsidRPr="00396BF1" w:rsidRDefault="00615C16" w:rsidP="00DF4F96">
      <w:pPr>
        <w:pStyle w:val="ListParagraph"/>
        <w:numPr>
          <w:ilvl w:val="1"/>
          <w:numId w:val="28"/>
        </w:numPr>
        <w:rPr>
          <w:rFonts w:eastAsia="Times New Roman" w:cs="Times New Roman"/>
        </w:rPr>
      </w:pPr>
      <w:r>
        <w:rPr>
          <w:rFonts w:eastAsia="Times New Roman" w:cs="Times New Roman"/>
        </w:rPr>
        <w:t>51</w:t>
      </w:r>
    </w:p>
    <w:p w14:paraId="6F273F4B" w14:textId="77777777" w:rsidR="00653310" w:rsidRPr="00396BF1" w:rsidRDefault="00F2114D" w:rsidP="00DF4F96">
      <w:pPr>
        <w:pStyle w:val="ListParagraph"/>
        <w:numPr>
          <w:ilvl w:val="1"/>
          <w:numId w:val="28"/>
        </w:numPr>
        <w:rPr>
          <w:rFonts w:eastAsia="Times New Roman" w:cs="Times New Roman"/>
        </w:rPr>
      </w:pPr>
      <w:r>
        <w:rPr>
          <w:rFonts w:eastAsia="Times New Roman" w:cs="Times New Roman"/>
        </w:rPr>
        <w:t>EOB_R</w:t>
      </w:r>
    </w:p>
    <w:p w14:paraId="4FB41835"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PHOTO</w:t>
      </w:r>
    </w:p>
    <w:p w14:paraId="4B117BC0"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POTF</w:t>
      </w:r>
    </w:p>
    <w:p w14:paraId="78C54E10"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Forms</w:t>
      </w:r>
    </w:p>
    <w:p w14:paraId="4450A96F" w14:textId="6F4949E6" w:rsidR="00653310" w:rsidRPr="00396BF1" w:rsidRDefault="00653310" w:rsidP="00DF4F96">
      <w:pPr>
        <w:pStyle w:val="ListParagraph"/>
        <w:numPr>
          <w:ilvl w:val="0"/>
          <w:numId w:val="28"/>
        </w:numPr>
        <w:rPr>
          <w:rFonts w:eastAsia="Times New Roman" w:cs="Times New Roman"/>
        </w:rPr>
      </w:pPr>
      <w:del w:id="94" w:author="Brian Stockell" w:date="2019-11-21T13:54:00Z">
        <w:r w:rsidRPr="00396BF1" w:rsidDel="00A54B96">
          <w:rPr>
            <w:rFonts w:eastAsia="Times New Roman" w:cs="Times New Roman"/>
          </w:rPr>
          <w:delText>IcsTest</w:delText>
        </w:r>
      </w:del>
      <w:ins w:id="95" w:author="Brian Stockell" w:date="2019-11-21T13:54:00Z">
        <w:del w:id="96" w:author="Patrick Lim" w:date="2020-03-03T13:41:00Z">
          <w:r w:rsidR="00A54B96" w:rsidDel="00AA0B74">
            <w:rPr>
              <w:rFonts w:eastAsia="Times New Roman" w:cs="Times New Roman"/>
            </w:rPr>
            <w:delText>Aat</w:delText>
          </w:r>
        </w:del>
      </w:ins>
      <w:ins w:id="97" w:author="Patrick Lim" w:date="2020-03-03T13:41:00Z">
        <w:r w:rsidR="00AA0B74">
          <w:rPr>
            <w:rFonts w:eastAsia="Times New Roman" w:cs="Times New Roman"/>
          </w:rPr>
          <w:t>Chcc</w:t>
        </w:r>
      </w:ins>
      <w:ins w:id="98" w:author="Brian Stockell" w:date="2019-11-21T13:54:00Z">
        <w:r w:rsidR="00A54B96">
          <w:rPr>
            <w:rFonts w:eastAsia="Times New Roman" w:cs="Times New Roman"/>
          </w:rPr>
          <w:t>-rcm-test</w:t>
        </w:r>
      </w:ins>
    </w:p>
    <w:p w14:paraId="6580D745"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7</w:t>
      </w:r>
    </w:p>
    <w:p w14:paraId="1ACF6B01"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40</w:t>
      </w:r>
    </w:p>
    <w:p w14:paraId="2248BF49" w14:textId="77777777" w:rsidR="00653310" w:rsidRDefault="00653310" w:rsidP="00DF4F96">
      <w:pPr>
        <w:pStyle w:val="ListParagraph"/>
        <w:numPr>
          <w:ilvl w:val="1"/>
          <w:numId w:val="28"/>
        </w:numPr>
        <w:rPr>
          <w:rFonts w:eastAsia="Times New Roman" w:cs="Times New Roman"/>
        </w:rPr>
      </w:pPr>
      <w:r>
        <w:rPr>
          <w:rFonts w:eastAsia="Times New Roman" w:cs="Times New Roman"/>
        </w:rPr>
        <w:t>50</w:t>
      </w:r>
    </w:p>
    <w:p w14:paraId="5BDF16A7" w14:textId="77777777" w:rsidR="00615C16" w:rsidRPr="00396BF1" w:rsidRDefault="00615C16" w:rsidP="00DF4F96">
      <w:pPr>
        <w:pStyle w:val="ListParagraph"/>
        <w:numPr>
          <w:ilvl w:val="1"/>
          <w:numId w:val="28"/>
        </w:numPr>
        <w:rPr>
          <w:rFonts w:eastAsia="Times New Roman" w:cs="Times New Roman"/>
        </w:rPr>
      </w:pPr>
      <w:r>
        <w:rPr>
          <w:rFonts w:eastAsia="Times New Roman" w:cs="Times New Roman"/>
        </w:rPr>
        <w:t>51</w:t>
      </w:r>
    </w:p>
    <w:p w14:paraId="1874FB48" w14:textId="77777777" w:rsidR="00653310" w:rsidRPr="00396BF1" w:rsidRDefault="00F2114D" w:rsidP="00DF4F96">
      <w:pPr>
        <w:pStyle w:val="ListParagraph"/>
        <w:numPr>
          <w:ilvl w:val="1"/>
          <w:numId w:val="28"/>
        </w:numPr>
        <w:rPr>
          <w:rFonts w:eastAsia="Times New Roman" w:cs="Times New Roman"/>
        </w:rPr>
      </w:pPr>
      <w:r>
        <w:rPr>
          <w:rFonts w:eastAsia="Times New Roman" w:cs="Times New Roman"/>
        </w:rPr>
        <w:t>EOB_R</w:t>
      </w:r>
    </w:p>
    <w:p w14:paraId="5AD8C13C"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lastRenderedPageBreak/>
        <w:t>PHOTO</w:t>
      </w:r>
    </w:p>
    <w:p w14:paraId="487A10F5" w14:textId="77777777" w:rsidR="00653310" w:rsidRPr="00396BF1" w:rsidRDefault="00653310" w:rsidP="00DF4F96">
      <w:pPr>
        <w:pStyle w:val="ListParagraph"/>
        <w:numPr>
          <w:ilvl w:val="1"/>
          <w:numId w:val="28"/>
        </w:numPr>
        <w:rPr>
          <w:rFonts w:eastAsia="Times New Roman" w:cs="Times New Roman"/>
        </w:rPr>
      </w:pPr>
      <w:r>
        <w:rPr>
          <w:rFonts w:eastAsia="Times New Roman" w:cs="Times New Roman"/>
        </w:rPr>
        <w:t>POTF</w:t>
      </w:r>
    </w:p>
    <w:p w14:paraId="0DE97201" w14:textId="77777777" w:rsidR="00653310" w:rsidRDefault="00653310" w:rsidP="00DF4F96">
      <w:pPr>
        <w:pStyle w:val="ListParagraph"/>
        <w:numPr>
          <w:ilvl w:val="1"/>
          <w:numId w:val="28"/>
        </w:numPr>
        <w:rPr>
          <w:rFonts w:eastAsia="Times New Roman" w:cs="Times New Roman"/>
        </w:rPr>
      </w:pPr>
      <w:r>
        <w:rPr>
          <w:rFonts w:eastAsia="Times New Roman" w:cs="Times New Roman"/>
        </w:rPr>
        <w:t>Forms</w:t>
      </w:r>
    </w:p>
    <w:p w14:paraId="4FC75286" w14:textId="7653F4BF" w:rsidR="0043436D" w:rsidRPr="0043436D" w:rsidRDefault="0043436D" w:rsidP="0043436D">
      <w:pPr>
        <w:rPr>
          <w:rFonts w:eastAsia="Times New Roman" w:cs="Times New Roman"/>
        </w:rPr>
      </w:pPr>
      <w:r>
        <w:rPr>
          <w:rFonts w:eastAsia="Times New Roman" w:cs="Times New Roman"/>
        </w:rPr>
        <w:t xml:space="preserve">After the directories have been created, copy the contents on ‘Forms.zip’ into the Forms folder under </w:t>
      </w:r>
      <w:del w:id="99" w:author="Brian Stockell" w:date="2019-11-21T13:53:00Z">
        <w:r w:rsidDel="00A54B96">
          <w:rPr>
            <w:rFonts w:eastAsia="Times New Roman" w:cs="Times New Roman"/>
          </w:rPr>
          <w:delText>IcsMain</w:delText>
        </w:r>
      </w:del>
      <w:ins w:id="100" w:author="Brian Stockell" w:date="2019-11-21T13:53:00Z">
        <w:del w:id="101" w:author="Patrick Lim" w:date="2020-03-03T13:41:00Z">
          <w:r w:rsidR="00A54B96" w:rsidDel="00AA0B74">
            <w:rPr>
              <w:rFonts w:eastAsia="Times New Roman" w:cs="Times New Roman"/>
            </w:rPr>
            <w:delText>Aat</w:delText>
          </w:r>
        </w:del>
      </w:ins>
      <w:ins w:id="102" w:author="Patrick Lim" w:date="2020-03-03T13:41:00Z">
        <w:r w:rsidR="00AA0B74">
          <w:rPr>
            <w:rFonts w:eastAsia="Times New Roman" w:cs="Times New Roman"/>
          </w:rPr>
          <w:t>Chcc</w:t>
        </w:r>
      </w:ins>
      <w:ins w:id="103" w:author="Brian Stockell" w:date="2019-11-21T13:53:00Z">
        <w:r w:rsidR="00A54B96">
          <w:rPr>
            <w:rFonts w:eastAsia="Times New Roman" w:cs="Times New Roman"/>
          </w:rPr>
          <w:t>-rcm</w:t>
        </w:r>
      </w:ins>
      <w:r>
        <w:rPr>
          <w:rFonts w:eastAsia="Times New Roman" w:cs="Times New Roman"/>
        </w:rPr>
        <w:t xml:space="preserve"> and </w:t>
      </w:r>
      <w:del w:id="104" w:author="Brian Stockell" w:date="2019-11-21T13:54:00Z">
        <w:r w:rsidDel="00A54B96">
          <w:rPr>
            <w:rFonts w:eastAsia="Times New Roman" w:cs="Times New Roman"/>
          </w:rPr>
          <w:delText>IcsTest</w:delText>
        </w:r>
      </w:del>
      <w:ins w:id="105" w:author="Brian Stockell" w:date="2019-11-21T13:54:00Z">
        <w:del w:id="106" w:author="Patrick Lim" w:date="2020-03-03T13:41:00Z">
          <w:r w:rsidR="00A54B96" w:rsidDel="00AA0B74">
            <w:rPr>
              <w:rFonts w:eastAsia="Times New Roman" w:cs="Times New Roman"/>
            </w:rPr>
            <w:delText>Aat</w:delText>
          </w:r>
        </w:del>
      </w:ins>
      <w:ins w:id="107" w:author="Patrick Lim" w:date="2020-03-03T13:41:00Z">
        <w:r w:rsidR="00AA0B74">
          <w:rPr>
            <w:rFonts w:eastAsia="Times New Roman" w:cs="Times New Roman"/>
          </w:rPr>
          <w:t>Chcc</w:t>
        </w:r>
      </w:ins>
      <w:ins w:id="108" w:author="Brian Stockell" w:date="2019-11-21T13:54:00Z">
        <w:r w:rsidR="00A54B96">
          <w:rPr>
            <w:rFonts w:eastAsia="Times New Roman" w:cs="Times New Roman"/>
          </w:rPr>
          <w:t>-rcm-test</w:t>
        </w:r>
      </w:ins>
      <w:r>
        <w:rPr>
          <w:rFonts w:eastAsia="Times New Roman" w:cs="Times New Roman"/>
        </w:rPr>
        <w:t>.</w:t>
      </w:r>
    </w:p>
    <w:p w14:paraId="2CB5C76E" w14:textId="77777777" w:rsidR="00396BF1" w:rsidRDefault="00396BF1" w:rsidP="00396BF1">
      <w:pPr>
        <w:rPr>
          <w:rFonts w:eastAsia="Times New Roman" w:cs="Times New Roman"/>
        </w:rPr>
      </w:pPr>
    </w:p>
    <w:p w14:paraId="54B09E40" w14:textId="77777777" w:rsidR="00653310" w:rsidRDefault="00653310" w:rsidP="00653310">
      <w:pPr>
        <w:rPr>
          <w:rFonts w:eastAsia="Times New Roman" w:cs="Times New Roman"/>
        </w:rPr>
      </w:pPr>
      <w:r>
        <w:rPr>
          <w:rFonts w:eastAsia="Times New Roman" w:cs="Times New Roman"/>
        </w:rPr>
        <w:t>Under each Form Type, there will also be ‘Year’ folders (2014, 2015, 2016), which will store images for each year.  Under each ‘Year’ folder, there will be ‘Month’ folders (01, 02, 03, …, 12), which will store images for each month.  The purpose of this is to keep directories from storing a large number of images, which can affect performance.</w:t>
      </w:r>
    </w:p>
    <w:p w14:paraId="16B3EE8B" w14:textId="127F234B" w:rsidR="00653310" w:rsidRDefault="00653310" w:rsidP="00653310">
      <w:pPr>
        <w:rPr>
          <w:rFonts w:eastAsia="Times New Roman" w:cs="Times New Roman"/>
        </w:rPr>
      </w:pPr>
      <w:r>
        <w:rPr>
          <w:rFonts w:eastAsia="Times New Roman" w:cs="Times New Roman"/>
        </w:rPr>
        <w:t>These additional directories will be added automatically, through a Scheduled Task, which will run each month. This job will create necessary sub-directories for the current year, and the next year. The following scheduled tasks should be created on the image server</w:t>
      </w:r>
      <w:r w:rsidR="0023689A">
        <w:rPr>
          <w:rFonts w:eastAsia="Times New Roman" w:cs="Times New Roman"/>
        </w:rPr>
        <w:t xml:space="preserve"> (or application server, if Images will be housed there)</w:t>
      </w:r>
      <w:r>
        <w:rPr>
          <w:rFonts w:eastAsia="Times New Roman" w:cs="Times New Roman"/>
        </w:rPr>
        <w:t>:</w:t>
      </w:r>
    </w:p>
    <w:p w14:paraId="0FD3168D" w14:textId="0DE12C24" w:rsidR="00653310" w:rsidRPr="00323AE6" w:rsidRDefault="00653310" w:rsidP="00653310">
      <w:pPr>
        <w:rPr>
          <w:rFonts w:eastAsia="Times New Roman" w:cs="Times New Roman"/>
          <w:b/>
        </w:rPr>
      </w:pPr>
      <w:r w:rsidRPr="00323AE6">
        <w:rPr>
          <w:rFonts w:eastAsia="Times New Roman" w:cs="Times New Roman"/>
          <w:b/>
        </w:rPr>
        <w:t xml:space="preserve">Name:  Create Image Sub Directory - </w:t>
      </w:r>
      <w:del w:id="109" w:author="Brian Stockell" w:date="2019-11-21T13:53:00Z">
        <w:r w:rsidDel="00A54B96">
          <w:rPr>
            <w:rFonts w:eastAsia="Times New Roman" w:cs="Times New Roman"/>
            <w:b/>
          </w:rPr>
          <w:delText>IcsMain</w:delText>
        </w:r>
      </w:del>
      <w:ins w:id="110" w:author="Brian Stockell" w:date="2019-11-21T13:53:00Z">
        <w:del w:id="111" w:author="Patrick Lim" w:date="2020-03-03T13:41:00Z">
          <w:r w:rsidR="00A54B96" w:rsidDel="00AA0B74">
            <w:rPr>
              <w:rFonts w:eastAsia="Times New Roman" w:cs="Times New Roman"/>
              <w:b/>
            </w:rPr>
            <w:delText>Aat</w:delText>
          </w:r>
        </w:del>
      </w:ins>
      <w:ins w:id="112" w:author="Patrick Lim" w:date="2020-03-03T13:41:00Z">
        <w:r w:rsidR="00AA0B74">
          <w:rPr>
            <w:rFonts w:eastAsia="Times New Roman" w:cs="Times New Roman"/>
            <w:b/>
          </w:rPr>
          <w:t>Chcc</w:t>
        </w:r>
      </w:ins>
      <w:ins w:id="113" w:author="Brian Stockell" w:date="2019-11-21T13:53:00Z">
        <w:r w:rsidR="00A54B96">
          <w:rPr>
            <w:rFonts w:eastAsia="Times New Roman" w:cs="Times New Roman"/>
            <w:b/>
          </w:rPr>
          <w:t>-rcm</w:t>
        </w:r>
      </w:ins>
    </w:p>
    <w:p w14:paraId="3014E0B6" w14:textId="77777777" w:rsidR="00653310" w:rsidRDefault="00653310" w:rsidP="00653310">
      <w:pPr>
        <w:rPr>
          <w:rFonts w:eastAsia="Times New Roman" w:cs="Times New Roman"/>
        </w:rPr>
      </w:pPr>
      <w:r>
        <w:rPr>
          <w:rFonts w:eastAsia="Times New Roman" w:cs="Times New Roman"/>
        </w:rPr>
        <w:t>Runs the first of every month, at 12:00 AM</w:t>
      </w:r>
    </w:p>
    <w:p w14:paraId="2BFD7684" w14:textId="12671229" w:rsidR="00653310" w:rsidRDefault="00CE6984" w:rsidP="00653310">
      <w:pPr>
        <w:rPr>
          <w:rFonts w:eastAsia="Times New Roman" w:cs="Times New Roman"/>
        </w:rPr>
      </w:pPr>
      <w:r>
        <w:rPr>
          <w:rFonts w:eastAsia="Times New Roman" w:cs="Times New Roman"/>
        </w:rPr>
        <w:t>Calls</w:t>
      </w:r>
      <w:r w:rsidR="00653310">
        <w:rPr>
          <w:rFonts w:eastAsia="Times New Roman" w:cs="Times New Roman"/>
        </w:rPr>
        <w:t xml:space="preserve"> the ‘Create Image Sub Directory.bat’ batch file, which should be stored within the </w:t>
      </w:r>
      <w:del w:id="114" w:author="Brian Stockell" w:date="2019-11-21T13:53:00Z">
        <w:r w:rsidR="00653310" w:rsidDel="00A54B96">
          <w:rPr>
            <w:rFonts w:eastAsia="Times New Roman" w:cs="Times New Roman"/>
          </w:rPr>
          <w:delText>IcsMain</w:delText>
        </w:r>
      </w:del>
      <w:ins w:id="115" w:author="Brian Stockell" w:date="2019-11-21T13:53:00Z">
        <w:del w:id="116" w:author="Patrick Lim" w:date="2020-03-03T13:41:00Z">
          <w:r w:rsidR="00A54B96" w:rsidDel="00AA0B74">
            <w:rPr>
              <w:rFonts w:eastAsia="Times New Roman" w:cs="Times New Roman"/>
            </w:rPr>
            <w:delText>Aat</w:delText>
          </w:r>
        </w:del>
      </w:ins>
      <w:ins w:id="117" w:author="Patrick Lim" w:date="2020-03-03T13:41:00Z">
        <w:r w:rsidR="00AA0B74">
          <w:rPr>
            <w:rFonts w:eastAsia="Times New Roman" w:cs="Times New Roman"/>
          </w:rPr>
          <w:t>Chcc</w:t>
        </w:r>
      </w:ins>
      <w:ins w:id="118" w:author="Brian Stockell" w:date="2019-11-21T13:53:00Z">
        <w:r w:rsidR="00A54B96">
          <w:rPr>
            <w:rFonts w:eastAsia="Times New Roman" w:cs="Times New Roman"/>
          </w:rPr>
          <w:t>-rcm</w:t>
        </w:r>
      </w:ins>
      <w:r w:rsidR="00653310">
        <w:rPr>
          <w:rFonts w:eastAsia="Times New Roman" w:cs="Times New Roman"/>
        </w:rPr>
        <w:t xml:space="preserve"> image directory)</w:t>
      </w:r>
    </w:p>
    <w:p w14:paraId="35B87BF9" w14:textId="77777777" w:rsidR="00653310" w:rsidRDefault="00653310" w:rsidP="00653310">
      <w:pPr>
        <w:rPr>
          <w:rFonts w:eastAsia="Times New Roman" w:cs="Times New Roman"/>
        </w:rPr>
      </w:pPr>
    </w:p>
    <w:p w14:paraId="0178C705" w14:textId="17306166" w:rsidR="00653310" w:rsidRPr="00323AE6" w:rsidRDefault="00653310" w:rsidP="00653310">
      <w:pPr>
        <w:rPr>
          <w:rFonts w:eastAsia="Times New Roman" w:cs="Times New Roman"/>
          <w:b/>
        </w:rPr>
      </w:pPr>
      <w:r w:rsidRPr="00323AE6">
        <w:rPr>
          <w:rFonts w:eastAsia="Times New Roman" w:cs="Times New Roman"/>
          <w:b/>
        </w:rPr>
        <w:t xml:space="preserve">Name:  Create Image Sub Directory - </w:t>
      </w:r>
      <w:del w:id="119" w:author="Brian Stockell" w:date="2019-11-21T13:54:00Z">
        <w:r w:rsidDel="00A54B96">
          <w:rPr>
            <w:rFonts w:eastAsia="Times New Roman" w:cs="Times New Roman"/>
            <w:b/>
          </w:rPr>
          <w:delText>IcsTest</w:delText>
        </w:r>
      </w:del>
      <w:ins w:id="120" w:author="Brian Stockell" w:date="2019-11-21T13:54:00Z">
        <w:del w:id="121" w:author="Patrick Lim" w:date="2020-03-03T13:41:00Z">
          <w:r w:rsidR="00A54B96" w:rsidDel="00AA0B74">
            <w:rPr>
              <w:rFonts w:eastAsia="Times New Roman" w:cs="Times New Roman"/>
              <w:b/>
            </w:rPr>
            <w:delText>Aat</w:delText>
          </w:r>
        </w:del>
      </w:ins>
      <w:ins w:id="122" w:author="Patrick Lim" w:date="2020-03-03T13:41:00Z">
        <w:r w:rsidR="00AA0B74">
          <w:rPr>
            <w:rFonts w:eastAsia="Times New Roman" w:cs="Times New Roman"/>
            <w:b/>
          </w:rPr>
          <w:t>Chcc</w:t>
        </w:r>
      </w:ins>
      <w:ins w:id="123" w:author="Brian Stockell" w:date="2019-11-21T13:54:00Z">
        <w:r w:rsidR="00A54B96">
          <w:rPr>
            <w:rFonts w:eastAsia="Times New Roman" w:cs="Times New Roman"/>
            <w:b/>
          </w:rPr>
          <w:t>-rcm-test</w:t>
        </w:r>
      </w:ins>
    </w:p>
    <w:p w14:paraId="1177A9D7" w14:textId="77777777" w:rsidR="00653310" w:rsidRDefault="00653310" w:rsidP="00653310">
      <w:pPr>
        <w:rPr>
          <w:rFonts w:eastAsia="Times New Roman" w:cs="Times New Roman"/>
        </w:rPr>
      </w:pPr>
      <w:r>
        <w:rPr>
          <w:rFonts w:eastAsia="Times New Roman" w:cs="Times New Roman"/>
        </w:rPr>
        <w:t>Runs the first of every month, at 12:00 AM</w:t>
      </w:r>
    </w:p>
    <w:p w14:paraId="36BB583A" w14:textId="361549DE" w:rsidR="00653310" w:rsidRDefault="00CE6984" w:rsidP="00653310">
      <w:pPr>
        <w:rPr>
          <w:rFonts w:eastAsia="Times New Roman" w:cs="Times New Roman"/>
        </w:rPr>
      </w:pPr>
      <w:r>
        <w:rPr>
          <w:rFonts w:eastAsia="Times New Roman" w:cs="Times New Roman"/>
        </w:rPr>
        <w:t>Calls</w:t>
      </w:r>
      <w:r w:rsidR="00653310">
        <w:rPr>
          <w:rFonts w:eastAsia="Times New Roman" w:cs="Times New Roman"/>
        </w:rPr>
        <w:t xml:space="preserve"> the ‘Create Image Sub Directory.bat’ batch file, which should be stored within the </w:t>
      </w:r>
      <w:del w:id="124" w:author="Brian Stockell" w:date="2019-11-21T13:54:00Z">
        <w:r w:rsidR="00653310" w:rsidDel="00A54B96">
          <w:rPr>
            <w:rFonts w:eastAsia="Times New Roman" w:cs="Times New Roman"/>
          </w:rPr>
          <w:delText>IcsTest</w:delText>
        </w:r>
      </w:del>
      <w:ins w:id="125" w:author="Brian Stockell" w:date="2019-11-21T13:54:00Z">
        <w:del w:id="126" w:author="Patrick Lim" w:date="2020-03-03T13:41:00Z">
          <w:r w:rsidR="00A54B96" w:rsidDel="00AA0B74">
            <w:rPr>
              <w:rFonts w:eastAsia="Times New Roman" w:cs="Times New Roman"/>
            </w:rPr>
            <w:delText>Aat</w:delText>
          </w:r>
        </w:del>
      </w:ins>
      <w:ins w:id="127" w:author="Patrick Lim" w:date="2020-03-03T13:41:00Z">
        <w:r w:rsidR="00AA0B74">
          <w:rPr>
            <w:rFonts w:eastAsia="Times New Roman" w:cs="Times New Roman"/>
          </w:rPr>
          <w:t>Chcc</w:t>
        </w:r>
      </w:ins>
      <w:ins w:id="128" w:author="Brian Stockell" w:date="2019-11-21T13:54:00Z">
        <w:r w:rsidR="00A54B96">
          <w:rPr>
            <w:rFonts w:eastAsia="Times New Roman" w:cs="Times New Roman"/>
          </w:rPr>
          <w:t>-rcm-test</w:t>
        </w:r>
      </w:ins>
      <w:r w:rsidR="00653310">
        <w:rPr>
          <w:rFonts w:eastAsia="Times New Roman" w:cs="Times New Roman"/>
        </w:rPr>
        <w:t xml:space="preserve"> image directory)</w:t>
      </w:r>
    </w:p>
    <w:p w14:paraId="4C34741C" w14:textId="77777777" w:rsidR="00653310" w:rsidRDefault="00653310" w:rsidP="00396BF1">
      <w:pPr>
        <w:rPr>
          <w:rFonts w:eastAsia="Times New Roman" w:cs="Times New Roman"/>
        </w:rPr>
      </w:pPr>
    </w:p>
    <w:p w14:paraId="13573FD3" w14:textId="77777777" w:rsidR="00396BF1" w:rsidRDefault="00396BF1" w:rsidP="00396BF1">
      <w:pPr>
        <w:rPr>
          <w:rFonts w:eastAsia="Times New Roman" w:cs="Times New Roman"/>
        </w:rPr>
      </w:pPr>
    </w:p>
    <w:p w14:paraId="1538397A" w14:textId="77777777" w:rsidR="00396BF1" w:rsidRPr="00396BF1" w:rsidRDefault="00396BF1" w:rsidP="00396BF1">
      <w:pPr>
        <w:rPr>
          <w:rFonts w:eastAsia="Times New Roman" w:cs="Times New Roman"/>
        </w:rPr>
      </w:pPr>
    </w:p>
    <w:p w14:paraId="2901BD29" w14:textId="77777777" w:rsidR="00701584" w:rsidRPr="00396BF1" w:rsidRDefault="00701584" w:rsidP="00396BF1">
      <w:pPr>
        <w:rPr>
          <w:rFonts w:eastAsia="Times New Roman" w:cs="Times New Roman"/>
        </w:rPr>
      </w:pPr>
      <w:r w:rsidRPr="00396BF1">
        <w:rPr>
          <w:rFonts w:eastAsia="Times New Roman" w:cs="Times New Roman"/>
        </w:rPr>
        <w:br w:type="page"/>
      </w:r>
    </w:p>
    <w:p w14:paraId="42C29E71" w14:textId="77777777" w:rsidR="00244284" w:rsidRPr="00AA491E" w:rsidRDefault="00701584" w:rsidP="005C403D">
      <w:pPr>
        <w:pStyle w:val="Heading1"/>
      </w:pPr>
      <w:bookmarkStart w:id="129" w:name="_Toc411923752"/>
      <w:bookmarkStart w:id="130" w:name="Setup_SQL_SERVERS"/>
      <w:r w:rsidRPr="00AA491E">
        <w:lastRenderedPageBreak/>
        <w:t>SQL Server</w:t>
      </w:r>
      <w:r w:rsidR="005D7EA6" w:rsidRPr="00AA491E">
        <w:t xml:space="preserve">s - </w:t>
      </w:r>
      <w:r w:rsidRPr="00AA491E">
        <w:t>Setup and Configuration</w:t>
      </w:r>
      <w:bookmarkEnd w:id="129"/>
    </w:p>
    <w:p w14:paraId="3F453901" w14:textId="77777777" w:rsidR="00205BF5" w:rsidRDefault="00205BF5">
      <w:pPr>
        <w:rPr>
          <w:b/>
          <w:sz w:val="24"/>
          <w:szCs w:val="24"/>
          <w:u w:val="single"/>
        </w:rPr>
      </w:pPr>
      <w:bookmarkStart w:id="131" w:name="Setup_SQL_SERVER_Services"/>
      <w:bookmarkEnd w:id="130"/>
    </w:p>
    <w:p w14:paraId="5DA8C10A" w14:textId="77777777" w:rsidR="00701584" w:rsidRPr="007753BC" w:rsidRDefault="00DA3EB0" w:rsidP="005C403D">
      <w:pPr>
        <w:pStyle w:val="Heading2"/>
        <w:rPr>
          <w:b w:val="0"/>
        </w:rPr>
      </w:pPr>
      <w:bookmarkStart w:id="132" w:name="_Toc411923753"/>
      <w:r w:rsidRPr="00520115">
        <w:t xml:space="preserve">Ensure that </w:t>
      </w:r>
      <w:r w:rsidR="00A772C8" w:rsidRPr="00520115">
        <w:t xml:space="preserve">all </w:t>
      </w:r>
      <w:r w:rsidR="000C40D9" w:rsidRPr="00520115">
        <w:t xml:space="preserve">Required </w:t>
      </w:r>
      <w:r w:rsidRPr="00520115">
        <w:t xml:space="preserve">SQL Server </w:t>
      </w:r>
      <w:r w:rsidR="007753BC" w:rsidRPr="00520115">
        <w:t>Service</w:t>
      </w:r>
      <w:r w:rsidR="00A772C8" w:rsidRPr="00520115">
        <w:t>s</w:t>
      </w:r>
      <w:r w:rsidRPr="00520115">
        <w:t xml:space="preserve"> </w:t>
      </w:r>
      <w:r w:rsidR="00A772C8" w:rsidRPr="00520115">
        <w:t>have</w:t>
      </w:r>
      <w:r w:rsidR="007753BC" w:rsidRPr="00520115">
        <w:t xml:space="preserve"> been set to AUTOMATIC</w:t>
      </w:r>
      <w:r w:rsidR="005D7EA6" w:rsidRPr="00205BF5">
        <w:rPr>
          <w:rStyle w:val="Heading2Char"/>
        </w:rPr>
        <w:t xml:space="preserve"> </w:t>
      </w:r>
      <w:bookmarkEnd w:id="131"/>
      <w:r w:rsidR="005D7EA6" w:rsidRPr="00AA491E">
        <w:br/>
      </w:r>
      <w:r w:rsidR="005D7EA6" w:rsidRPr="00520115">
        <w:rPr>
          <w:b w:val="0"/>
          <w:i/>
          <w:sz w:val="22"/>
          <w:szCs w:val="22"/>
          <w:u w:val="none"/>
        </w:rPr>
        <w:t>Database, Reporting, and BI SQL Servers</w:t>
      </w:r>
      <w:bookmarkEnd w:id="132"/>
    </w:p>
    <w:p w14:paraId="2E028921" w14:textId="77777777" w:rsidR="00A772C8" w:rsidRDefault="00A772C8" w:rsidP="00520115">
      <w:pPr>
        <w:pStyle w:val="Heading3"/>
      </w:pPr>
      <w:bookmarkStart w:id="133" w:name="_Toc411923754"/>
      <w:r>
        <w:t>How to check and set a service’s startup type</w:t>
      </w:r>
      <w:bookmarkEnd w:id="133"/>
    </w:p>
    <w:p w14:paraId="3253916E" w14:textId="77777777" w:rsidR="00A772C8" w:rsidRDefault="00A772C8" w:rsidP="00A772C8">
      <w:pPr>
        <w:rPr>
          <w:rFonts w:cs="Arial"/>
        </w:rPr>
      </w:pPr>
      <w:r w:rsidRPr="007753BC">
        <w:rPr>
          <w:rFonts w:cs="Arial"/>
        </w:rPr>
        <w:t xml:space="preserve">To </w:t>
      </w:r>
      <w:r>
        <w:rPr>
          <w:rFonts w:cs="Arial"/>
        </w:rPr>
        <w:t>check and/or set</w:t>
      </w:r>
      <w:r w:rsidRPr="007753BC">
        <w:rPr>
          <w:rFonts w:cs="Arial"/>
        </w:rPr>
        <w:t xml:space="preserve"> </w:t>
      </w:r>
      <w:r>
        <w:rPr>
          <w:rFonts w:cs="Arial"/>
        </w:rPr>
        <w:t xml:space="preserve">a </w:t>
      </w:r>
      <w:r w:rsidRPr="007753BC">
        <w:rPr>
          <w:rFonts w:cs="Arial"/>
        </w:rPr>
        <w:t xml:space="preserve">SQL </w:t>
      </w:r>
      <w:r>
        <w:rPr>
          <w:rFonts w:cs="Arial"/>
        </w:rPr>
        <w:t>Server s</w:t>
      </w:r>
      <w:r w:rsidRPr="007753BC">
        <w:rPr>
          <w:rFonts w:cs="Arial"/>
        </w:rPr>
        <w:t>ervice:</w:t>
      </w:r>
    </w:p>
    <w:p w14:paraId="4AFEE5A7" w14:textId="77777777" w:rsidR="00A772C8" w:rsidRPr="007753BC" w:rsidRDefault="00A772C8" w:rsidP="00DF4F96">
      <w:pPr>
        <w:pStyle w:val="ListParagraph"/>
        <w:numPr>
          <w:ilvl w:val="0"/>
          <w:numId w:val="4"/>
        </w:numPr>
        <w:rPr>
          <w:rFonts w:cs="Arial"/>
        </w:rPr>
      </w:pPr>
      <w:r w:rsidRPr="007753BC">
        <w:rPr>
          <w:rFonts w:cs="Arial"/>
        </w:rPr>
        <w:t xml:space="preserve">Click </w:t>
      </w:r>
      <w:r w:rsidRPr="007753BC">
        <w:rPr>
          <w:rFonts w:cs="Arial"/>
          <w:b/>
        </w:rPr>
        <w:t xml:space="preserve">Start </w:t>
      </w:r>
      <w:r w:rsidRPr="007753BC">
        <w:rPr>
          <w:rFonts w:cs="Arial"/>
          <w:b/>
        </w:rPr>
        <w:sym w:font="Wingdings" w:char="F0E0"/>
      </w:r>
      <w:r w:rsidRPr="007753BC">
        <w:rPr>
          <w:rFonts w:cs="Arial"/>
          <w:b/>
        </w:rPr>
        <w:t xml:space="preserve"> Control Panel </w:t>
      </w:r>
      <w:r w:rsidRPr="007753BC">
        <w:rPr>
          <w:rFonts w:cs="Arial"/>
          <w:b/>
        </w:rPr>
        <w:sym w:font="Wingdings" w:char="F0E0"/>
      </w:r>
      <w:r w:rsidRPr="007753BC">
        <w:rPr>
          <w:rFonts w:cs="Arial"/>
          <w:b/>
        </w:rPr>
        <w:t xml:space="preserve">Administrative Tools </w:t>
      </w:r>
      <w:r w:rsidRPr="007753BC">
        <w:rPr>
          <w:rFonts w:cs="Arial"/>
          <w:b/>
        </w:rPr>
        <w:sym w:font="Wingdings" w:char="F0E0"/>
      </w:r>
      <w:r w:rsidRPr="007753BC">
        <w:rPr>
          <w:rFonts w:cs="Arial"/>
          <w:b/>
        </w:rPr>
        <w:t xml:space="preserve"> Services</w:t>
      </w:r>
    </w:p>
    <w:p w14:paraId="2FBD1674" w14:textId="77777777" w:rsidR="00A772C8" w:rsidRPr="007753BC" w:rsidRDefault="00A772C8" w:rsidP="00DF4F96">
      <w:pPr>
        <w:pStyle w:val="ListParagraph"/>
        <w:numPr>
          <w:ilvl w:val="0"/>
          <w:numId w:val="4"/>
        </w:numPr>
        <w:rPr>
          <w:rFonts w:cs="Arial"/>
        </w:rPr>
      </w:pPr>
      <w:r w:rsidRPr="007753BC">
        <w:rPr>
          <w:rFonts w:cs="Arial"/>
        </w:rPr>
        <w:t xml:space="preserve">Within the Service control panel, scroll down to the service </w:t>
      </w:r>
      <w:r>
        <w:rPr>
          <w:rFonts w:cs="Arial"/>
        </w:rPr>
        <w:t xml:space="preserve">in question, </w:t>
      </w:r>
      <w:r w:rsidRPr="007753BC">
        <w:rPr>
          <w:rFonts w:cs="Arial"/>
        </w:rPr>
        <w:t>and note its “Startup Type” value</w:t>
      </w:r>
    </w:p>
    <w:p w14:paraId="0413315E" w14:textId="77777777" w:rsidR="008F117E" w:rsidRPr="008F117E" w:rsidRDefault="00A772C8" w:rsidP="00DF4F96">
      <w:pPr>
        <w:pStyle w:val="ListParagraph"/>
        <w:numPr>
          <w:ilvl w:val="0"/>
          <w:numId w:val="4"/>
        </w:numPr>
        <w:rPr>
          <w:rFonts w:cs="Arial"/>
        </w:rPr>
      </w:pPr>
      <w:r w:rsidRPr="00A772C8">
        <w:rPr>
          <w:rFonts w:cs="Arial"/>
        </w:rPr>
        <w:t>To change a services Startup Type, right-click on it, select “Properties”, adjust the setting, and click the OK button</w:t>
      </w:r>
    </w:p>
    <w:p w14:paraId="6F5992BA" w14:textId="77777777" w:rsidR="008F117E" w:rsidRPr="008F117E" w:rsidRDefault="008F117E" w:rsidP="008F117E">
      <w:pPr>
        <w:ind w:left="360"/>
        <w:rPr>
          <w:rFonts w:cs="Arial"/>
        </w:rPr>
      </w:pPr>
      <w:r w:rsidRPr="008F117E">
        <w:rPr>
          <w:rFonts w:cs="Arial"/>
        </w:rPr>
        <w:t>The settings listed below should be used …</w:t>
      </w:r>
    </w:p>
    <w:p w14:paraId="5A5ED085" w14:textId="77777777" w:rsidR="00262840" w:rsidRPr="00520115" w:rsidRDefault="00262840" w:rsidP="00520115">
      <w:pPr>
        <w:pStyle w:val="Heading3"/>
      </w:pPr>
      <w:bookmarkStart w:id="134" w:name="_Toc411923755"/>
      <w:r w:rsidRPr="00520115">
        <w:t>InsightCS SQL Server Services Settings</w:t>
      </w:r>
      <w:bookmarkEnd w:id="134"/>
      <w:r w:rsidR="008F117E" w:rsidRPr="00520115">
        <w:t xml:space="preserve"> </w:t>
      </w:r>
    </w:p>
    <w:p w14:paraId="3DA8C12E" w14:textId="77777777" w:rsidR="0057757C" w:rsidRPr="0057757C" w:rsidRDefault="0057757C" w:rsidP="001040F4">
      <w:pPr>
        <w:rPr>
          <w:highlight w:val="yellow"/>
        </w:rPr>
      </w:pPr>
    </w:p>
    <w:p w14:paraId="2F801975" w14:textId="69BF8BE2" w:rsidR="007F1AED" w:rsidRDefault="00FA7485" w:rsidP="001040F4">
      <w:pPr>
        <w:pStyle w:val="Heading4"/>
      </w:pPr>
      <w:commentRangeStart w:id="135"/>
      <w:del w:id="136" w:author="Brian Stockell" w:date="2019-11-21T13:55:00Z">
        <w:r w:rsidRPr="001040F4" w:rsidDel="00A54B96">
          <w:rPr>
            <w:highlight w:val="yellow"/>
          </w:rPr>
          <w:delText>SOM</w:delText>
        </w:r>
      </w:del>
      <w:commentRangeEnd w:id="135"/>
      <w:ins w:id="137" w:author="Brian Stockell" w:date="2019-11-21T13:55:00Z">
        <w:del w:id="138" w:author="Patrick Lim" w:date="2020-03-03T13:41:00Z">
          <w:r w:rsidR="00A54B96" w:rsidDel="00AA0B74">
            <w:rPr>
              <w:highlight w:val="yellow"/>
            </w:rPr>
            <w:delText>AAT</w:delText>
          </w:r>
        </w:del>
      </w:ins>
      <w:ins w:id="139" w:author="Patrick Lim" w:date="2020-03-03T13:41:00Z">
        <w:r w:rsidR="00AA0B74">
          <w:rPr>
            <w:highlight w:val="yellow"/>
          </w:rPr>
          <w:t>CHCC</w:t>
        </w:r>
      </w:ins>
      <w:r w:rsidR="003A08AD">
        <w:rPr>
          <w:rStyle w:val="CommentReference"/>
          <w:rFonts w:asciiTheme="minorHAnsi" w:eastAsiaTheme="minorHAnsi" w:hAnsiTheme="minorHAnsi" w:cstheme="minorBidi"/>
          <w:b w:val="0"/>
        </w:rPr>
        <w:commentReference w:id="135"/>
      </w:r>
    </w:p>
    <w:p w14:paraId="79DB3D9E" w14:textId="2BC56552" w:rsidR="007F1AED" w:rsidRDefault="00A06D74" w:rsidP="005E3A8A">
      <w:pPr>
        <w:rPr>
          <w:rFonts w:cs="Arial"/>
        </w:rPr>
      </w:pPr>
      <w:r>
        <w:fldChar w:fldCharType="begin"/>
      </w:r>
      <w:r>
        <w:instrText xml:space="preserve"> HYPERLINK "file:///\\\\msc-rcm-sql.rcmcloud.net\\f$\\som-inst\\MSSQL14.SOM\\MSSQL\\Backup" </w:instrText>
      </w:r>
      <w:r>
        <w:fldChar w:fldCharType="separate"/>
      </w:r>
      <w:r w:rsidR="0057757C" w:rsidRPr="00CD01EA">
        <w:rPr>
          <w:rStyle w:val="Hyperlink"/>
          <w:rFonts w:cs="Arial"/>
        </w:rPr>
        <w:t>\\msc-rcm-sql.rcmcloud.net\f$\</w:t>
      </w:r>
      <w:del w:id="140" w:author="Brian Stockell" w:date="2019-11-21T13:55:00Z">
        <w:r w:rsidR="0057757C" w:rsidRPr="00CD01EA" w:rsidDel="00A54B96">
          <w:rPr>
            <w:rStyle w:val="Hyperlink"/>
            <w:rFonts w:cs="Arial"/>
          </w:rPr>
          <w:delText>som</w:delText>
        </w:r>
      </w:del>
      <w:ins w:id="141" w:author="Brian Stockell" w:date="2019-11-21T13:55:00Z">
        <w:del w:id="142" w:author="Patrick Lim" w:date="2020-03-03T13:41:00Z">
          <w:r w:rsidR="00A54B96" w:rsidDel="00AA0B74">
            <w:rPr>
              <w:rStyle w:val="Hyperlink"/>
              <w:rFonts w:cs="Arial"/>
            </w:rPr>
            <w:delText>aat</w:delText>
          </w:r>
        </w:del>
      </w:ins>
      <w:ins w:id="143" w:author="Patrick Lim" w:date="2020-03-03T13:41:00Z">
        <w:r w:rsidR="00AA0B74">
          <w:rPr>
            <w:rStyle w:val="Hyperlink"/>
            <w:rFonts w:cs="Arial"/>
          </w:rPr>
          <w:t>chcc</w:t>
        </w:r>
      </w:ins>
      <w:r w:rsidR="0057757C" w:rsidRPr="00CD01EA">
        <w:rPr>
          <w:rStyle w:val="Hyperlink"/>
          <w:rFonts w:cs="Arial"/>
        </w:rPr>
        <w:t>-inst\MSSQL14.</w:t>
      </w:r>
      <w:del w:id="144" w:author="Brian Stockell" w:date="2019-11-21T13:55:00Z">
        <w:r w:rsidR="0057757C" w:rsidRPr="00CD01EA" w:rsidDel="00A54B96">
          <w:rPr>
            <w:rStyle w:val="Hyperlink"/>
            <w:rFonts w:cs="Arial"/>
          </w:rPr>
          <w:delText>SOM</w:delText>
        </w:r>
      </w:del>
      <w:ins w:id="145" w:author="Brian Stockell" w:date="2019-11-21T13:55:00Z">
        <w:del w:id="146" w:author="Patrick Lim" w:date="2020-03-03T13:41:00Z">
          <w:r w:rsidR="00A54B96" w:rsidDel="00AA0B74">
            <w:rPr>
              <w:rStyle w:val="Hyperlink"/>
              <w:rFonts w:cs="Arial"/>
            </w:rPr>
            <w:delText>AAT</w:delText>
          </w:r>
        </w:del>
      </w:ins>
      <w:ins w:id="147" w:author="Patrick Lim" w:date="2020-03-03T13:41:00Z">
        <w:r w:rsidR="00AA0B74">
          <w:rPr>
            <w:rStyle w:val="Hyperlink"/>
            <w:rFonts w:cs="Arial"/>
          </w:rPr>
          <w:t>CHCC</w:t>
        </w:r>
      </w:ins>
      <w:r w:rsidR="0057757C" w:rsidRPr="00CD01EA">
        <w:rPr>
          <w:rStyle w:val="Hyperlink"/>
          <w:rFonts w:cs="Arial"/>
        </w:rPr>
        <w:t>\MSSQL\Backup</w:t>
      </w:r>
      <w:r>
        <w:rPr>
          <w:rStyle w:val="Hyperlink"/>
          <w:rFonts w:cs="Arial"/>
        </w:rPr>
        <w:fldChar w:fldCharType="end"/>
      </w:r>
    </w:p>
    <w:p w14:paraId="5F32B2C8" w14:textId="77777777" w:rsidR="007F1AED" w:rsidRDefault="007F1AED" w:rsidP="005E3A8A">
      <w:pPr>
        <w:rPr>
          <w:rFonts w:cs="Arial"/>
        </w:rPr>
      </w:pPr>
    </w:p>
    <w:p w14:paraId="02726E57" w14:textId="605D643C" w:rsidR="008F117E" w:rsidRPr="005E3A8A" w:rsidRDefault="00A772C8" w:rsidP="005E3A8A">
      <w:pPr>
        <w:rPr>
          <w:rFonts w:cs="Arial"/>
        </w:rPr>
      </w:pPr>
      <w:r>
        <w:rPr>
          <w:rFonts w:cs="Arial"/>
        </w:rPr>
        <w:t xml:space="preserve">There are several services used by InsightCS for different reasons.  The table below lists the </w:t>
      </w:r>
      <w:r w:rsidR="008F117E">
        <w:rPr>
          <w:rFonts w:cs="Arial"/>
        </w:rPr>
        <w:t>services;</w:t>
      </w:r>
      <w:r>
        <w:rPr>
          <w:rFonts w:cs="Arial"/>
        </w:rPr>
        <w:t xml:space="preserve"> there </w:t>
      </w:r>
      <w:r w:rsidR="009D48B3">
        <w:rPr>
          <w:rFonts w:cs="Arial"/>
        </w:rPr>
        <w:t xml:space="preserve">use in regards to </w:t>
      </w:r>
      <w:r>
        <w:rPr>
          <w:rFonts w:cs="Arial"/>
        </w:rPr>
        <w:t xml:space="preserve">InsightCS, and </w:t>
      </w:r>
      <w:r w:rsidR="008F117E">
        <w:rPr>
          <w:rFonts w:cs="Arial"/>
        </w:rPr>
        <w:t>“</w:t>
      </w:r>
      <w:r>
        <w:rPr>
          <w:rFonts w:cs="Arial"/>
        </w:rPr>
        <w:t>Startup Type</w:t>
      </w:r>
      <w:r w:rsidR="008F117E">
        <w:rPr>
          <w:rFonts w:cs="Arial"/>
        </w:rPr>
        <w:t>”</w:t>
      </w:r>
      <w:r>
        <w:rPr>
          <w:rFonts w:cs="Arial"/>
        </w:rPr>
        <w:t xml:space="preserve"> setting </w:t>
      </w:r>
      <w:r w:rsidR="008F117E">
        <w:rPr>
          <w:rFonts w:cs="Arial"/>
        </w:rPr>
        <w:t xml:space="preserve">that should be </w:t>
      </w:r>
      <w:r w:rsidR="005E3A8A">
        <w:rPr>
          <w:rFonts w:cs="Arial"/>
        </w:rPr>
        <w:t>used:</w:t>
      </w:r>
    </w:p>
    <w:tbl>
      <w:tblPr>
        <w:tblStyle w:val="TableGrid"/>
        <w:tblW w:w="0" w:type="auto"/>
        <w:tblLook w:val="04A0" w:firstRow="1" w:lastRow="0" w:firstColumn="1" w:lastColumn="0" w:noHBand="0" w:noVBand="1"/>
      </w:tblPr>
      <w:tblGrid>
        <w:gridCol w:w="2541"/>
        <w:gridCol w:w="2444"/>
        <w:gridCol w:w="2274"/>
        <w:gridCol w:w="2091"/>
      </w:tblGrid>
      <w:tr w:rsidR="00A772C8" w14:paraId="21D34AC7" w14:textId="77777777" w:rsidTr="00207595">
        <w:tc>
          <w:tcPr>
            <w:tcW w:w="2610" w:type="dxa"/>
            <w:tcBorders>
              <w:bottom w:val="single" w:sz="4" w:space="0" w:color="000000" w:themeColor="text1"/>
            </w:tcBorders>
            <w:shd w:val="clear" w:color="auto" w:fill="17365D" w:themeFill="text2" w:themeFillShade="BF"/>
          </w:tcPr>
          <w:p w14:paraId="7AFFA1EB" w14:textId="77777777" w:rsidR="00A772C8" w:rsidRPr="001548B3" w:rsidRDefault="00A772C8" w:rsidP="00A772C8">
            <w:pPr>
              <w:rPr>
                <w:rFonts w:cs="Arial"/>
                <w:b/>
                <w:color w:val="FFFFFF" w:themeColor="background1"/>
                <w:sz w:val="20"/>
                <w:szCs w:val="20"/>
              </w:rPr>
            </w:pPr>
            <w:r w:rsidRPr="001548B3">
              <w:rPr>
                <w:rFonts w:cs="Arial"/>
                <w:b/>
                <w:color w:val="FFFFFF" w:themeColor="background1"/>
                <w:sz w:val="20"/>
                <w:szCs w:val="20"/>
              </w:rPr>
              <w:t>Service</w:t>
            </w:r>
          </w:p>
        </w:tc>
        <w:tc>
          <w:tcPr>
            <w:tcW w:w="2508" w:type="dxa"/>
            <w:tcBorders>
              <w:bottom w:val="single" w:sz="4" w:space="0" w:color="000000" w:themeColor="text1"/>
            </w:tcBorders>
            <w:shd w:val="clear" w:color="auto" w:fill="17365D" w:themeFill="text2" w:themeFillShade="BF"/>
          </w:tcPr>
          <w:p w14:paraId="3BF3BBEB" w14:textId="77777777" w:rsidR="00A772C8" w:rsidRPr="001548B3" w:rsidRDefault="00262840" w:rsidP="00262840">
            <w:pPr>
              <w:rPr>
                <w:rFonts w:cs="Arial"/>
                <w:b/>
                <w:color w:val="FFFFFF" w:themeColor="background1"/>
                <w:sz w:val="20"/>
                <w:szCs w:val="20"/>
              </w:rPr>
            </w:pPr>
            <w:r w:rsidRPr="001548B3">
              <w:rPr>
                <w:rFonts w:cs="Arial"/>
                <w:b/>
                <w:color w:val="FFFFFF" w:themeColor="background1"/>
                <w:sz w:val="20"/>
                <w:szCs w:val="20"/>
              </w:rPr>
              <w:t>InsightCS Use</w:t>
            </w:r>
          </w:p>
        </w:tc>
        <w:tc>
          <w:tcPr>
            <w:tcW w:w="2333" w:type="dxa"/>
            <w:tcBorders>
              <w:bottom w:val="single" w:sz="4" w:space="0" w:color="000000" w:themeColor="text1"/>
            </w:tcBorders>
            <w:shd w:val="clear" w:color="auto" w:fill="17365D" w:themeFill="text2" w:themeFillShade="BF"/>
          </w:tcPr>
          <w:p w14:paraId="107D0768" w14:textId="77777777" w:rsidR="00A772C8" w:rsidRPr="001548B3" w:rsidRDefault="00A772C8" w:rsidP="00A772C8">
            <w:pPr>
              <w:rPr>
                <w:rFonts w:cs="Arial"/>
                <w:b/>
                <w:color w:val="FFFFFF" w:themeColor="background1"/>
                <w:sz w:val="20"/>
                <w:szCs w:val="20"/>
              </w:rPr>
            </w:pPr>
            <w:r w:rsidRPr="001548B3">
              <w:rPr>
                <w:rFonts w:cs="Arial"/>
                <w:b/>
                <w:color w:val="FFFFFF" w:themeColor="background1"/>
                <w:sz w:val="20"/>
                <w:szCs w:val="20"/>
              </w:rPr>
              <w:t>Startup Type</w:t>
            </w:r>
          </w:p>
        </w:tc>
        <w:tc>
          <w:tcPr>
            <w:tcW w:w="2125" w:type="dxa"/>
            <w:tcBorders>
              <w:bottom w:val="single" w:sz="4" w:space="0" w:color="000000" w:themeColor="text1"/>
            </w:tcBorders>
            <w:shd w:val="clear" w:color="auto" w:fill="17365D" w:themeFill="text2" w:themeFillShade="BF"/>
          </w:tcPr>
          <w:p w14:paraId="2791DCE0" w14:textId="77777777" w:rsidR="00A772C8" w:rsidRPr="001548B3" w:rsidRDefault="00A772C8" w:rsidP="00A772C8">
            <w:pPr>
              <w:rPr>
                <w:rFonts w:cs="Arial"/>
                <w:b/>
                <w:color w:val="FFFFFF" w:themeColor="background1"/>
                <w:sz w:val="20"/>
                <w:szCs w:val="20"/>
              </w:rPr>
            </w:pPr>
            <w:r w:rsidRPr="001548B3">
              <w:rPr>
                <w:rFonts w:cs="Arial"/>
                <w:b/>
                <w:color w:val="FFFFFF" w:themeColor="background1"/>
                <w:sz w:val="20"/>
                <w:szCs w:val="20"/>
              </w:rPr>
              <w:t>Reason</w:t>
            </w:r>
          </w:p>
        </w:tc>
      </w:tr>
      <w:tr w:rsidR="00A772C8" w14:paraId="2E22B488" w14:textId="77777777" w:rsidTr="00207595">
        <w:tc>
          <w:tcPr>
            <w:tcW w:w="2610" w:type="dxa"/>
            <w:shd w:val="clear" w:color="auto" w:fill="F2F2F2" w:themeFill="background1" w:themeFillShade="F2"/>
          </w:tcPr>
          <w:p w14:paraId="41E8801F" w14:textId="77777777" w:rsidR="00A772C8" w:rsidRPr="00207595" w:rsidRDefault="00A772C8" w:rsidP="00A772C8">
            <w:pPr>
              <w:rPr>
                <w:rFonts w:cs="Arial"/>
                <w:b/>
                <w:sz w:val="18"/>
                <w:szCs w:val="18"/>
              </w:rPr>
            </w:pPr>
            <w:r w:rsidRPr="00207595">
              <w:rPr>
                <w:rFonts w:cs="Arial"/>
                <w:b/>
                <w:sz w:val="18"/>
                <w:szCs w:val="18"/>
              </w:rPr>
              <w:t>SQL Server</w:t>
            </w:r>
          </w:p>
        </w:tc>
        <w:tc>
          <w:tcPr>
            <w:tcW w:w="2508" w:type="dxa"/>
            <w:shd w:val="clear" w:color="auto" w:fill="F2F2F2" w:themeFill="background1" w:themeFillShade="F2"/>
          </w:tcPr>
          <w:p w14:paraId="0F87F836" w14:textId="77777777" w:rsidR="00A772C8" w:rsidRPr="00207595" w:rsidRDefault="00262840" w:rsidP="00A772C8">
            <w:pPr>
              <w:rPr>
                <w:rFonts w:cs="Arial"/>
                <w:sz w:val="18"/>
                <w:szCs w:val="18"/>
              </w:rPr>
            </w:pPr>
            <w:r w:rsidRPr="00207595">
              <w:rPr>
                <w:rFonts w:cs="Arial"/>
                <w:sz w:val="18"/>
                <w:szCs w:val="18"/>
              </w:rPr>
              <w:t>All SQL Servers</w:t>
            </w:r>
            <w:r w:rsidR="009D48B3" w:rsidRPr="00207595">
              <w:rPr>
                <w:rFonts w:cs="Arial"/>
                <w:sz w:val="18"/>
                <w:szCs w:val="18"/>
              </w:rPr>
              <w:br/>
              <w:t>(Database, Reporting, BI)</w:t>
            </w:r>
          </w:p>
        </w:tc>
        <w:tc>
          <w:tcPr>
            <w:tcW w:w="2333" w:type="dxa"/>
            <w:shd w:val="clear" w:color="auto" w:fill="F2F2F2" w:themeFill="background1" w:themeFillShade="F2"/>
          </w:tcPr>
          <w:p w14:paraId="6E49E603" w14:textId="77777777" w:rsidR="00A772C8" w:rsidRPr="00207595" w:rsidRDefault="00262840" w:rsidP="00A772C8">
            <w:pPr>
              <w:rPr>
                <w:rFonts w:cs="Arial"/>
                <w:sz w:val="18"/>
                <w:szCs w:val="18"/>
              </w:rPr>
            </w:pPr>
            <w:r w:rsidRPr="00207595">
              <w:rPr>
                <w:rFonts w:cs="Arial"/>
                <w:sz w:val="18"/>
                <w:szCs w:val="18"/>
              </w:rPr>
              <w:t>Automatic</w:t>
            </w:r>
          </w:p>
        </w:tc>
        <w:tc>
          <w:tcPr>
            <w:tcW w:w="2125" w:type="dxa"/>
            <w:shd w:val="clear" w:color="auto" w:fill="F2F2F2" w:themeFill="background1" w:themeFillShade="F2"/>
          </w:tcPr>
          <w:p w14:paraId="2409FC59" w14:textId="77777777" w:rsidR="00A772C8" w:rsidRPr="00207595" w:rsidRDefault="001548B3" w:rsidP="001548B3">
            <w:pPr>
              <w:rPr>
                <w:rFonts w:cs="Arial"/>
                <w:sz w:val="18"/>
                <w:szCs w:val="18"/>
              </w:rPr>
            </w:pPr>
            <w:r w:rsidRPr="00207595">
              <w:rPr>
                <w:rFonts w:cs="Arial"/>
                <w:sz w:val="18"/>
                <w:szCs w:val="18"/>
              </w:rPr>
              <w:t>M</w:t>
            </w:r>
            <w:r w:rsidR="00262840" w:rsidRPr="00207595">
              <w:rPr>
                <w:rFonts w:cs="Arial"/>
                <w:sz w:val="18"/>
                <w:szCs w:val="18"/>
              </w:rPr>
              <w:t xml:space="preserve">ain SQL </w:t>
            </w:r>
            <w:r w:rsidRPr="00207595">
              <w:rPr>
                <w:rFonts w:cs="Arial"/>
                <w:sz w:val="18"/>
                <w:szCs w:val="18"/>
              </w:rPr>
              <w:t xml:space="preserve">Server </w:t>
            </w:r>
            <w:r w:rsidR="00262840" w:rsidRPr="00207595">
              <w:rPr>
                <w:rFonts w:cs="Arial"/>
                <w:sz w:val="18"/>
                <w:szCs w:val="18"/>
              </w:rPr>
              <w:t xml:space="preserve">service </w:t>
            </w:r>
            <w:r w:rsidRPr="00207595">
              <w:rPr>
                <w:rFonts w:cs="Arial"/>
                <w:sz w:val="18"/>
                <w:szCs w:val="18"/>
              </w:rPr>
              <w:t xml:space="preserve">- </w:t>
            </w:r>
            <w:r w:rsidR="00262840" w:rsidRPr="00207595">
              <w:rPr>
                <w:rFonts w:cs="Arial"/>
                <w:sz w:val="18"/>
                <w:szCs w:val="18"/>
              </w:rPr>
              <w:t>must be running on all SQL Servers</w:t>
            </w:r>
          </w:p>
        </w:tc>
      </w:tr>
      <w:tr w:rsidR="00A772C8" w14:paraId="4EDDD148" w14:textId="77777777" w:rsidTr="00207595">
        <w:tc>
          <w:tcPr>
            <w:tcW w:w="2610" w:type="dxa"/>
            <w:tcBorders>
              <w:bottom w:val="single" w:sz="4" w:space="0" w:color="000000" w:themeColor="text1"/>
            </w:tcBorders>
          </w:tcPr>
          <w:p w14:paraId="047482DA" w14:textId="77777777" w:rsidR="00A772C8" w:rsidRPr="00207595" w:rsidRDefault="00A772C8" w:rsidP="00A772C8">
            <w:pPr>
              <w:rPr>
                <w:rFonts w:cs="Arial"/>
                <w:b/>
                <w:sz w:val="18"/>
                <w:szCs w:val="18"/>
              </w:rPr>
            </w:pPr>
            <w:r w:rsidRPr="00207595">
              <w:rPr>
                <w:rFonts w:cs="Arial"/>
                <w:b/>
                <w:sz w:val="18"/>
                <w:szCs w:val="18"/>
              </w:rPr>
              <w:t>SQL Server Active Directory Helper</w:t>
            </w:r>
          </w:p>
        </w:tc>
        <w:tc>
          <w:tcPr>
            <w:tcW w:w="2508" w:type="dxa"/>
            <w:tcBorders>
              <w:bottom w:val="single" w:sz="4" w:space="0" w:color="000000" w:themeColor="text1"/>
            </w:tcBorders>
          </w:tcPr>
          <w:p w14:paraId="04CC9694" w14:textId="77777777" w:rsidR="00A772C8" w:rsidRPr="00207595" w:rsidRDefault="009D48B3" w:rsidP="009D48B3">
            <w:pPr>
              <w:rPr>
                <w:rFonts w:cs="Arial"/>
                <w:sz w:val="18"/>
                <w:szCs w:val="18"/>
              </w:rPr>
            </w:pPr>
            <w:r w:rsidRPr="00207595">
              <w:rPr>
                <w:rFonts w:cs="Arial"/>
                <w:sz w:val="18"/>
                <w:szCs w:val="18"/>
              </w:rPr>
              <w:t>All SQL Servers</w:t>
            </w:r>
            <w:r w:rsidRPr="00207595">
              <w:rPr>
                <w:rFonts w:cs="Arial"/>
                <w:sz w:val="18"/>
                <w:szCs w:val="18"/>
              </w:rPr>
              <w:br/>
              <w:t>(Database, Reporting, BI)</w:t>
            </w:r>
          </w:p>
        </w:tc>
        <w:tc>
          <w:tcPr>
            <w:tcW w:w="2333" w:type="dxa"/>
            <w:tcBorders>
              <w:bottom w:val="single" w:sz="4" w:space="0" w:color="000000" w:themeColor="text1"/>
            </w:tcBorders>
          </w:tcPr>
          <w:p w14:paraId="37B953C7" w14:textId="77777777" w:rsidR="00A772C8" w:rsidRPr="00207595" w:rsidRDefault="00262840" w:rsidP="00262840">
            <w:pPr>
              <w:rPr>
                <w:rFonts w:cs="Arial"/>
                <w:sz w:val="18"/>
                <w:szCs w:val="18"/>
              </w:rPr>
            </w:pPr>
            <w:r w:rsidRPr="00207595">
              <w:rPr>
                <w:rFonts w:cs="Arial"/>
                <w:sz w:val="18"/>
                <w:szCs w:val="18"/>
              </w:rPr>
              <w:t>Leave this on the client’s setting (their discretion)</w:t>
            </w:r>
          </w:p>
        </w:tc>
        <w:tc>
          <w:tcPr>
            <w:tcW w:w="2125" w:type="dxa"/>
            <w:tcBorders>
              <w:bottom w:val="single" w:sz="4" w:space="0" w:color="000000" w:themeColor="text1"/>
            </w:tcBorders>
          </w:tcPr>
          <w:p w14:paraId="5BCFD2FB" w14:textId="77777777" w:rsidR="00A772C8" w:rsidRPr="00207595" w:rsidRDefault="00262840" w:rsidP="00A772C8">
            <w:pPr>
              <w:rPr>
                <w:rFonts w:cs="Arial"/>
                <w:sz w:val="18"/>
                <w:szCs w:val="18"/>
              </w:rPr>
            </w:pPr>
            <w:r w:rsidRPr="00207595">
              <w:rPr>
                <w:rFonts w:cs="Arial"/>
                <w:sz w:val="18"/>
                <w:szCs w:val="18"/>
              </w:rPr>
              <w:t>Not used and in most cases will be disabled</w:t>
            </w:r>
          </w:p>
        </w:tc>
      </w:tr>
      <w:tr w:rsidR="00A772C8" w14:paraId="512AC642" w14:textId="77777777" w:rsidTr="00207595">
        <w:tc>
          <w:tcPr>
            <w:tcW w:w="2610" w:type="dxa"/>
            <w:shd w:val="clear" w:color="auto" w:fill="F2F2F2" w:themeFill="background1" w:themeFillShade="F2"/>
          </w:tcPr>
          <w:p w14:paraId="2EB298CA" w14:textId="77777777" w:rsidR="00A772C8" w:rsidRPr="00207595" w:rsidRDefault="00A772C8" w:rsidP="00A772C8">
            <w:pPr>
              <w:rPr>
                <w:rFonts w:cs="Arial"/>
                <w:b/>
                <w:sz w:val="18"/>
                <w:szCs w:val="18"/>
              </w:rPr>
            </w:pPr>
            <w:r w:rsidRPr="00207595">
              <w:rPr>
                <w:rFonts w:cs="Arial"/>
                <w:b/>
                <w:sz w:val="18"/>
                <w:szCs w:val="18"/>
              </w:rPr>
              <w:t>SQL Server Agent</w:t>
            </w:r>
          </w:p>
        </w:tc>
        <w:tc>
          <w:tcPr>
            <w:tcW w:w="2508" w:type="dxa"/>
            <w:shd w:val="clear" w:color="auto" w:fill="F2F2F2" w:themeFill="background1" w:themeFillShade="F2"/>
          </w:tcPr>
          <w:p w14:paraId="149C4ADD" w14:textId="77777777" w:rsidR="00A772C8" w:rsidRPr="00207595" w:rsidRDefault="009D48B3" w:rsidP="00262840">
            <w:pPr>
              <w:rPr>
                <w:rFonts w:cs="Arial"/>
                <w:sz w:val="18"/>
                <w:szCs w:val="18"/>
              </w:rPr>
            </w:pPr>
            <w:r w:rsidRPr="00207595">
              <w:rPr>
                <w:rFonts w:cs="Arial"/>
                <w:sz w:val="18"/>
                <w:szCs w:val="18"/>
              </w:rPr>
              <w:t>All SQL Servers</w:t>
            </w:r>
            <w:r w:rsidRPr="00207595">
              <w:rPr>
                <w:rFonts w:cs="Arial"/>
                <w:sz w:val="18"/>
                <w:szCs w:val="18"/>
              </w:rPr>
              <w:br/>
              <w:t>(Database, Reporting, BI)</w:t>
            </w:r>
          </w:p>
        </w:tc>
        <w:tc>
          <w:tcPr>
            <w:tcW w:w="2333" w:type="dxa"/>
            <w:shd w:val="clear" w:color="auto" w:fill="F2F2F2" w:themeFill="background1" w:themeFillShade="F2"/>
          </w:tcPr>
          <w:p w14:paraId="4AF0ACB8" w14:textId="77777777" w:rsidR="00A772C8" w:rsidRPr="00207595" w:rsidRDefault="00262840" w:rsidP="00A772C8">
            <w:pPr>
              <w:rPr>
                <w:rFonts w:cs="Arial"/>
                <w:sz w:val="18"/>
                <w:szCs w:val="18"/>
              </w:rPr>
            </w:pPr>
            <w:r w:rsidRPr="00207595">
              <w:rPr>
                <w:rFonts w:cs="Arial"/>
                <w:sz w:val="18"/>
                <w:szCs w:val="18"/>
              </w:rPr>
              <w:t>Automatic</w:t>
            </w:r>
          </w:p>
        </w:tc>
        <w:tc>
          <w:tcPr>
            <w:tcW w:w="2125" w:type="dxa"/>
            <w:shd w:val="clear" w:color="auto" w:fill="F2F2F2" w:themeFill="background1" w:themeFillShade="F2"/>
          </w:tcPr>
          <w:p w14:paraId="0E1EDDAC" w14:textId="77777777" w:rsidR="00A772C8" w:rsidRPr="00207595" w:rsidRDefault="00262840" w:rsidP="00A772C8">
            <w:pPr>
              <w:rPr>
                <w:rFonts w:cs="Arial"/>
                <w:sz w:val="18"/>
                <w:szCs w:val="18"/>
              </w:rPr>
            </w:pPr>
            <w:r w:rsidRPr="00207595">
              <w:rPr>
                <w:rFonts w:cs="Arial"/>
                <w:sz w:val="18"/>
                <w:szCs w:val="18"/>
              </w:rPr>
              <w:t>This service is needed in order to run SQL Scheduled Jobs</w:t>
            </w:r>
          </w:p>
        </w:tc>
      </w:tr>
      <w:tr w:rsidR="00A772C8" w14:paraId="422D0485" w14:textId="77777777" w:rsidTr="00207595">
        <w:tc>
          <w:tcPr>
            <w:tcW w:w="2610" w:type="dxa"/>
            <w:tcBorders>
              <w:bottom w:val="single" w:sz="4" w:space="0" w:color="000000" w:themeColor="text1"/>
            </w:tcBorders>
          </w:tcPr>
          <w:p w14:paraId="7104A359" w14:textId="77777777" w:rsidR="00A772C8" w:rsidRPr="00207595" w:rsidRDefault="00A772C8" w:rsidP="00A772C8">
            <w:pPr>
              <w:rPr>
                <w:rFonts w:cs="Arial"/>
                <w:b/>
                <w:sz w:val="18"/>
                <w:szCs w:val="18"/>
              </w:rPr>
            </w:pPr>
            <w:r w:rsidRPr="00207595">
              <w:rPr>
                <w:rFonts w:cs="Arial"/>
                <w:b/>
                <w:sz w:val="18"/>
                <w:szCs w:val="18"/>
              </w:rPr>
              <w:t>SQL Analysis Services</w:t>
            </w:r>
          </w:p>
        </w:tc>
        <w:tc>
          <w:tcPr>
            <w:tcW w:w="2508" w:type="dxa"/>
            <w:tcBorders>
              <w:bottom w:val="single" w:sz="4" w:space="0" w:color="000000" w:themeColor="text1"/>
            </w:tcBorders>
          </w:tcPr>
          <w:p w14:paraId="59FB7136" w14:textId="77777777" w:rsidR="00A772C8" w:rsidRPr="00207595" w:rsidRDefault="009D48B3" w:rsidP="00A772C8">
            <w:pPr>
              <w:rPr>
                <w:rFonts w:cs="Arial"/>
                <w:sz w:val="18"/>
                <w:szCs w:val="18"/>
              </w:rPr>
            </w:pPr>
            <w:r w:rsidRPr="00207595">
              <w:rPr>
                <w:rFonts w:cs="Arial"/>
                <w:sz w:val="18"/>
                <w:szCs w:val="18"/>
              </w:rPr>
              <w:t>Business Intelligence Server</w:t>
            </w:r>
          </w:p>
        </w:tc>
        <w:tc>
          <w:tcPr>
            <w:tcW w:w="2333" w:type="dxa"/>
            <w:tcBorders>
              <w:bottom w:val="single" w:sz="4" w:space="0" w:color="000000" w:themeColor="text1"/>
            </w:tcBorders>
          </w:tcPr>
          <w:p w14:paraId="1E330367" w14:textId="77777777" w:rsidR="00A772C8" w:rsidRPr="00207595" w:rsidRDefault="00262840" w:rsidP="00A772C8">
            <w:pPr>
              <w:rPr>
                <w:rFonts w:cs="Arial"/>
                <w:sz w:val="18"/>
                <w:szCs w:val="18"/>
              </w:rPr>
            </w:pPr>
            <w:r w:rsidRPr="00207595">
              <w:rPr>
                <w:rFonts w:cs="Arial"/>
                <w:sz w:val="18"/>
                <w:szCs w:val="18"/>
              </w:rPr>
              <w:t>Automatic (</w:t>
            </w:r>
            <w:r w:rsidRPr="00207595">
              <w:rPr>
                <w:rFonts w:cs="Arial"/>
                <w:i/>
                <w:sz w:val="18"/>
                <w:szCs w:val="18"/>
              </w:rPr>
              <w:t>disabled on non-bi servers</w:t>
            </w:r>
            <w:r w:rsidRPr="00207595">
              <w:rPr>
                <w:rFonts w:cs="Arial"/>
                <w:sz w:val="18"/>
                <w:szCs w:val="18"/>
              </w:rPr>
              <w:t>)</w:t>
            </w:r>
          </w:p>
        </w:tc>
        <w:tc>
          <w:tcPr>
            <w:tcW w:w="2125" w:type="dxa"/>
            <w:tcBorders>
              <w:bottom w:val="single" w:sz="4" w:space="0" w:color="000000" w:themeColor="text1"/>
            </w:tcBorders>
          </w:tcPr>
          <w:p w14:paraId="26637A17" w14:textId="77777777" w:rsidR="00A772C8" w:rsidRDefault="00262840" w:rsidP="00A772C8">
            <w:pPr>
              <w:rPr>
                <w:rFonts w:cs="Arial"/>
                <w:sz w:val="18"/>
                <w:szCs w:val="18"/>
              </w:rPr>
            </w:pPr>
            <w:r w:rsidRPr="00207595">
              <w:rPr>
                <w:rFonts w:cs="Arial"/>
                <w:sz w:val="18"/>
                <w:szCs w:val="18"/>
              </w:rPr>
              <w:t>Supplies online analytical processing (OLAP) and data mining functionality for business intelligence applications.</w:t>
            </w:r>
          </w:p>
          <w:p w14:paraId="261657A4" w14:textId="665EE123" w:rsidR="00C71101" w:rsidRPr="00207595" w:rsidRDefault="00C71101" w:rsidP="00A772C8">
            <w:pPr>
              <w:rPr>
                <w:rFonts w:cs="Arial"/>
                <w:sz w:val="18"/>
                <w:szCs w:val="18"/>
              </w:rPr>
            </w:pPr>
            <w:r>
              <w:rPr>
                <w:rFonts w:cs="Arial"/>
                <w:sz w:val="18"/>
                <w:szCs w:val="18"/>
              </w:rPr>
              <w:t>*** When setting up Analysis Services, please make sure this is set up in Multi-Dimensional Mode***</w:t>
            </w:r>
          </w:p>
        </w:tc>
      </w:tr>
      <w:tr w:rsidR="00A772C8" w14:paraId="622FD3EE" w14:textId="77777777" w:rsidTr="00207595">
        <w:tc>
          <w:tcPr>
            <w:tcW w:w="2610" w:type="dxa"/>
            <w:shd w:val="clear" w:color="auto" w:fill="F2F2F2" w:themeFill="background1" w:themeFillShade="F2"/>
          </w:tcPr>
          <w:p w14:paraId="54134944" w14:textId="77777777" w:rsidR="00A772C8" w:rsidRPr="00207595" w:rsidRDefault="00A772C8" w:rsidP="00A772C8">
            <w:pPr>
              <w:rPr>
                <w:rFonts w:cs="Arial"/>
                <w:b/>
                <w:sz w:val="18"/>
                <w:szCs w:val="18"/>
              </w:rPr>
            </w:pPr>
            <w:r w:rsidRPr="00207595">
              <w:rPr>
                <w:rFonts w:cs="Arial"/>
                <w:b/>
                <w:sz w:val="18"/>
                <w:szCs w:val="18"/>
              </w:rPr>
              <w:lastRenderedPageBreak/>
              <w:t>SQL Browser</w:t>
            </w:r>
          </w:p>
        </w:tc>
        <w:tc>
          <w:tcPr>
            <w:tcW w:w="2508" w:type="dxa"/>
            <w:shd w:val="clear" w:color="auto" w:fill="F2F2F2" w:themeFill="background1" w:themeFillShade="F2"/>
          </w:tcPr>
          <w:p w14:paraId="02EEA593" w14:textId="77777777" w:rsidR="00A772C8" w:rsidRPr="00207595" w:rsidRDefault="009D48B3" w:rsidP="00262840">
            <w:pPr>
              <w:rPr>
                <w:rFonts w:cs="Arial"/>
                <w:sz w:val="18"/>
                <w:szCs w:val="18"/>
              </w:rPr>
            </w:pPr>
            <w:r w:rsidRPr="00207595">
              <w:rPr>
                <w:rFonts w:cs="Arial"/>
                <w:sz w:val="18"/>
                <w:szCs w:val="18"/>
              </w:rPr>
              <w:t>All SQL Servers</w:t>
            </w:r>
            <w:r w:rsidRPr="00207595">
              <w:rPr>
                <w:rFonts w:cs="Arial"/>
                <w:sz w:val="18"/>
                <w:szCs w:val="18"/>
              </w:rPr>
              <w:br/>
              <w:t>(Database, Reporting, BI)</w:t>
            </w:r>
          </w:p>
        </w:tc>
        <w:tc>
          <w:tcPr>
            <w:tcW w:w="2333" w:type="dxa"/>
            <w:shd w:val="clear" w:color="auto" w:fill="F2F2F2" w:themeFill="background1" w:themeFillShade="F2"/>
          </w:tcPr>
          <w:p w14:paraId="1852B326" w14:textId="77777777" w:rsidR="00A772C8" w:rsidRPr="00207595" w:rsidRDefault="00262840" w:rsidP="00A772C8">
            <w:pPr>
              <w:rPr>
                <w:rFonts w:cs="Arial"/>
                <w:sz w:val="18"/>
                <w:szCs w:val="18"/>
              </w:rPr>
            </w:pPr>
            <w:r w:rsidRPr="00207595">
              <w:rPr>
                <w:rFonts w:cs="Arial"/>
                <w:sz w:val="18"/>
                <w:szCs w:val="18"/>
              </w:rPr>
              <w:t>Automatic</w:t>
            </w:r>
          </w:p>
        </w:tc>
        <w:tc>
          <w:tcPr>
            <w:tcW w:w="2125" w:type="dxa"/>
            <w:shd w:val="clear" w:color="auto" w:fill="F2F2F2" w:themeFill="background1" w:themeFillShade="F2"/>
          </w:tcPr>
          <w:p w14:paraId="37AF7BDE" w14:textId="77777777" w:rsidR="00A772C8" w:rsidRPr="00207595" w:rsidRDefault="00262840" w:rsidP="00A772C8">
            <w:pPr>
              <w:rPr>
                <w:rFonts w:cs="Arial"/>
                <w:sz w:val="18"/>
                <w:szCs w:val="18"/>
              </w:rPr>
            </w:pPr>
            <w:r w:rsidRPr="00207595">
              <w:rPr>
                <w:rFonts w:cs="Arial"/>
                <w:sz w:val="18"/>
                <w:szCs w:val="18"/>
              </w:rPr>
              <w:t>Provides SQL Server connection information to clients</w:t>
            </w:r>
          </w:p>
        </w:tc>
      </w:tr>
      <w:tr w:rsidR="00262840" w14:paraId="18D577C2" w14:textId="77777777" w:rsidTr="00207595">
        <w:tc>
          <w:tcPr>
            <w:tcW w:w="2610" w:type="dxa"/>
            <w:tcBorders>
              <w:bottom w:val="single" w:sz="4" w:space="0" w:color="000000" w:themeColor="text1"/>
            </w:tcBorders>
          </w:tcPr>
          <w:p w14:paraId="5FE23AF5" w14:textId="77777777" w:rsidR="00262840" w:rsidRPr="00207595" w:rsidRDefault="00262840" w:rsidP="00A772C8">
            <w:pPr>
              <w:rPr>
                <w:rFonts w:cs="Arial"/>
                <w:b/>
                <w:sz w:val="18"/>
                <w:szCs w:val="18"/>
              </w:rPr>
            </w:pPr>
            <w:r w:rsidRPr="00207595">
              <w:rPr>
                <w:rFonts w:cs="Arial"/>
                <w:b/>
                <w:sz w:val="18"/>
                <w:szCs w:val="18"/>
              </w:rPr>
              <w:t>SQL Server Full Text Search</w:t>
            </w:r>
          </w:p>
        </w:tc>
        <w:tc>
          <w:tcPr>
            <w:tcW w:w="2508" w:type="dxa"/>
            <w:tcBorders>
              <w:bottom w:val="single" w:sz="4" w:space="0" w:color="000000" w:themeColor="text1"/>
            </w:tcBorders>
          </w:tcPr>
          <w:p w14:paraId="04FCBF9F" w14:textId="77777777" w:rsidR="00262840" w:rsidRPr="00207595" w:rsidRDefault="009D48B3" w:rsidP="00262840">
            <w:pPr>
              <w:rPr>
                <w:rFonts w:cs="Arial"/>
                <w:sz w:val="18"/>
                <w:szCs w:val="18"/>
              </w:rPr>
            </w:pPr>
            <w:r w:rsidRPr="00207595">
              <w:rPr>
                <w:rFonts w:cs="Arial"/>
                <w:sz w:val="18"/>
                <w:szCs w:val="18"/>
              </w:rPr>
              <w:t>All SQL Servers</w:t>
            </w:r>
            <w:r w:rsidRPr="00207595">
              <w:rPr>
                <w:rFonts w:cs="Arial"/>
                <w:sz w:val="18"/>
                <w:szCs w:val="18"/>
              </w:rPr>
              <w:br/>
              <w:t>(Database, Reporting, BI)</w:t>
            </w:r>
          </w:p>
        </w:tc>
        <w:tc>
          <w:tcPr>
            <w:tcW w:w="2333" w:type="dxa"/>
            <w:tcBorders>
              <w:bottom w:val="single" w:sz="4" w:space="0" w:color="000000" w:themeColor="text1"/>
            </w:tcBorders>
          </w:tcPr>
          <w:p w14:paraId="6F4FD87A" w14:textId="77777777" w:rsidR="00262840" w:rsidRPr="00207595" w:rsidRDefault="00262840" w:rsidP="00262840">
            <w:pPr>
              <w:rPr>
                <w:rFonts w:cs="Arial"/>
                <w:sz w:val="18"/>
                <w:szCs w:val="18"/>
              </w:rPr>
            </w:pPr>
            <w:r w:rsidRPr="00207595">
              <w:rPr>
                <w:rFonts w:cs="Arial"/>
                <w:sz w:val="18"/>
                <w:szCs w:val="18"/>
              </w:rPr>
              <w:t>Automatic</w:t>
            </w:r>
          </w:p>
        </w:tc>
        <w:tc>
          <w:tcPr>
            <w:tcW w:w="2125" w:type="dxa"/>
            <w:tcBorders>
              <w:bottom w:val="single" w:sz="4" w:space="0" w:color="000000" w:themeColor="text1"/>
            </w:tcBorders>
          </w:tcPr>
          <w:p w14:paraId="6530B67B" w14:textId="77777777" w:rsidR="00262840" w:rsidRPr="00207595" w:rsidRDefault="00262840" w:rsidP="00A772C8">
            <w:pPr>
              <w:rPr>
                <w:rFonts w:cs="Arial"/>
                <w:sz w:val="18"/>
                <w:szCs w:val="18"/>
              </w:rPr>
            </w:pPr>
            <w:r w:rsidRPr="00207595">
              <w:rPr>
                <w:rFonts w:cs="Arial"/>
                <w:sz w:val="18"/>
                <w:szCs w:val="18"/>
              </w:rPr>
              <w:t>Quickly creates full-text indexes on content and properties of structured and semi-structured data to allow fast linguistic searches on this data.</w:t>
            </w:r>
          </w:p>
        </w:tc>
      </w:tr>
      <w:tr w:rsidR="00262840" w14:paraId="532A638A" w14:textId="77777777" w:rsidTr="00207595">
        <w:tc>
          <w:tcPr>
            <w:tcW w:w="2610" w:type="dxa"/>
            <w:shd w:val="clear" w:color="auto" w:fill="F2F2F2" w:themeFill="background1" w:themeFillShade="F2"/>
          </w:tcPr>
          <w:p w14:paraId="5060169B" w14:textId="77777777" w:rsidR="00262840" w:rsidRPr="00207595" w:rsidRDefault="00262840" w:rsidP="00A772C8">
            <w:pPr>
              <w:rPr>
                <w:rFonts w:cs="Arial"/>
                <w:b/>
                <w:sz w:val="18"/>
                <w:szCs w:val="18"/>
              </w:rPr>
            </w:pPr>
            <w:r w:rsidRPr="00207595">
              <w:rPr>
                <w:rFonts w:cs="Arial"/>
                <w:b/>
                <w:sz w:val="18"/>
                <w:szCs w:val="18"/>
              </w:rPr>
              <w:t>SQL Server Integration Services</w:t>
            </w:r>
          </w:p>
        </w:tc>
        <w:tc>
          <w:tcPr>
            <w:tcW w:w="2508" w:type="dxa"/>
            <w:shd w:val="clear" w:color="auto" w:fill="F2F2F2" w:themeFill="background1" w:themeFillShade="F2"/>
          </w:tcPr>
          <w:p w14:paraId="11501CF1" w14:textId="77777777" w:rsidR="00262840" w:rsidRPr="00207595" w:rsidRDefault="00262840" w:rsidP="00A772C8">
            <w:pPr>
              <w:rPr>
                <w:rFonts w:cs="Arial"/>
                <w:sz w:val="18"/>
                <w:szCs w:val="18"/>
              </w:rPr>
            </w:pPr>
            <w:r w:rsidRPr="00207595">
              <w:rPr>
                <w:rFonts w:cs="Arial"/>
                <w:sz w:val="18"/>
                <w:szCs w:val="18"/>
              </w:rPr>
              <w:t>Business Intelligence Server</w:t>
            </w:r>
          </w:p>
        </w:tc>
        <w:tc>
          <w:tcPr>
            <w:tcW w:w="2333" w:type="dxa"/>
            <w:shd w:val="clear" w:color="auto" w:fill="F2F2F2" w:themeFill="background1" w:themeFillShade="F2"/>
          </w:tcPr>
          <w:p w14:paraId="4972FADA" w14:textId="77777777" w:rsidR="00262840" w:rsidRPr="00207595" w:rsidRDefault="00262840" w:rsidP="00A772C8">
            <w:pPr>
              <w:rPr>
                <w:rFonts w:cs="Arial"/>
                <w:sz w:val="18"/>
                <w:szCs w:val="18"/>
              </w:rPr>
            </w:pPr>
            <w:r w:rsidRPr="00207595">
              <w:rPr>
                <w:rFonts w:cs="Arial"/>
                <w:sz w:val="18"/>
                <w:szCs w:val="18"/>
              </w:rPr>
              <w:t>Automatic (</w:t>
            </w:r>
            <w:r w:rsidRPr="00207595">
              <w:rPr>
                <w:rFonts w:cs="Arial"/>
                <w:i/>
                <w:sz w:val="18"/>
                <w:szCs w:val="18"/>
              </w:rPr>
              <w:t>disabled on non-bi servers</w:t>
            </w:r>
            <w:r w:rsidRPr="00207595">
              <w:rPr>
                <w:rFonts w:cs="Arial"/>
                <w:sz w:val="18"/>
                <w:szCs w:val="18"/>
              </w:rPr>
              <w:t>)</w:t>
            </w:r>
          </w:p>
        </w:tc>
        <w:tc>
          <w:tcPr>
            <w:tcW w:w="2125" w:type="dxa"/>
            <w:shd w:val="clear" w:color="auto" w:fill="F2F2F2" w:themeFill="background1" w:themeFillShade="F2"/>
          </w:tcPr>
          <w:p w14:paraId="5B0E6AF7" w14:textId="77777777" w:rsidR="00262840" w:rsidRPr="00207595" w:rsidRDefault="00262840" w:rsidP="00A772C8">
            <w:pPr>
              <w:rPr>
                <w:rFonts w:cs="Arial"/>
                <w:sz w:val="18"/>
                <w:szCs w:val="18"/>
              </w:rPr>
            </w:pPr>
            <w:r w:rsidRPr="00207595">
              <w:rPr>
                <w:rFonts w:cs="Arial"/>
                <w:sz w:val="18"/>
                <w:szCs w:val="18"/>
              </w:rPr>
              <w:t>Provides management support for SSIS package storage and execution.</w:t>
            </w:r>
          </w:p>
        </w:tc>
      </w:tr>
      <w:tr w:rsidR="00262840" w14:paraId="7E2D8135" w14:textId="77777777" w:rsidTr="00207595">
        <w:tc>
          <w:tcPr>
            <w:tcW w:w="2610" w:type="dxa"/>
            <w:tcBorders>
              <w:bottom w:val="single" w:sz="4" w:space="0" w:color="000000" w:themeColor="text1"/>
            </w:tcBorders>
          </w:tcPr>
          <w:p w14:paraId="1C398EDC" w14:textId="77777777" w:rsidR="00262840" w:rsidRPr="00207595" w:rsidRDefault="00262840" w:rsidP="00A772C8">
            <w:pPr>
              <w:rPr>
                <w:rFonts w:cs="Arial"/>
                <w:b/>
                <w:sz w:val="18"/>
                <w:szCs w:val="18"/>
              </w:rPr>
            </w:pPr>
            <w:r w:rsidRPr="00207595">
              <w:rPr>
                <w:rFonts w:cs="Arial"/>
                <w:b/>
                <w:sz w:val="18"/>
                <w:szCs w:val="18"/>
              </w:rPr>
              <w:t>SQL Server Reporting Services</w:t>
            </w:r>
          </w:p>
        </w:tc>
        <w:tc>
          <w:tcPr>
            <w:tcW w:w="2508" w:type="dxa"/>
            <w:tcBorders>
              <w:bottom w:val="single" w:sz="4" w:space="0" w:color="000000" w:themeColor="text1"/>
            </w:tcBorders>
          </w:tcPr>
          <w:p w14:paraId="672A4CB6" w14:textId="77777777" w:rsidR="00262840" w:rsidRPr="00207595" w:rsidRDefault="00262840" w:rsidP="00A772C8">
            <w:pPr>
              <w:rPr>
                <w:rFonts w:cs="Arial"/>
                <w:sz w:val="18"/>
                <w:szCs w:val="18"/>
              </w:rPr>
            </w:pPr>
            <w:r w:rsidRPr="00207595">
              <w:rPr>
                <w:rFonts w:cs="Arial"/>
                <w:sz w:val="18"/>
                <w:szCs w:val="18"/>
              </w:rPr>
              <w:t>Business Intelligence Server and/or Reporting Services Server (</w:t>
            </w:r>
            <w:r w:rsidRPr="00207595">
              <w:rPr>
                <w:rFonts w:cs="Arial"/>
                <w:i/>
                <w:sz w:val="18"/>
                <w:szCs w:val="18"/>
              </w:rPr>
              <w:t>standard reports</w:t>
            </w:r>
            <w:r w:rsidRPr="00207595">
              <w:rPr>
                <w:rFonts w:cs="Arial"/>
                <w:sz w:val="18"/>
                <w:szCs w:val="18"/>
              </w:rPr>
              <w:t>)</w:t>
            </w:r>
          </w:p>
        </w:tc>
        <w:tc>
          <w:tcPr>
            <w:tcW w:w="2333" w:type="dxa"/>
            <w:tcBorders>
              <w:bottom w:val="single" w:sz="4" w:space="0" w:color="000000" w:themeColor="text1"/>
            </w:tcBorders>
          </w:tcPr>
          <w:p w14:paraId="5CCDC432" w14:textId="77777777" w:rsidR="00262840" w:rsidRPr="00207595" w:rsidRDefault="00262840" w:rsidP="00A772C8">
            <w:pPr>
              <w:rPr>
                <w:rFonts w:cs="Arial"/>
                <w:sz w:val="18"/>
                <w:szCs w:val="18"/>
              </w:rPr>
            </w:pPr>
            <w:r w:rsidRPr="00207595">
              <w:rPr>
                <w:rFonts w:cs="Arial"/>
                <w:sz w:val="18"/>
                <w:szCs w:val="18"/>
              </w:rPr>
              <w:t>Automatic (</w:t>
            </w:r>
            <w:r w:rsidRPr="00207595">
              <w:rPr>
                <w:rFonts w:cs="Arial"/>
                <w:i/>
                <w:sz w:val="18"/>
                <w:szCs w:val="18"/>
              </w:rPr>
              <w:t>disabled on non-bi or reporting servers</w:t>
            </w:r>
            <w:r w:rsidRPr="00207595">
              <w:rPr>
                <w:rFonts w:cs="Arial"/>
                <w:sz w:val="18"/>
                <w:szCs w:val="18"/>
              </w:rPr>
              <w:t>)</w:t>
            </w:r>
          </w:p>
        </w:tc>
        <w:tc>
          <w:tcPr>
            <w:tcW w:w="2125" w:type="dxa"/>
            <w:tcBorders>
              <w:bottom w:val="single" w:sz="4" w:space="0" w:color="000000" w:themeColor="text1"/>
            </w:tcBorders>
          </w:tcPr>
          <w:p w14:paraId="5CECA973" w14:textId="77777777" w:rsidR="00262840" w:rsidRPr="00207595" w:rsidRDefault="00262840" w:rsidP="00A772C8">
            <w:pPr>
              <w:rPr>
                <w:rFonts w:cs="Arial"/>
                <w:sz w:val="18"/>
                <w:szCs w:val="18"/>
              </w:rPr>
            </w:pPr>
            <w:r w:rsidRPr="00207595">
              <w:rPr>
                <w:rFonts w:cs="Arial"/>
                <w:sz w:val="18"/>
                <w:szCs w:val="18"/>
              </w:rPr>
              <w:t>Manages, executes, renders, schedules and delivers reports.</w:t>
            </w:r>
          </w:p>
        </w:tc>
      </w:tr>
      <w:tr w:rsidR="00262840" w14:paraId="72ABE144" w14:textId="77777777" w:rsidTr="00207595">
        <w:tc>
          <w:tcPr>
            <w:tcW w:w="2610" w:type="dxa"/>
            <w:shd w:val="clear" w:color="auto" w:fill="F2F2F2" w:themeFill="background1" w:themeFillShade="F2"/>
          </w:tcPr>
          <w:p w14:paraId="32C2C5B1" w14:textId="77777777" w:rsidR="00262840" w:rsidRPr="00207595" w:rsidRDefault="00262840" w:rsidP="00A772C8">
            <w:pPr>
              <w:rPr>
                <w:rFonts w:cs="Arial"/>
                <w:b/>
                <w:sz w:val="18"/>
                <w:szCs w:val="18"/>
              </w:rPr>
            </w:pPr>
            <w:r w:rsidRPr="00207595">
              <w:rPr>
                <w:rFonts w:cs="Arial"/>
                <w:b/>
                <w:sz w:val="18"/>
                <w:szCs w:val="18"/>
              </w:rPr>
              <w:t>SQL Server VSS Writer</w:t>
            </w:r>
          </w:p>
        </w:tc>
        <w:tc>
          <w:tcPr>
            <w:tcW w:w="2508" w:type="dxa"/>
            <w:shd w:val="clear" w:color="auto" w:fill="F2F2F2" w:themeFill="background1" w:themeFillShade="F2"/>
          </w:tcPr>
          <w:p w14:paraId="7526DF74" w14:textId="77777777" w:rsidR="00262840" w:rsidRPr="00207595" w:rsidRDefault="009D48B3" w:rsidP="00262840">
            <w:pPr>
              <w:rPr>
                <w:rFonts w:cs="Arial"/>
                <w:sz w:val="18"/>
                <w:szCs w:val="18"/>
              </w:rPr>
            </w:pPr>
            <w:r w:rsidRPr="00207595">
              <w:rPr>
                <w:rFonts w:cs="Arial"/>
                <w:sz w:val="18"/>
                <w:szCs w:val="18"/>
              </w:rPr>
              <w:t>All SQL Servers</w:t>
            </w:r>
            <w:r w:rsidRPr="00207595">
              <w:rPr>
                <w:rFonts w:cs="Arial"/>
                <w:sz w:val="18"/>
                <w:szCs w:val="18"/>
              </w:rPr>
              <w:br/>
              <w:t>(Database, Reporting, BI)</w:t>
            </w:r>
          </w:p>
        </w:tc>
        <w:tc>
          <w:tcPr>
            <w:tcW w:w="2333" w:type="dxa"/>
            <w:shd w:val="clear" w:color="auto" w:fill="F2F2F2" w:themeFill="background1" w:themeFillShade="F2"/>
          </w:tcPr>
          <w:p w14:paraId="6F576245" w14:textId="77777777" w:rsidR="00262840" w:rsidRPr="00207595" w:rsidRDefault="00262840" w:rsidP="00262840">
            <w:pPr>
              <w:rPr>
                <w:rFonts w:cs="Arial"/>
                <w:sz w:val="18"/>
                <w:szCs w:val="18"/>
              </w:rPr>
            </w:pPr>
            <w:r w:rsidRPr="00207595">
              <w:rPr>
                <w:rFonts w:cs="Arial"/>
                <w:sz w:val="18"/>
                <w:szCs w:val="18"/>
              </w:rPr>
              <w:t>Automatic</w:t>
            </w:r>
          </w:p>
        </w:tc>
        <w:tc>
          <w:tcPr>
            <w:tcW w:w="2125" w:type="dxa"/>
            <w:shd w:val="clear" w:color="auto" w:fill="F2F2F2" w:themeFill="background1" w:themeFillShade="F2"/>
          </w:tcPr>
          <w:p w14:paraId="0661D819" w14:textId="77777777" w:rsidR="00262840" w:rsidRPr="00207595" w:rsidRDefault="00262840" w:rsidP="00A772C8">
            <w:pPr>
              <w:rPr>
                <w:rFonts w:cs="Arial"/>
                <w:sz w:val="18"/>
                <w:szCs w:val="18"/>
              </w:rPr>
            </w:pPr>
            <w:r w:rsidRPr="00207595">
              <w:rPr>
                <w:rFonts w:cs="Arial"/>
                <w:sz w:val="18"/>
                <w:szCs w:val="18"/>
              </w:rPr>
              <w:t>Provides the interface to backup/restore Microsoft SQL server through the Windows VSS infrastructure.</w:t>
            </w:r>
          </w:p>
        </w:tc>
      </w:tr>
      <w:tr w:rsidR="00262840" w14:paraId="78075765" w14:textId="77777777" w:rsidTr="00207595">
        <w:tc>
          <w:tcPr>
            <w:tcW w:w="2610" w:type="dxa"/>
            <w:tcBorders>
              <w:bottom w:val="single" w:sz="4" w:space="0" w:color="000000" w:themeColor="text1"/>
            </w:tcBorders>
          </w:tcPr>
          <w:p w14:paraId="46EDD1A8" w14:textId="77777777" w:rsidR="00262840" w:rsidRPr="00207595" w:rsidRDefault="00262840" w:rsidP="00A772C8">
            <w:pPr>
              <w:rPr>
                <w:rFonts w:cs="Arial"/>
                <w:b/>
                <w:sz w:val="18"/>
                <w:szCs w:val="18"/>
              </w:rPr>
            </w:pPr>
            <w:r w:rsidRPr="00207595">
              <w:rPr>
                <w:rFonts w:cs="Arial"/>
                <w:b/>
                <w:sz w:val="18"/>
                <w:szCs w:val="18"/>
              </w:rPr>
              <w:t>IIS Admin Service</w:t>
            </w:r>
          </w:p>
        </w:tc>
        <w:tc>
          <w:tcPr>
            <w:tcW w:w="2508" w:type="dxa"/>
            <w:tcBorders>
              <w:bottom w:val="single" w:sz="4" w:space="0" w:color="000000" w:themeColor="text1"/>
            </w:tcBorders>
          </w:tcPr>
          <w:p w14:paraId="2C90FFDC" w14:textId="77777777" w:rsidR="00262840" w:rsidRPr="00207595" w:rsidRDefault="00262840" w:rsidP="009D48B3">
            <w:pPr>
              <w:rPr>
                <w:rFonts w:cs="Arial"/>
                <w:sz w:val="18"/>
                <w:szCs w:val="18"/>
              </w:rPr>
            </w:pPr>
            <w:r w:rsidRPr="00207595">
              <w:rPr>
                <w:rFonts w:cs="Arial"/>
                <w:sz w:val="18"/>
                <w:szCs w:val="18"/>
              </w:rPr>
              <w:t xml:space="preserve">Business Intelligence Server and/or Reporting Services Server </w:t>
            </w:r>
          </w:p>
        </w:tc>
        <w:tc>
          <w:tcPr>
            <w:tcW w:w="2333" w:type="dxa"/>
            <w:tcBorders>
              <w:bottom w:val="single" w:sz="4" w:space="0" w:color="000000" w:themeColor="text1"/>
            </w:tcBorders>
          </w:tcPr>
          <w:p w14:paraId="51B46EFE" w14:textId="77777777" w:rsidR="00262840" w:rsidRPr="00207595" w:rsidRDefault="00262840" w:rsidP="00A772C8">
            <w:pPr>
              <w:rPr>
                <w:rFonts w:cs="Arial"/>
                <w:sz w:val="18"/>
                <w:szCs w:val="18"/>
              </w:rPr>
            </w:pPr>
            <w:r w:rsidRPr="00207595">
              <w:rPr>
                <w:rFonts w:cs="Arial"/>
                <w:sz w:val="18"/>
                <w:szCs w:val="18"/>
              </w:rPr>
              <w:t>Automatic (</w:t>
            </w:r>
            <w:r w:rsidRPr="00207595">
              <w:rPr>
                <w:rFonts w:cs="Arial"/>
                <w:i/>
                <w:sz w:val="18"/>
                <w:szCs w:val="18"/>
              </w:rPr>
              <w:t>disabled on non-bi or reporting servers</w:t>
            </w:r>
            <w:r w:rsidRPr="00207595">
              <w:rPr>
                <w:rFonts w:cs="Arial"/>
                <w:sz w:val="18"/>
                <w:szCs w:val="18"/>
              </w:rPr>
              <w:t>)</w:t>
            </w:r>
          </w:p>
        </w:tc>
        <w:tc>
          <w:tcPr>
            <w:tcW w:w="2125" w:type="dxa"/>
            <w:tcBorders>
              <w:bottom w:val="single" w:sz="4" w:space="0" w:color="000000" w:themeColor="text1"/>
            </w:tcBorders>
          </w:tcPr>
          <w:p w14:paraId="1212D879" w14:textId="77777777" w:rsidR="00262840" w:rsidRPr="00207595" w:rsidRDefault="00262840" w:rsidP="00A772C8">
            <w:pPr>
              <w:rPr>
                <w:rFonts w:cs="Arial"/>
                <w:sz w:val="18"/>
                <w:szCs w:val="18"/>
              </w:rPr>
            </w:pPr>
            <w:r w:rsidRPr="00207595">
              <w:rPr>
                <w:rFonts w:cs="Arial"/>
                <w:sz w:val="18"/>
                <w:szCs w:val="18"/>
              </w:rPr>
              <w:t>Enables this server to administer Web and FTP services.</w:t>
            </w:r>
          </w:p>
        </w:tc>
      </w:tr>
      <w:tr w:rsidR="00262840" w14:paraId="7A8773FE" w14:textId="77777777" w:rsidTr="00207595">
        <w:tc>
          <w:tcPr>
            <w:tcW w:w="2610" w:type="dxa"/>
            <w:shd w:val="clear" w:color="auto" w:fill="F2F2F2" w:themeFill="background1" w:themeFillShade="F2"/>
          </w:tcPr>
          <w:p w14:paraId="4CB0BBCC" w14:textId="77777777" w:rsidR="00262840" w:rsidRPr="00207595" w:rsidRDefault="00262840" w:rsidP="00A772C8">
            <w:pPr>
              <w:rPr>
                <w:rFonts w:cs="Arial"/>
                <w:b/>
                <w:sz w:val="18"/>
                <w:szCs w:val="18"/>
              </w:rPr>
            </w:pPr>
            <w:r w:rsidRPr="00207595">
              <w:rPr>
                <w:rFonts w:cs="Arial"/>
                <w:b/>
                <w:sz w:val="18"/>
                <w:szCs w:val="18"/>
              </w:rPr>
              <w:t>World Wide Web Publishing Service</w:t>
            </w:r>
          </w:p>
        </w:tc>
        <w:tc>
          <w:tcPr>
            <w:tcW w:w="2508" w:type="dxa"/>
            <w:shd w:val="clear" w:color="auto" w:fill="F2F2F2" w:themeFill="background1" w:themeFillShade="F2"/>
          </w:tcPr>
          <w:p w14:paraId="33214F8F" w14:textId="77777777" w:rsidR="00262840" w:rsidRPr="00207595" w:rsidRDefault="00262840" w:rsidP="009D48B3">
            <w:pPr>
              <w:rPr>
                <w:rFonts w:cs="Arial"/>
                <w:sz w:val="18"/>
                <w:szCs w:val="18"/>
              </w:rPr>
            </w:pPr>
            <w:r w:rsidRPr="00207595">
              <w:rPr>
                <w:rFonts w:cs="Arial"/>
                <w:sz w:val="18"/>
                <w:szCs w:val="18"/>
              </w:rPr>
              <w:t xml:space="preserve">Business Intelligence Server and/or Reporting Services Server </w:t>
            </w:r>
          </w:p>
          <w:p w14:paraId="1FF6019C" w14:textId="77777777" w:rsidR="009D48B3" w:rsidRPr="00207595" w:rsidRDefault="009D48B3" w:rsidP="009D48B3">
            <w:pPr>
              <w:rPr>
                <w:rFonts w:cs="Arial"/>
                <w:sz w:val="18"/>
                <w:szCs w:val="18"/>
              </w:rPr>
            </w:pPr>
          </w:p>
        </w:tc>
        <w:tc>
          <w:tcPr>
            <w:tcW w:w="2333" w:type="dxa"/>
            <w:shd w:val="clear" w:color="auto" w:fill="F2F2F2" w:themeFill="background1" w:themeFillShade="F2"/>
          </w:tcPr>
          <w:p w14:paraId="3BA87D49" w14:textId="77777777" w:rsidR="00262840" w:rsidRPr="00207595" w:rsidRDefault="00262840" w:rsidP="00262840">
            <w:pPr>
              <w:rPr>
                <w:rFonts w:cs="Arial"/>
                <w:sz w:val="18"/>
                <w:szCs w:val="18"/>
              </w:rPr>
            </w:pPr>
            <w:r w:rsidRPr="00207595">
              <w:rPr>
                <w:rFonts w:cs="Arial"/>
                <w:sz w:val="18"/>
                <w:szCs w:val="18"/>
              </w:rPr>
              <w:t>Automatic (</w:t>
            </w:r>
            <w:r w:rsidRPr="00207595">
              <w:rPr>
                <w:rFonts w:cs="Arial"/>
                <w:i/>
                <w:sz w:val="18"/>
                <w:szCs w:val="18"/>
              </w:rPr>
              <w:t>disabled on non-bi or reporting servers</w:t>
            </w:r>
            <w:r w:rsidRPr="00207595">
              <w:rPr>
                <w:rFonts w:cs="Arial"/>
                <w:sz w:val="18"/>
                <w:szCs w:val="18"/>
              </w:rPr>
              <w:t>)</w:t>
            </w:r>
          </w:p>
        </w:tc>
        <w:tc>
          <w:tcPr>
            <w:tcW w:w="2125" w:type="dxa"/>
            <w:shd w:val="clear" w:color="auto" w:fill="F2F2F2" w:themeFill="background1" w:themeFillShade="F2"/>
          </w:tcPr>
          <w:p w14:paraId="49DB3B87" w14:textId="77777777" w:rsidR="00262840" w:rsidRPr="00207595" w:rsidRDefault="00262840" w:rsidP="00A772C8">
            <w:pPr>
              <w:rPr>
                <w:rFonts w:cs="Arial"/>
                <w:sz w:val="18"/>
                <w:szCs w:val="18"/>
              </w:rPr>
            </w:pPr>
            <w:r w:rsidRPr="00207595">
              <w:rPr>
                <w:rFonts w:cs="Arial"/>
                <w:sz w:val="18"/>
                <w:szCs w:val="18"/>
              </w:rPr>
              <w:t>Provides Web connectivity and administration through the Internet Information Services Manager</w:t>
            </w:r>
          </w:p>
        </w:tc>
      </w:tr>
    </w:tbl>
    <w:p w14:paraId="3979E231" w14:textId="77777777" w:rsidR="005E3A8A" w:rsidRDefault="005E3A8A" w:rsidP="00A772C8">
      <w:pPr>
        <w:rPr>
          <w:rFonts w:cs="Arial"/>
          <w:b/>
        </w:rPr>
      </w:pPr>
    </w:p>
    <w:p w14:paraId="13E742A7" w14:textId="477FB573" w:rsidR="005E3A8A" w:rsidRDefault="005E3A8A" w:rsidP="00A772C8">
      <w:pPr>
        <w:rPr>
          <w:rFonts w:cs="Arial"/>
        </w:rPr>
      </w:pPr>
      <w:r>
        <w:rPr>
          <w:rFonts w:cs="Arial"/>
        </w:rPr>
        <w:t>Additionally, the ‘Log On As’ setting for the services should be set to a valid NT Login (</w:t>
      </w:r>
      <w:r w:rsidR="0023689A">
        <w:rPr>
          <w:rFonts w:cs="Arial"/>
        </w:rPr>
        <w:t>TBD by DevOps</w:t>
      </w:r>
      <w:r>
        <w:rPr>
          <w:rFonts w:cs="Arial"/>
        </w:rPr>
        <w:t>). This is necessary when sql needs to perform an action that needs NT permissions (such as creating a flat file).  This should be done for, at minimum, the following services:</w:t>
      </w:r>
    </w:p>
    <w:p w14:paraId="29F4B3C5" w14:textId="77777777" w:rsidR="005E3A8A" w:rsidRDefault="005E3A8A" w:rsidP="00DF4F96">
      <w:pPr>
        <w:pStyle w:val="ListParagraph"/>
        <w:numPr>
          <w:ilvl w:val="0"/>
          <w:numId w:val="47"/>
        </w:numPr>
        <w:rPr>
          <w:rFonts w:cs="Arial"/>
        </w:rPr>
      </w:pPr>
      <w:r>
        <w:rPr>
          <w:rFonts w:cs="Arial"/>
        </w:rPr>
        <w:t>SQL Server</w:t>
      </w:r>
    </w:p>
    <w:p w14:paraId="2BA161C3" w14:textId="77777777" w:rsidR="005E3A8A" w:rsidRDefault="005E3A8A" w:rsidP="00DF4F96">
      <w:pPr>
        <w:pStyle w:val="ListParagraph"/>
        <w:numPr>
          <w:ilvl w:val="0"/>
          <w:numId w:val="47"/>
        </w:numPr>
        <w:rPr>
          <w:rFonts w:cs="Arial"/>
        </w:rPr>
      </w:pPr>
      <w:r>
        <w:rPr>
          <w:rFonts w:cs="Arial"/>
        </w:rPr>
        <w:t>SQL Server Agent</w:t>
      </w:r>
    </w:p>
    <w:p w14:paraId="69303D78" w14:textId="77777777" w:rsidR="005E3A8A" w:rsidRDefault="005E3A8A" w:rsidP="00DF4F96">
      <w:pPr>
        <w:pStyle w:val="ListParagraph"/>
        <w:numPr>
          <w:ilvl w:val="0"/>
          <w:numId w:val="47"/>
        </w:numPr>
        <w:rPr>
          <w:rFonts w:cs="Arial"/>
        </w:rPr>
      </w:pPr>
      <w:r>
        <w:rPr>
          <w:rFonts w:cs="Arial"/>
        </w:rPr>
        <w:t>SQL Analysis Services</w:t>
      </w:r>
    </w:p>
    <w:p w14:paraId="7AB3174E" w14:textId="77777777" w:rsidR="005E3A8A" w:rsidRDefault="005E3A8A" w:rsidP="00DF4F96">
      <w:pPr>
        <w:pStyle w:val="ListParagraph"/>
        <w:numPr>
          <w:ilvl w:val="0"/>
          <w:numId w:val="47"/>
        </w:numPr>
        <w:rPr>
          <w:rFonts w:cs="Arial"/>
        </w:rPr>
      </w:pPr>
      <w:r>
        <w:rPr>
          <w:rFonts w:cs="Arial"/>
        </w:rPr>
        <w:t>SQL Integration Services</w:t>
      </w:r>
    </w:p>
    <w:p w14:paraId="43920F0F" w14:textId="77777777" w:rsidR="005E3A8A" w:rsidRPr="005E3A8A" w:rsidRDefault="005E3A8A" w:rsidP="00DF4F96">
      <w:pPr>
        <w:pStyle w:val="ListParagraph"/>
        <w:numPr>
          <w:ilvl w:val="0"/>
          <w:numId w:val="47"/>
        </w:numPr>
        <w:rPr>
          <w:rFonts w:cs="Arial"/>
        </w:rPr>
      </w:pPr>
      <w:r>
        <w:rPr>
          <w:rFonts w:cs="Arial"/>
        </w:rPr>
        <w:t>SQL Server Reporting Services</w:t>
      </w:r>
    </w:p>
    <w:p w14:paraId="7D20D68F" w14:textId="4ECCD141" w:rsidR="003850CE" w:rsidRPr="00C14672" w:rsidRDefault="00C41EBB" w:rsidP="00B32128">
      <w:pPr>
        <w:pStyle w:val="Heading4"/>
        <w:rPr>
          <w:shd w:val="clear" w:color="auto" w:fill="175030"/>
        </w:rPr>
      </w:pPr>
      <w:del w:id="148" w:author="Brian Stockell" w:date="2019-11-21T13:55:00Z">
        <w:r w:rsidRPr="00C14672" w:rsidDel="00A54B96">
          <w:rPr>
            <w:shd w:val="clear" w:color="auto" w:fill="175030"/>
          </w:rPr>
          <w:delText>SOM</w:delText>
        </w:r>
      </w:del>
      <w:ins w:id="149" w:author="Brian Stockell" w:date="2019-11-21T13:55:00Z">
        <w:del w:id="150" w:author="Patrick Lim" w:date="2020-03-03T13:41:00Z">
          <w:r w:rsidR="00A54B96" w:rsidDel="00AA0B74">
            <w:rPr>
              <w:shd w:val="clear" w:color="auto" w:fill="175030"/>
            </w:rPr>
            <w:delText>AAT</w:delText>
          </w:r>
        </w:del>
      </w:ins>
      <w:ins w:id="151" w:author="Patrick Lim" w:date="2020-03-03T13:41:00Z">
        <w:r w:rsidR="00AA0B74">
          <w:rPr>
            <w:shd w:val="clear" w:color="auto" w:fill="175030"/>
          </w:rPr>
          <w:t>CHCC</w:t>
        </w:r>
      </w:ins>
      <w:r w:rsidRPr="00C14672">
        <w:rPr>
          <w:shd w:val="clear" w:color="auto" w:fill="175030"/>
        </w:rPr>
        <w:t xml:space="preserve"> Resources Services</w:t>
      </w:r>
    </w:p>
    <w:p w14:paraId="420A45A8" w14:textId="2C9B2773" w:rsidR="003176D1" w:rsidRPr="00E13EBD" w:rsidRDefault="004B0E8F" w:rsidP="00E13EBD">
      <w:hyperlink r:id="rId24" w:history="1">
        <w:r w:rsidR="0024213F" w:rsidRPr="00CD01EA">
          <w:rPr>
            <w:rStyle w:val="Hyperlink"/>
          </w:rPr>
          <w:t>https://medsphere.sharepoint.com/:x:/s/rcmdevops/ES_s2bbgjyxFixfIf6DE4CMBuYv_ypbO7veJley0fKWEJQ?e=j2qEd7</w:t>
        </w:r>
      </w:hyperlink>
    </w:p>
    <w:p w14:paraId="42EDAED4" w14:textId="77777777" w:rsidR="00A338A8" w:rsidRPr="00F16E0D" w:rsidRDefault="00A338A8" w:rsidP="00F16E0D">
      <w:pPr>
        <w:pStyle w:val="Heading2"/>
        <w:rPr>
          <w:highlight w:val="yellow"/>
        </w:rPr>
      </w:pPr>
      <w:bookmarkStart w:id="152" w:name="Setup_SQL_SERVER_Mixed_Auth_and_remote"/>
      <w:bookmarkStart w:id="153" w:name="_Toc411923756"/>
      <w:r w:rsidRPr="00F16E0D">
        <w:rPr>
          <w:highlight w:val="yellow"/>
        </w:rPr>
        <w:t xml:space="preserve">Verify that </w:t>
      </w:r>
      <w:r w:rsidR="005D7EA6" w:rsidRPr="00F16E0D">
        <w:rPr>
          <w:highlight w:val="yellow"/>
        </w:rPr>
        <w:t xml:space="preserve">all </w:t>
      </w:r>
      <w:r w:rsidRPr="00F16E0D">
        <w:rPr>
          <w:highlight w:val="yellow"/>
        </w:rPr>
        <w:t>SQL Server</w:t>
      </w:r>
      <w:r w:rsidR="005D7EA6" w:rsidRPr="00F16E0D">
        <w:rPr>
          <w:highlight w:val="yellow"/>
        </w:rPr>
        <w:t>s</w:t>
      </w:r>
      <w:r w:rsidRPr="00F16E0D">
        <w:rPr>
          <w:highlight w:val="yellow"/>
        </w:rPr>
        <w:t xml:space="preserve"> </w:t>
      </w:r>
      <w:r w:rsidR="005D7EA6" w:rsidRPr="00F16E0D">
        <w:rPr>
          <w:highlight w:val="yellow"/>
        </w:rPr>
        <w:t>were installed</w:t>
      </w:r>
      <w:r w:rsidRPr="00F16E0D">
        <w:rPr>
          <w:highlight w:val="yellow"/>
        </w:rPr>
        <w:t xml:space="preserve"> with Mixed Mode Authentication</w:t>
      </w:r>
      <w:r w:rsidR="00E94942" w:rsidRPr="00F16E0D">
        <w:rPr>
          <w:highlight w:val="yellow"/>
        </w:rPr>
        <w:t xml:space="preserve"> and that it is </w:t>
      </w:r>
      <w:r w:rsidR="005D7EA6" w:rsidRPr="00F16E0D">
        <w:rPr>
          <w:highlight w:val="yellow"/>
        </w:rPr>
        <w:t>allowing</w:t>
      </w:r>
      <w:r w:rsidR="00E94942" w:rsidRPr="00F16E0D">
        <w:rPr>
          <w:highlight w:val="yellow"/>
        </w:rPr>
        <w:t xml:space="preserve"> </w:t>
      </w:r>
      <w:r w:rsidR="005D7EA6" w:rsidRPr="00F16E0D">
        <w:rPr>
          <w:highlight w:val="yellow"/>
        </w:rPr>
        <w:t>r</w:t>
      </w:r>
      <w:r w:rsidR="00E94942" w:rsidRPr="00F16E0D">
        <w:rPr>
          <w:highlight w:val="yellow"/>
        </w:rPr>
        <w:t xml:space="preserve">emote </w:t>
      </w:r>
      <w:r w:rsidR="005D7EA6" w:rsidRPr="00F16E0D">
        <w:rPr>
          <w:highlight w:val="yellow"/>
        </w:rPr>
        <w:t>c</w:t>
      </w:r>
      <w:r w:rsidR="00E94942" w:rsidRPr="00F16E0D">
        <w:rPr>
          <w:highlight w:val="yellow"/>
        </w:rPr>
        <w:t>onnections</w:t>
      </w:r>
      <w:bookmarkEnd w:id="152"/>
      <w:bookmarkEnd w:id="153"/>
    </w:p>
    <w:p w14:paraId="333E2702" w14:textId="5EC4682F" w:rsidR="003E6F56" w:rsidRPr="003E6F56" w:rsidRDefault="004B0E8F" w:rsidP="00C14672">
      <w:pPr>
        <w:rPr>
          <w:highlight w:val="yellow"/>
        </w:rPr>
      </w:pPr>
      <w:hyperlink r:id="rId25" w:history="1">
        <w:r w:rsidR="003E6F56">
          <w:rPr>
            <w:rStyle w:val="Hyperlink"/>
          </w:rPr>
          <w:t>https://docs.microsoft.com/en-us/sql/sql-server/sql-server-technical-documentation?view=sql-server-2017</w:t>
        </w:r>
      </w:hyperlink>
    </w:p>
    <w:p w14:paraId="6031B866" w14:textId="77777777" w:rsidR="00520115" w:rsidRDefault="005D7EA6" w:rsidP="005C403D">
      <w:pPr>
        <w:pStyle w:val="Heading2"/>
      </w:pPr>
      <w:bookmarkStart w:id="154" w:name="Setup_SQL_SERVER_RS_Config"/>
      <w:bookmarkStart w:id="155" w:name="_Toc411923757"/>
      <w:r w:rsidRPr="00520115">
        <w:t>Verify the SQL Server Reporting Services database configuration</w:t>
      </w:r>
      <w:bookmarkEnd w:id="154"/>
      <w:bookmarkEnd w:id="155"/>
    </w:p>
    <w:p w14:paraId="5EEAACE0" w14:textId="240735A8" w:rsidR="007110BB" w:rsidRDefault="004B0E8F" w:rsidP="007110BB">
      <w:hyperlink r:id="rId26" w:history="1">
        <w:r w:rsidR="007110BB">
          <w:rPr>
            <w:rStyle w:val="Hyperlink"/>
          </w:rPr>
          <w:t>https://docs.microsoft.com/en-us/sql/reporting-services/install-windows/install-reporting-services?view=sql-server-2017</w:t>
        </w:r>
      </w:hyperlink>
    </w:p>
    <w:p w14:paraId="6259C131" w14:textId="77777777" w:rsidR="00044B52" w:rsidRDefault="00044B52" w:rsidP="00520115">
      <w:pPr>
        <w:pStyle w:val="Heading2"/>
        <w:rPr>
          <w:b w:val="0"/>
          <w:i/>
        </w:rPr>
      </w:pPr>
      <w:bookmarkStart w:id="156" w:name="Setup_SQL_NT_User_Rights"/>
      <w:bookmarkStart w:id="157" w:name="_Toc411923758"/>
      <w:r w:rsidRPr="00520115">
        <w:t>Add the Standard InsightCS Domain (NT) Users to the SQL Servers</w:t>
      </w:r>
      <w:bookmarkEnd w:id="156"/>
      <w:bookmarkEnd w:id="157"/>
    </w:p>
    <w:p w14:paraId="28555ED3" w14:textId="77777777" w:rsidR="00044B52" w:rsidRDefault="00044B52" w:rsidP="00A772C8">
      <w:pPr>
        <w:rPr>
          <w:rFonts w:cs="Arial"/>
        </w:rPr>
      </w:pPr>
      <w:r>
        <w:rPr>
          <w:rFonts w:cs="Arial"/>
        </w:rPr>
        <w:t xml:space="preserve">There are </w:t>
      </w:r>
      <w:r w:rsidRPr="008B151C">
        <w:rPr>
          <w:rFonts w:cs="Arial"/>
        </w:rPr>
        <w:t>standard InsightCS domain (NT) users</w:t>
      </w:r>
      <w:r>
        <w:rPr>
          <w:rFonts w:cs="Arial"/>
        </w:rPr>
        <w:t xml:space="preserve"> that </w:t>
      </w:r>
      <w:r w:rsidR="008B151C">
        <w:rPr>
          <w:rFonts w:cs="Arial"/>
        </w:rPr>
        <w:t>should be</w:t>
      </w:r>
      <w:r>
        <w:rPr>
          <w:rFonts w:cs="Arial"/>
        </w:rPr>
        <w:t xml:space="preserve"> created in the client’s domain.  These users </w:t>
      </w:r>
      <w:r w:rsidRPr="00660A01">
        <w:rPr>
          <w:rFonts w:cs="Arial"/>
          <w:b/>
        </w:rPr>
        <w:t xml:space="preserve">need to be added to the </w:t>
      </w:r>
      <w:r w:rsidRPr="001C738E">
        <w:rPr>
          <w:rFonts w:cs="Arial"/>
          <w:b/>
          <w:u w:val="single"/>
        </w:rPr>
        <w:t xml:space="preserve">SA </w:t>
      </w:r>
      <w:r w:rsidR="00660A01" w:rsidRPr="001C738E">
        <w:rPr>
          <w:rFonts w:cs="Arial"/>
          <w:b/>
          <w:u w:val="single"/>
        </w:rPr>
        <w:t>role</w:t>
      </w:r>
      <w:r w:rsidR="00660A01" w:rsidRPr="00660A01">
        <w:rPr>
          <w:rFonts w:cs="Arial"/>
          <w:b/>
        </w:rPr>
        <w:t xml:space="preserve"> </w:t>
      </w:r>
      <w:r w:rsidRPr="00660A01">
        <w:rPr>
          <w:rFonts w:cs="Arial"/>
          <w:b/>
        </w:rPr>
        <w:t>on all InsightCS related SQL Servers</w:t>
      </w:r>
      <w:r>
        <w:rPr>
          <w:rFonts w:cs="Arial"/>
        </w:rPr>
        <w:t xml:space="preserve"> and/or their rights verified.</w:t>
      </w:r>
    </w:p>
    <w:tbl>
      <w:tblPr>
        <w:tblStyle w:val="TableGrid"/>
        <w:tblW w:w="0" w:type="auto"/>
        <w:tblLook w:val="04A0" w:firstRow="1" w:lastRow="0" w:firstColumn="1" w:lastColumn="0" w:noHBand="0" w:noVBand="1"/>
      </w:tblPr>
      <w:tblGrid>
        <w:gridCol w:w="1985"/>
        <w:gridCol w:w="5661"/>
      </w:tblGrid>
      <w:tr w:rsidR="008B151C" w:rsidRPr="001548B3" w14:paraId="7ED61629" w14:textId="77777777" w:rsidTr="00383DF4">
        <w:tc>
          <w:tcPr>
            <w:tcW w:w="1985" w:type="dxa"/>
            <w:tcBorders>
              <w:bottom w:val="single" w:sz="4" w:space="0" w:color="000000" w:themeColor="text1"/>
            </w:tcBorders>
            <w:shd w:val="clear" w:color="auto" w:fill="17365D" w:themeFill="text2" w:themeFillShade="BF"/>
          </w:tcPr>
          <w:p w14:paraId="67A3B805" w14:textId="6E31F673" w:rsidR="008B151C" w:rsidRPr="001548B3" w:rsidRDefault="008B151C" w:rsidP="00CF3837">
            <w:pPr>
              <w:rPr>
                <w:rFonts w:cs="Arial"/>
                <w:b/>
                <w:color w:val="FFFFFF" w:themeColor="background1"/>
                <w:sz w:val="20"/>
                <w:szCs w:val="20"/>
              </w:rPr>
            </w:pPr>
            <w:r>
              <w:rPr>
                <w:rFonts w:cs="Arial"/>
                <w:b/>
                <w:color w:val="FFFFFF" w:themeColor="background1"/>
                <w:sz w:val="20"/>
                <w:szCs w:val="20"/>
              </w:rPr>
              <w:t>Domain (NT) User</w:t>
            </w:r>
            <w:r w:rsidR="0023689A">
              <w:rPr>
                <w:rFonts w:cs="Arial"/>
                <w:b/>
                <w:color w:val="FFFFFF" w:themeColor="background1"/>
                <w:sz w:val="20"/>
                <w:szCs w:val="20"/>
              </w:rPr>
              <w:t>name</w:t>
            </w:r>
          </w:p>
        </w:tc>
        <w:tc>
          <w:tcPr>
            <w:tcW w:w="5661" w:type="dxa"/>
            <w:tcBorders>
              <w:bottom w:val="single" w:sz="4" w:space="0" w:color="000000" w:themeColor="text1"/>
            </w:tcBorders>
            <w:shd w:val="clear" w:color="auto" w:fill="17365D" w:themeFill="text2" w:themeFillShade="BF"/>
          </w:tcPr>
          <w:p w14:paraId="0ED790AE" w14:textId="77777777" w:rsidR="008B151C" w:rsidRPr="001548B3" w:rsidRDefault="008B151C" w:rsidP="00CF3837">
            <w:pPr>
              <w:rPr>
                <w:rFonts w:cs="Arial"/>
                <w:b/>
                <w:color w:val="FFFFFF" w:themeColor="background1"/>
                <w:sz w:val="20"/>
                <w:szCs w:val="20"/>
              </w:rPr>
            </w:pPr>
            <w:r>
              <w:rPr>
                <w:rFonts w:cs="Arial"/>
                <w:b/>
                <w:color w:val="FFFFFF" w:themeColor="background1"/>
                <w:sz w:val="20"/>
                <w:szCs w:val="20"/>
              </w:rPr>
              <w:t>Purpose</w:t>
            </w:r>
          </w:p>
        </w:tc>
      </w:tr>
      <w:tr w:rsidR="008B151C" w:rsidRPr="00207595" w14:paraId="6E11DB90" w14:textId="77777777" w:rsidTr="00383DF4">
        <w:tc>
          <w:tcPr>
            <w:tcW w:w="1985" w:type="dxa"/>
            <w:shd w:val="clear" w:color="auto" w:fill="F2F2F2" w:themeFill="background1" w:themeFillShade="F2"/>
          </w:tcPr>
          <w:p w14:paraId="761D1083" w14:textId="522E8AD3" w:rsidR="008B151C" w:rsidRPr="00A7598A" w:rsidRDefault="0023689A" w:rsidP="00CF3837">
            <w:pPr>
              <w:rPr>
                <w:rFonts w:cs="Arial"/>
                <w:b/>
                <w:sz w:val="18"/>
                <w:szCs w:val="18"/>
              </w:rPr>
            </w:pPr>
            <w:r>
              <w:rPr>
                <w:rFonts w:ascii="Calibri" w:hAnsi="Calibri" w:cs="Calibri"/>
                <w:b/>
                <w:bCs/>
                <w:color w:val="000000"/>
              </w:rPr>
              <w:t>TBD</w:t>
            </w:r>
          </w:p>
        </w:tc>
        <w:tc>
          <w:tcPr>
            <w:tcW w:w="5661" w:type="dxa"/>
            <w:shd w:val="clear" w:color="auto" w:fill="F2F2F2" w:themeFill="background1" w:themeFillShade="F2"/>
          </w:tcPr>
          <w:p w14:paraId="540F67E7"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SQL Reporting Services</w:t>
            </w:r>
            <w:r w:rsidR="00C3408E">
              <w:rPr>
                <w:rFonts w:ascii="Calibri" w:eastAsia="Times New Roman" w:hAnsi="Calibri" w:cs="Times New Roman"/>
                <w:sz w:val="18"/>
                <w:szCs w:val="18"/>
              </w:rPr>
              <w:t xml:space="preserve"> – can be used as the datasource login for reporting services reports</w:t>
            </w:r>
          </w:p>
        </w:tc>
      </w:tr>
      <w:tr w:rsidR="008B151C" w:rsidRPr="00207595" w14:paraId="36FBE5AA" w14:textId="77777777" w:rsidTr="00383DF4">
        <w:tc>
          <w:tcPr>
            <w:tcW w:w="1985" w:type="dxa"/>
            <w:tcBorders>
              <w:bottom w:val="single" w:sz="4" w:space="0" w:color="000000" w:themeColor="text1"/>
            </w:tcBorders>
          </w:tcPr>
          <w:p w14:paraId="3E210A90" w14:textId="2A2F0C7D" w:rsidR="008B151C" w:rsidRPr="00A7598A" w:rsidRDefault="0023689A" w:rsidP="00CF3837">
            <w:pPr>
              <w:rPr>
                <w:rFonts w:cs="Arial"/>
                <w:b/>
                <w:sz w:val="18"/>
                <w:szCs w:val="18"/>
              </w:rPr>
            </w:pPr>
            <w:r>
              <w:rPr>
                <w:rFonts w:ascii="Calibri" w:hAnsi="Calibri" w:cs="Calibri"/>
                <w:b/>
                <w:bCs/>
                <w:color w:val="000000"/>
              </w:rPr>
              <w:t>TBD</w:t>
            </w:r>
          </w:p>
        </w:tc>
        <w:tc>
          <w:tcPr>
            <w:tcW w:w="5661" w:type="dxa"/>
            <w:tcBorders>
              <w:bottom w:val="single" w:sz="4" w:space="0" w:color="000000" w:themeColor="text1"/>
            </w:tcBorders>
          </w:tcPr>
          <w:p w14:paraId="149F1BD8"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SQL Server Services</w:t>
            </w:r>
            <w:r w:rsidR="00C3408E">
              <w:rPr>
                <w:rFonts w:ascii="Calibri" w:eastAsia="Times New Roman" w:hAnsi="Calibri" w:cs="Times New Roman"/>
                <w:sz w:val="18"/>
                <w:szCs w:val="18"/>
              </w:rPr>
              <w:t xml:space="preserve"> – can be used as the login for sql server services (under Windows Services)</w:t>
            </w:r>
          </w:p>
        </w:tc>
      </w:tr>
      <w:tr w:rsidR="008B151C" w:rsidRPr="00207595" w14:paraId="40136D1A" w14:textId="77777777" w:rsidTr="00383DF4">
        <w:tc>
          <w:tcPr>
            <w:tcW w:w="1985" w:type="dxa"/>
            <w:shd w:val="clear" w:color="auto" w:fill="F2F2F2" w:themeFill="background1" w:themeFillShade="F2"/>
          </w:tcPr>
          <w:p w14:paraId="78A68D6F" w14:textId="7169393A" w:rsidR="008B151C" w:rsidRPr="00A7598A" w:rsidRDefault="0023689A" w:rsidP="00CF3837">
            <w:pPr>
              <w:rPr>
                <w:rFonts w:cs="Arial"/>
                <w:b/>
                <w:sz w:val="18"/>
                <w:szCs w:val="18"/>
              </w:rPr>
            </w:pPr>
            <w:r>
              <w:rPr>
                <w:rFonts w:ascii="Calibri" w:hAnsi="Calibri" w:cs="Calibri"/>
                <w:b/>
                <w:bCs/>
                <w:color w:val="000000"/>
              </w:rPr>
              <w:t>TBD</w:t>
            </w:r>
          </w:p>
        </w:tc>
        <w:tc>
          <w:tcPr>
            <w:tcW w:w="5661" w:type="dxa"/>
            <w:shd w:val="clear" w:color="auto" w:fill="F2F2F2" w:themeFill="background1" w:themeFillShade="F2"/>
          </w:tcPr>
          <w:p w14:paraId="288CE3FF"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InsightCS General Service</w:t>
            </w:r>
            <w:r w:rsidR="00C3408E">
              <w:rPr>
                <w:rFonts w:ascii="Calibri" w:eastAsia="Times New Roman" w:hAnsi="Calibri" w:cs="Times New Roman"/>
                <w:sz w:val="18"/>
                <w:szCs w:val="18"/>
              </w:rPr>
              <w:t xml:space="preserve"> – can be used as the login for interfaces/services (under Windows Services</w:t>
            </w:r>
          </w:p>
        </w:tc>
      </w:tr>
      <w:tr w:rsidR="008B151C" w:rsidRPr="00207595" w14:paraId="3105E99C" w14:textId="77777777" w:rsidTr="00383DF4">
        <w:tc>
          <w:tcPr>
            <w:tcW w:w="1985" w:type="dxa"/>
            <w:tcBorders>
              <w:bottom w:val="single" w:sz="4" w:space="0" w:color="000000" w:themeColor="text1"/>
            </w:tcBorders>
            <w:shd w:val="clear" w:color="auto" w:fill="F2F2F2" w:themeFill="background1" w:themeFillShade="F2"/>
          </w:tcPr>
          <w:p w14:paraId="444D5284" w14:textId="68006A7E" w:rsidR="008B151C" w:rsidRPr="00A7598A" w:rsidRDefault="0023689A" w:rsidP="00CF3837">
            <w:pPr>
              <w:rPr>
                <w:rFonts w:cs="Arial"/>
                <w:b/>
                <w:sz w:val="18"/>
                <w:szCs w:val="18"/>
              </w:rPr>
            </w:pPr>
            <w:r>
              <w:rPr>
                <w:rFonts w:ascii="Calibri" w:hAnsi="Calibri" w:cs="Calibri"/>
                <w:b/>
                <w:bCs/>
                <w:color w:val="000000"/>
              </w:rPr>
              <w:t>TBD</w:t>
            </w:r>
          </w:p>
        </w:tc>
        <w:tc>
          <w:tcPr>
            <w:tcW w:w="5661" w:type="dxa"/>
            <w:tcBorders>
              <w:bottom w:val="single" w:sz="4" w:space="0" w:color="000000" w:themeColor="text1"/>
            </w:tcBorders>
            <w:shd w:val="clear" w:color="auto" w:fill="F2F2F2" w:themeFill="background1" w:themeFillShade="F2"/>
          </w:tcPr>
          <w:p w14:paraId="65636426"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Warehouse / Replication</w:t>
            </w:r>
          </w:p>
        </w:tc>
      </w:tr>
      <w:tr w:rsidR="008B151C" w:rsidRPr="00207595" w14:paraId="29A82CCB" w14:textId="77777777" w:rsidTr="00383DF4">
        <w:tc>
          <w:tcPr>
            <w:tcW w:w="1985" w:type="dxa"/>
            <w:shd w:val="clear" w:color="auto" w:fill="FFFFFF" w:themeFill="background1"/>
          </w:tcPr>
          <w:p w14:paraId="4ADFDD6A" w14:textId="3C01D3AB" w:rsidR="008B151C" w:rsidRPr="00A7598A" w:rsidRDefault="0023689A" w:rsidP="00CF3837">
            <w:pPr>
              <w:rPr>
                <w:rFonts w:cs="Arial"/>
                <w:b/>
                <w:sz w:val="18"/>
                <w:szCs w:val="18"/>
              </w:rPr>
            </w:pPr>
            <w:r>
              <w:rPr>
                <w:rFonts w:ascii="Calibri" w:hAnsi="Calibri" w:cs="Calibri"/>
                <w:b/>
                <w:bCs/>
                <w:color w:val="000000"/>
              </w:rPr>
              <w:t>TBD</w:t>
            </w:r>
          </w:p>
        </w:tc>
        <w:tc>
          <w:tcPr>
            <w:tcW w:w="5661" w:type="dxa"/>
            <w:shd w:val="clear" w:color="auto" w:fill="FFFFFF" w:themeFill="background1"/>
          </w:tcPr>
          <w:p w14:paraId="093DF9E3"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Insight Support (shared login to be used by Support team)</w:t>
            </w:r>
          </w:p>
        </w:tc>
      </w:tr>
      <w:tr w:rsidR="008B151C" w:rsidRPr="00207595" w14:paraId="599CC3E7" w14:textId="77777777" w:rsidTr="00383DF4">
        <w:tc>
          <w:tcPr>
            <w:tcW w:w="1985" w:type="dxa"/>
            <w:tcBorders>
              <w:bottom w:val="single" w:sz="4" w:space="0" w:color="000000" w:themeColor="text1"/>
            </w:tcBorders>
            <w:shd w:val="clear" w:color="auto" w:fill="F2F2F2" w:themeFill="background1" w:themeFillShade="F2"/>
          </w:tcPr>
          <w:p w14:paraId="33CB2B7B" w14:textId="77777777" w:rsidR="008B151C" w:rsidRPr="00A7598A" w:rsidRDefault="006D0513" w:rsidP="00CF3837">
            <w:pPr>
              <w:rPr>
                <w:rFonts w:cs="Arial"/>
                <w:b/>
                <w:sz w:val="18"/>
                <w:szCs w:val="18"/>
              </w:rPr>
            </w:pPr>
            <w:r>
              <w:rPr>
                <w:rFonts w:ascii="Calibri" w:hAnsi="Calibri" w:cs="Calibri"/>
                <w:b/>
                <w:bCs/>
                <w:color w:val="000000"/>
              </w:rPr>
              <w:t>Individual Impl logins</w:t>
            </w:r>
          </w:p>
        </w:tc>
        <w:tc>
          <w:tcPr>
            <w:tcW w:w="5661" w:type="dxa"/>
            <w:tcBorders>
              <w:bottom w:val="single" w:sz="4" w:space="0" w:color="000000" w:themeColor="text1"/>
            </w:tcBorders>
            <w:shd w:val="clear" w:color="auto" w:fill="F2F2F2" w:themeFill="background1" w:themeFillShade="F2"/>
          </w:tcPr>
          <w:p w14:paraId="144FEF51" w14:textId="77777777" w:rsidR="008B151C" w:rsidRPr="00A7598A" w:rsidRDefault="006D0513" w:rsidP="00CF3837">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Each member of the implementation team should have their own login.  This is important so multiple people can be logged in working at the same time.</w:t>
            </w:r>
          </w:p>
        </w:tc>
      </w:tr>
    </w:tbl>
    <w:p w14:paraId="4751E7F3" w14:textId="77777777" w:rsidR="00383DF4" w:rsidRPr="00E13EBD" w:rsidRDefault="004B0E8F" w:rsidP="00383DF4">
      <w:pPr>
        <w:pStyle w:val="NoSpacing"/>
      </w:pPr>
      <w:hyperlink r:id="rId27" w:history="1">
        <w:r w:rsidR="00383DF4" w:rsidRPr="00CD01EA">
          <w:rPr>
            <w:rStyle w:val="Hyperlink"/>
          </w:rPr>
          <w:t>https://medsphere.sharepoint.com/:x:/s/rcmdevops/ES_s2bbgjyxFixfIf6DE4CMBuYv_ypbO7veJley0fKWEJQ?e=j2qEd7</w:t>
        </w:r>
      </w:hyperlink>
    </w:p>
    <w:p w14:paraId="6E1447B6" w14:textId="77777777" w:rsidR="008B151C" w:rsidRDefault="008B151C" w:rsidP="00A772C8">
      <w:pPr>
        <w:rPr>
          <w:rFonts w:cs="Arial"/>
        </w:rPr>
      </w:pPr>
    </w:p>
    <w:p w14:paraId="1B10064F" w14:textId="77777777" w:rsidR="001C738E" w:rsidRDefault="001C738E" w:rsidP="00A772C8">
      <w:pPr>
        <w:rPr>
          <w:rFonts w:cs="Arial"/>
        </w:rPr>
      </w:pPr>
      <w:r>
        <w:rPr>
          <w:rFonts w:cs="Arial"/>
        </w:rPr>
        <w:t>To add a user to the SQL SA Role:</w:t>
      </w:r>
    </w:p>
    <w:p w14:paraId="50CEBB79" w14:textId="77777777" w:rsidR="001C738E" w:rsidRDefault="001C738E" w:rsidP="00DF4F96">
      <w:pPr>
        <w:pStyle w:val="ListParagraph"/>
        <w:numPr>
          <w:ilvl w:val="0"/>
          <w:numId w:val="8"/>
        </w:numPr>
        <w:rPr>
          <w:rFonts w:cs="Arial"/>
        </w:rPr>
      </w:pPr>
      <w:r>
        <w:rPr>
          <w:rFonts w:cs="Arial"/>
        </w:rPr>
        <w:t>Open SQL Management Studio and connect to the SQL Server</w:t>
      </w:r>
    </w:p>
    <w:p w14:paraId="25FAE255" w14:textId="77777777" w:rsidR="001C738E" w:rsidRDefault="001C738E" w:rsidP="00DF4F96">
      <w:pPr>
        <w:pStyle w:val="ListParagraph"/>
        <w:numPr>
          <w:ilvl w:val="0"/>
          <w:numId w:val="8"/>
        </w:numPr>
        <w:rPr>
          <w:rFonts w:cs="Arial"/>
        </w:rPr>
      </w:pPr>
      <w:r>
        <w:rPr>
          <w:rFonts w:cs="Arial"/>
        </w:rPr>
        <w:t>In the left hand menu (Object Explorer) …</w:t>
      </w:r>
    </w:p>
    <w:p w14:paraId="24C99466" w14:textId="77777777" w:rsidR="001C738E" w:rsidRDefault="001C738E" w:rsidP="00DF4F96">
      <w:pPr>
        <w:pStyle w:val="ListParagraph"/>
        <w:numPr>
          <w:ilvl w:val="1"/>
          <w:numId w:val="8"/>
        </w:numPr>
        <w:rPr>
          <w:rFonts w:cs="Arial"/>
        </w:rPr>
      </w:pPr>
      <w:r>
        <w:rPr>
          <w:rFonts w:cs="Arial"/>
        </w:rPr>
        <w:t>expand the SQL Server node</w:t>
      </w:r>
    </w:p>
    <w:p w14:paraId="644EC566" w14:textId="77777777" w:rsidR="001C738E" w:rsidRDefault="001C738E" w:rsidP="00DF4F96">
      <w:pPr>
        <w:pStyle w:val="ListParagraph"/>
        <w:numPr>
          <w:ilvl w:val="1"/>
          <w:numId w:val="8"/>
        </w:numPr>
        <w:rPr>
          <w:rFonts w:cs="Arial"/>
        </w:rPr>
      </w:pPr>
      <w:r>
        <w:rPr>
          <w:rFonts w:cs="Arial"/>
        </w:rPr>
        <w:t>expand Security node</w:t>
      </w:r>
    </w:p>
    <w:p w14:paraId="3CF7CAAC" w14:textId="77777777" w:rsidR="001C738E" w:rsidRDefault="001C738E" w:rsidP="00DF4F96">
      <w:pPr>
        <w:pStyle w:val="ListParagraph"/>
        <w:numPr>
          <w:ilvl w:val="1"/>
          <w:numId w:val="8"/>
        </w:numPr>
        <w:rPr>
          <w:rFonts w:cs="Arial"/>
        </w:rPr>
      </w:pPr>
      <w:r>
        <w:rPr>
          <w:rFonts w:cs="Arial"/>
        </w:rPr>
        <w:t>expand Server Roles node</w:t>
      </w:r>
    </w:p>
    <w:p w14:paraId="0927028D" w14:textId="77777777" w:rsidR="001C738E" w:rsidRDefault="001C738E" w:rsidP="00DF4F96">
      <w:pPr>
        <w:pStyle w:val="ListParagraph"/>
        <w:numPr>
          <w:ilvl w:val="0"/>
          <w:numId w:val="8"/>
        </w:numPr>
        <w:rPr>
          <w:rFonts w:cs="Arial"/>
        </w:rPr>
      </w:pPr>
      <w:r>
        <w:rPr>
          <w:rFonts w:cs="Arial"/>
        </w:rPr>
        <w:t xml:space="preserve">Double-click </w:t>
      </w:r>
      <w:r w:rsidRPr="001C738E">
        <w:rPr>
          <w:rFonts w:cs="Arial"/>
          <w:b/>
        </w:rPr>
        <w:t>SYSADMIN</w:t>
      </w:r>
    </w:p>
    <w:p w14:paraId="38999B70" w14:textId="77777777" w:rsidR="001C738E" w:rsidRDefault="001C738E" w:rsidP="00DF4F96">
      <w:pPr>
        <w:pStyle w:val="ListParagraph"/>
        <w:numPr>
          <w:ilvl w:val="0"/>
          <w:numId w:val="8"/>
        </w:numPr>
        <w:rPr>
          <w:rFonts w:cs="Arial"/>
        </w:rPr>
      </w:pPr>
      <w:r>
        <w:rPr>
          <w:rFonts w:cs="Arial"/>
        </w:rPr>
        <w:t xml:space="preserve">In the role properties dialog box, click </w:t>
      </w:r>
      <w:r w:rsidRPr="001C738E">
        <w:rPr>
          <w:rFonts w:cs="Arial"/>
          <w:b/>
        </w:rPr>
        <w:t>ADD</w:t>
      </w:r>
    </w:p>
    <w:p w14:paraId="77ECE4B6" w14:textId="77777777" w:rsidR="001C738E" w:rsidRDefault="001C738E" w:rsidP="00DF4F96">
      <w:pPr>
        <w:pStyle w:val="ListParagraph"/>
        <w:numPr>
          <w:ilvl w:val="0"/>
          <w:numId w:val="8"/>
        </w:numPr>
        <w:rPr>
          <w:rFonts w:cs="Arial"/>
        </w:rPr>
      </w:pPr>
      <w:r>
        <w:rPr>
          <w:rFonts w:cs="Arial"/>
        </w:rPr>
        <w:t>Browse the server’s users and select the Standard InsightCS Domain Users</w:t>
      </w:r>
    </w:p>
    <w:p w14:paraId="560F0FD4" w14:textId="77777777" w:rsidR="001C738E" w:rsidRDefault="001C738E" w:rsidP="00DF4F96">
      <w:pPr>
        <w:pStyle w:val="ListParagraph"/>
        <w:numPr>
          <w:ilvl w:val="0"/>
          <w:numId w:val="8"/>
        </w:numPr>
        <w:rPr>
          <w:rFonts w:cs="Arial"/>
        </w:rPr>
      </w:pPr>
      <w:r>
        <w:rPr>
          <w:rFonts w:cs="Arial"/>
        </w:rPr>
        <w:t xml:space="preserve">Click </w:t>
      </w:r>
      <w:r w:rsidRPr="001C738E">
        <w:rPr>
          <w:rFonts w:cs="Arial"/>
          <w:b/>
        </w:rPr>
        <w:t>OK</w:t>
      </w:r>
    </w:p>
    <w:p w14:paraId="1ADF1FA5" w14:textId="77777777" w:rsidR="001C738E" w:rsidRPr="001C738E" w:rsidRDefault="001C738E" w:rsidP="00DF4F96">
      <w:pPr>
        <w:pStyle w:val="ListParagraph"/>
        <w:numPr>
          <w:ilvl w:val="0"/>
          <w:numId w:val="8"/>
        </w:numPr>
        <w:rPr>
          <w:rFonts w:cs="Arial"/>
        </w:rPr>
      </w:pPr>
      <w:r>
        <w:rPr>
          <w:rFonts w:cs="Arial"/>
        </w:rPr>
        <w:t xml:space="preserve">Click </w:t>
      </w:r>
      <w:r w:rsidRPr="001C738E">
        <w:rPr>
          <w:rFonts w:cs="Arial"/>
          <w:b/>
        </w:rPr>
        <w:t>OK</w:t>
      </w:r>
    </w:p>
    <w:p w14:paraId="7CCDB86E" w14:textId="77777777" w:rsidR="001C738E" w:rsidRPr="001C738E" w:rsidRDefault="001C738E" w:rsidP="00DF4F96">
      <w:pPr>
        <w:pStyle w:val="ListParagraph"/>
        <w:numPr>
          <w:ilvl w:val="0"/>
          <w:numId w:val="8"/>
        </w:numPr>
        <w:rPr>
          <w:rFonts w:cs="Arial"/>
          <w:i/>
        </w:rPr>
      </w:pPr>
      <w:r w:rsidRPr="001C738E">
        <w:rPr>
          <w:rFonts w:cs="Arial"/>
          <w:i/>
        </w:rPr>
        <w:t>Repeat above steps for each InsightCS related SQL Server</w:t>
      </w:r>
    </w:p>
    <w:p w14:paraId="7B295CB4" w14:textId="77777777" w:rsidR="00A11636" w:rsidRDefault="001C738E" w:rsidP="00A772C8">
      <w:pPr>
        <w:rPr>
          <w:rFonts w:cs="Arial"/>
        </w:rPr>
      </w:pPr>
      <w:r>
        <w:rPr>
          <w:rFonts w:cs="Arial"/>
        </w:rPr>
        <w:t>The users are now in the SA ROLE on the SQL Servers.</w:t>
      </w:r>
    </w:p>
    <w:p w14:paraId="7CD65242" w14:textId="77777777" w:rsidR="001C738E" w:rsidRPr="000E7ED8" w:rsidRDefault="000E7ED8" w:rsidP="005C403D">
      <w:pPr>
        <w:pStyle w:val="Heading2"/>
      </w:pPr>
      <w:bookmarkStart w:id="158" w:name="_Toc411923759"/>
      <w:bookmarkStart w:id="159" w:name="Restore_InsightCS_Databases"/>
      <w:r w:rsidRPr="000E7ED8">
        <w:t>Restore the InsightCS Databases to the Client Server(s)</w:t>
      </w:r>
      <w:bookmarkEnd w:id="158"/>
    </w:p>
    <w:bookmarkEnd w:id="159"/>
    <w:p w14:paraId="451EAB55" w14:textId="77777777" w:rsidR="000E7ED8" w:rsidRDefault="000E7ED8" w:rsidP="00A772C8">
      <w:pPr>
        <w:rPr>
          <w:rFonts w:cs="Arial"/>
        </w:rPr>
      </w:pPr>
      <w:r>
        <w:rPr>
          <w:rFonts w:cs="Arial"/>
        </w:rPr>
        <w:t>A base installation of InsightCS consists of the following databases:</w:t>
      </w:r>
    </w:p>
    <w:p w14:paraId="449FB15F" w14:textId="22849BFB" w:rsidR="000E7ED8" w:rsidRDefault="002A74C8" w:rsidP="00DF4F96">
      <w:pPr>
        <w:pStyle w:val="ListParagraph"/>
        <w:numPr>
          <w:ilvl w:val="0"/>
          <w:numId w:val="9"/>
        </w:numPr>
        <w:rPr>
          <w:rFonts w:cs="Arial"/>
        </w:rPr>
      </w:pPr>
      <w:del w:id="160" w:author="Brian Stockell" w:date="2019-11-21T13:52:00Z">
        <w:r w:rsidDel="0018430F">
          <w:rPr>
            <w:rFonts w:cs="Arial"/>
            <w:u w:val="single"/>
          </w:rPr>
          <w:delText>{client_abbr}</w:delText>
        </w:r>
      </w:del>
      <w:ins w:id="161" w:author="Brian Stockell" w:date="2019-11-21T13:52:00Z">
        <w:del w:id="162" w:author="Patrick Lim" w:date="2020-03-03T13:41:00Z">
          <w:r w:rsidR="0018430F" w:rsidDel="00AA0B74">
            <w:rPr>
              <w:rFonts w:cs="Arial"/>
              <w:u w:val="single"/>
            </w:rPr>
            <w:delText>aat</w:delText>
          </w:r>
        </w:del>
      </w:ins>
      <w:ins w:id="163" w:author="Patrick Lim" w:date="2020-03-03T13:41:00Z">
        <w:r w:rsidR="00AA0B74">
          <w:rPr>
            <w:rFonts w:cs="Arial"/>
            <w:u w:val="single"/>
          </w:rPr>
          <w:t>chcc</w:t>
        </w:r>
      </w:ins>
      <w:r>
        <w:rPr>
          <w:rFonts w:cs="Arial"/>
          <w:u w:val="single"/>
        </w:rPr>
        <w:t>-rcm</w:t>
      </w:r>
      <w:r w:rsidR="000E7ED8">
        <w:rPr>
          <w:rFonts w:cs="Arial"/>
        </w:rPr>
        <w:t xml:space="preserve">: </w:t>
      </w:r>
      <w:r w:rsidR="000E7ED8" w:rsidRPr="000E7ED8">
        <w:rPr>
          <w:rFonts w:cs="Arial"/>
          <w:i/>
        </w:rPr>
        <w:t>This is the main InsightCS database</w:t>
      </w:r>
    </w:p>
    <w:p w14:paraId="3D646D04" w14:textId="5460BF34" w:rsidR="000E7ED8" w:rsidRDefault="002A74C8" w:rsidP="00DF4F96">
      <w:pPr>
        <w:pStyle w:val="ListParagraph"/>
        <w:numPr>
          <w:ilvl w:val="0"/>
          <w:numId w:val="9"/>
        </w:numPr>
        <w:rPr>
          <w:rFonts w:cs="Arial"/>
        </w:rPr>
      </w:pPr>
      <w:del w:id="164" w:author="Brian Stockell" w:date="2019-11-21T13:52:00Z">
        <w:r w:rsidDel="0018430F">
          <w:rPr>
            <w:rFonts w:cs="Arial"/>
            <w:u w:val="single"/>
          </w:rPr>
          <w:delText>{client_abbr}</w:delText>
        </w:r>
      </w:del>
      <w:ins w:id="165" w:author="Brian Stockell" w:date="2019-11-21T13:52:00Z">
        <w:del w:id="166" w:author="Patrick Lim" w:date="2020-03-03T13:41:00Z">
          <w:r w:rsidR="0018430F" w:rsidDel="00AA0B74">
            <w:rPr>
              <w:rFonts w:cs="Arial"/>
              <w:u w:val="single"/>
            </w:rPr>
            <w:delText>aat</w:delText>
          </w:r>
        </w:del>
      </w:ins>
      <w:ins w:id="167" w:author="Patrick Lim" w:date="2020-03-03T13:41:00Z">
        <w:r w:rsidR="00AA0B74">
          <w:rPr>
            <w:rFonts w:cs="Arial"/>
            <w:u w:val="single"/>
          </w:rPr>
          <w:t>chcc</w:t>
        </w:r>
      </w:ins>
      <w:r>
        <w:rPr>
          <w:rFonts w:cs="Arial"/>
          <w:u w:val="single"/>
        </w:rPr>
        <w:t>-rcm-test</w:t>
      </w:r>
      <w:r w:rsidR="000E7ED8">
        <w:rPr>
          <w:rFonts w:cs="Arial"/>
        </w:rPr>
        <w:t>:</w:t>
      </w:r>
      <w:r w:rsidR="000E7ED8" w:rsidRPr="000E7ED8">
        <w:rPr>
          <w:rFonts w:cs="Arial"/>
          <w:i/>
        </w:rPr>
        <w:t xml:space="preserve"> This is </w:t>
      </w:r>
      <w:r w:rsidR="000E7ED8">
        <w:rPr>
          <w:rFonts w:cs="Arial"/>
          <w:i/>
        </w:rPr>
        <w:t xml:space="preserve">a COPY of the </w:t>
      </w:r>
      <w:r w:rsidR="000E7ED8" w:rsidRPr="000E7ED8">
        <w:rPr>
          <w:rFonts w:cs="Arial"/>
          <w:i/>
        </w:rPr>
        <w:t>main InsightCS database</w:t>
      </w:r>
      <w:r w:rsidR="000E7ED8">
        <w:rPr>
          <w:rFonts w:cs="Arial"/>
          <w:i/>
        </w:rPr>
        <w:t xml:space="preserve"> which is used in testing</w:t>
      </w:r>
    </w:p>
    <w:p w14:paraId="50B714AF" w14:textId="1E94119F" w:rsidR="000E7ED8" w:rsidRDefault="002A74C8" w:rsidP="00DF4F96">
      <w:pPr>
        <w:pStyle w:val="ListParagraph"/>
        <w:numPr>
          <w:ilvl w:val="0"/>
          <w:numId w:val="9"/>
        </w:numPr>
        <w:rPr>
          <w:rFonts w:cs="Arial"/>
        </w:rPr>
      </w:pPr>
      <w:del w:id="168" w:author="Brian Stockell" w:date="2019-11-21T13:52:00Z">
        <w:r w:rsidDel="0018430F">
          <w:rPr>
            <w:rFonts w:cs="Arial"/>
            <w:u w:val="single"/>
          </w:rPr>
          <w:delText>{client_abbr}</w:delText>
        </w:r>
      </w:del>
      <w:ins w:id="169" w:author="Brian Stockell" w:date="2019-11-21T13:52:00Z">
        <w:del w:id="170" w:author="Patrick Lim" w:date="2020-03-03T13:41:00Z">
          <w:r w:rsidR="0018430F" w:rsidDel="00AA0B74">
            <w:rPr>
              <w:rFonts w:cs="Arial"/>
              <w:u w:val="single"/>
            </w:rPr>
            <w:delText>aat</w:delText>
          </w:r>
        </w:del>
      </w:ins>
      <w:ins w:id="171" w:author="Patrick Lim" w:date="2020-03-03T13:41:00Z">
        <w:r w:rsidR="00AA0B74">
          <w:rPr>
            <w:rFonts w:cs="Arial"/>
            <w:u w:val="single"/>
          </w:rPr>
          <w:t>chcc</w:t>
        </w:r>
      </w:ins>
      <w:r>
        <w:rPr>
          <w:rFonts w:cs="Arial"/>
          <w:u w:val="single"/>
        </w:rPr>
        <w:t>-rcm-collector</w:t>
      </w:r>
      <w:r w:rsidR="000E7ED8">
        <w:rPr>
          <w:rFonts w:cs="Arial"/>
        </w:rPr>
        <w:t xml:space="preserve">: </w:t>
      </w:r>
      <w:r w:rsidR="000E7ED8" w:rsidRPr="000E7ED8">
        <w:rPr>
          <w:rFonts w:cs="Arial"/>
          <w:i/>
        </w:rPr>
        <w:t>This database</w:t>
      </w:r>
      <w:r w:rsidR="000E7ED8">
        <w:rPr>
          <w:rFonts w:cs="Arial"/>
          <w:i/>
        </w:rPr>
        <w:t xml:space="preserve"> is used with the InsightCS interfaces / services</w:t>
      </w:r>
    </w:p>
    <w:p w14:paraId="1AA15C70" w14:textId="3174D189" w:rsidR="000E7ED8" w:rsidRDefault="002A74C8" w:rsidP="00DF4F96">
      <w:pPr>
        <w:pStyle w:val="ListParagraph"/>
        <w:numPr>
          <w:ilvl w:val="0"/>
          <w:numId w:val="9"/>
        </w:numPr>
        <w:rPr>
          <w:rFonts w:cs="Arial"/>
        </w:rPr>
      </w:pPr>
      <w:del w:id="172" w:author="Brian Stockell" w:date="2019-11-21T13:52:00Z">
        <w:r w:rsidDel="0018430F">
          <w:rPr>
            <w:rFonts w:cs="Arial"/>
            <w:u w:val="single"/>
          </w:rPr>
          <w:lastRenderedPageBreak/>
          <w:delText>{client_abbr}</w:delText>
        </w:r>
      </w:del>
      <w:ins w:id="173" w:author="Brian Stockell" w:date="2019-11-21T13:52:00Z">
        <w:del w:id="174" w:author="Patrick Lim" w:date="2020-03-03T13:41:00Z">
          <w:r w:rsidR="0018430F" w:rsidDel="00AA0B74">
            <w:rPr>
              <w:rFonts w:cs="Arial"/>
              <w:u w:val="single"/>
            </w:rPr>
            <w:delText>aat</w:delText>
          </w:r>
        </w:del>
      </w:ins>
      <w:ins w:id="175" w:author="Patrick Lim" w:date="2020-03-03T13:41:00Z">
        <w:r w:rsidR="00AA0B74">
          <w:rPr>
            <w:rFonts w:cs="Arial"/>
            <w:u w:val="single"/>
          </w:rPr>
          <w:t>chcc</w:t>
        </w:r>
      </w:ins>
      <w:r>
        <w:rPr>
          <w:rFonts w:cs="Arial"/>
          <w:u w:val="single"/>
        </w:rPr>
        <w:t>-rcm-collector-test</w:t>
      </w:r>
      <w:r w:rsidR="000E7ED8">
        <w:rPr>
          <w:rFonts w:cs="Arial"/>
        </w:rPr>
        <w:t xml:space="preserve">: </w:t>
      </w:r>
      <w:r w:rsidR="000E7ED8" w:rsidRPr="000E7ED8">
        <w:rPr>
          <w:rFonts w:cs="Arial"/>
          <w:i/>
        </w:rPr>
        <w:t xml:space="preserve">This </w:t>
      </w:r>
      <w:r w:rsidR="000E7ED8">
        <w:rPr>
          <w:rFonts w:cs="Arial"/>
          <w:i/>
        </w:rPr>
        <w:t>is a COPY of the Collector database which is used in testing</w:t>
      </w:r>
    </w:p>
    <w:p w14:paraId="3B63E684" w14:textId="69974743" w:rsidR="000E7ED8" w:rsidRDefault="002A74C8" w:rsidP="00DF4F96">
      <w:pPr>
        <w:pStyle w:val="ListParagraph"/>
        <w:numPr>
          <w:ilvl w:val="0"/>
          <w:numId w:val="9"/>
        </w:numPr>
        <w:rPr>
          <w:rFonts w:cs="Arial"/>
        </w:rPr>
      </w:pPr>
      <w:del w:id="176" w:author="Brian Stockell" w:date="2019-11-21T13:52:00Z">
        <w:r w:rsidDel="0018430F">
          <w:rPr>
            <w:rFonts w:cs="Arial"/>
            <w:u w:val="single"/>
          </w:rPr>
          <w:delText>{client_abbr}</w:delText>
        </w:r>
      </w:del>
      <w:ins w:id="177" w:author="Brian Stockell" w:date="2019-11-21T13:52:00Z">
        <w:del w:id="178" w:author="Patrick Lim" w:date="2020-03-03T13:41:00Z">
          <w:r w:rsidR="0018430F" w:rsidDel="00AA0B74">
            <w:rPr>
              <w:rFonts w:cs="Arial"/>
              <w:u w:val="single"/>
            </w:rPr>
            <w:delText>aat</w:delText>
          </w:r>
        </w:del>
      </w:ins>
      <w:ins w:id="179" w:author="Patrick Lim" w:date="2020-03-03T13:41:00Z">
        <w:r w:rsidR="00AA0B74">
          <w:rPr>
            <w:rFonts w:cs="Arial"/>
            <w:u w:val="single"/>
          </w:rPr>
          <w:t>chcc</w:t>
        </w:r>
      </w:ins>
      <w:r>
        <w:rPr>
          <w:rFonts w:cs="Arial"/>
          <w:u w:val="single"/>
        </w:rPr>
        <w:t>-rcm-sislnk</w:t>
      </w:r>
      <w:r w:rsidR="000E7ED8">
        <w:rPr>
          <w:rFonts w:cs="Arial"/>
        </w:rPr>
        <w:t xml:space="preserve">: </w:t>
      </w:r>
      <w:r w:rsidR="000E7ED8" w:rsidRPr="000E7ED8">
        <w:rPr>
          <w:rFonts w:cs="Arial"/>
          <w:i/>
        </w:rPr>
        <w:t>This database</w:t>
      </w:r>
      <w:r w:rsidR="000E7ED8">
        <w:rPr>
          <w:rFonts w:cs="Arial"/>
          <w:i/>
        </w:rPr>
        <w:t xml:space="preserve"> is used with the InsightCS interfaces / services</w:t>
      </w:r>
      <w:r w:rsidR="00784A3A">
        <w:rPr>
          <w:rFonts w:cs="Arial"/>
          <w:i/>
        </w:rPr>
        <w:t>. Both prod and test will share this database.</w:t>
      </w:r>
    </w:p>
    <w:p w14:paraId="028F27C7" w14:textId="3399C033" w:rsidR="000E7ED8" w:rsidRDefault="000E7ED8" w:rsidP="000E7ED8">
      <w:pPr>
        <w:rPr>
          <w:rFonts w:cs="Arial"/>
        </w:rPr>
      </w:pPr>
      <w:r>
        <w:rPr>
          <w:rFonts w:cs="Arial"/>
        </w:rPr>
        <w:t>There are two additional databases which are only used / needed if the client has purchased the InsightCS Business Intelligence Suite (BI Suite).  They are</w:t>
      </w:r>
      <w:r w:rsidR="009615D7">
        <w:rPr>
          <w:rFonts w:cs="Arial"/>
        </w:rPr>
        <w:t xml:space="preserve"> as follows.  These will be created later on in the doc</w:t>
      </w:r>
      <w:r>
        <w:rPr>
          <w:rFonts w:cs="Arial"/>
        </w:rPr>
        <w:t>:</w:t>
      </w:r>
    </w:p>
    <w:p w14:paraId="48F5BE41" w14:textId="77777777" w:rsidR="000E7ED8" w:rsidRDefault="000E7ED8" w:rsidP="00DF4F96">
      <w:pPr>
        <w:pStyle w:val="ListParagraph"/>
        <w:numPr>
          <w:ilvl w:val="0"/>
          <w:numId w:val="10"/>
        </w:numPr>
        <w:rPr>
          <w:rFonts w:cs="Arial"/>
        </w:rPr>
      </w:pPr>
      <w:r w:rsidRPr="000E7ED8">
        <w:rPr>
          <w:rFonts w:cs="Arial"/>
          <w:u w:val="single"/>
        </w:rPr>
        <w:t>IcsWarehouse</w:t>
      </w:r>
      <w:r>
        <w:rPr>
          <w:rFonts w:cs="Arial"/>
        </w:rPr>
        <w:t xml:space="preserve">: </w:t>
      </w:r>
      <w:r w:rsidRPr="000E7ED8">
        <w:rPr>
          <w:rFonts w:cs="Arial"/>
          <w:i/>
        </w:rPr>
        <w:t>Used to house historical / “warehoused” data for reporting / BI</w:t>
      </w:r>
      <w:r w:rsidR="00A15C6D">
        <w:rPr>
          <w:rFonts w:cs="Arial"/>
          <w:i/>
        </w:rPr>
        <w:t xml:space="preserve"> – this database gets created through the replication process</w:t>
      </w:r>
    </w:p>
    <w:p w14:paraId="1690AFF7" w14:textId="77777777" w:rsidR="000E7ED8" w:rsidRPr="000E7ED8" w:rsidRDefault="00A15C6D" w:rsidP="00DF4F96">
      <w:pPr>
        <w:pStyle w:val="ListParagraph"/>
        <w:numPr>
          <w:ilvl w:val="0"/>
          <w:numId w:val="10"/>
        </w:numPr>
        <w:rPr>
          <w:rFonts w:cs="Arial"/>
          <w:i/>
        </w:rPr>
      </w:pPr>
      <w:r>
        <w:rPr>
          <w:rFonts w:cs="Arial"/>
          <w:u w:val="single"/>
        </w:rPr>
        <w:t>InsightCS_BI</w:t>
      </w:r>
      <w:r w:rsidR="000E7ED8">
        <w:rPr>
          <w:rFonts w:cs="Arial"/>
        </w:rPr>
        <w:t xml:space="preserve">: </w:t>
      </w:r>
      <w:r>
        <w:rPr>
          <w:rFonts w:cs="Arial"/>
          <w:i/>
        </w:rPr>
        <w:t>Analysis</w:t>
      </w:r>
      <w:r w:rsidR="00E73604">
        <w:rPr>
          <w:rFonts w:cs="Arial"/>
          <w:i/>
        </w:rPr>
        <w:t xml:space="preserve"> services</w:t>
      </w:r>
      <w:r>
        <w:rPr>
          <w:rFonts w:cs="Arial"/>
          <w:i/>
        </w:rPr>
        <w:t xml:space="preserve"> database</w:t>
      </w:r>
      <w:r w:rsidR="00E73604">
        <w:rPr>
          <w:rFonts w:cs="Arial"/>
          <w:i/>
        </w:rPr>
        <w:t xml:space="preserve"> – created via script</w:t>
      </w:r>
    </w:p>
    <w:p w14:paraId="47BB53DF" w14:textId="77777777" w:rsidR="000E7ED8" w:rsidRDefault="000E7ED8" w:rsidP="000E7ED8">
      <w:pPr>
        <w:rPr>
          <w:rFonts w:cs="Arial"/>
        </w:rPr>
      </w:pPr>
      <w:r>
        <w:rPr>
          <w:rFonts w:cs="Arial"/>
        </w:rPr>
        <w:t xml:space="preserve">The above database will need to be </w:t>
      </w:r>
      <w:r w:rsidR="008A7972">
        <w:rPr>
          <w:rFonts w:cs="Arial"/>
        </w:rPr>
        <w:t xml:space="preserve">created / </w:t>
      </w:r>
      <w:r>
        <w:rPr>
          <w:rFonts w:cs="Arial"/>
        </w:rPr>
        <w:t xml:space="preserve">restored on the client’s SQL Server(s) using the </w:t>
      </w:r>
      <w:hyperlink w:anchor="About_InsightCS_Model_Databases" w:history="1">
        <w:r w:rsidR="0076081A" w:rsidRPr="0076081A">
          <w:rPr>
            <w:rStyle w:val="Hyperlink"/>
            <w:rFonts w:cs="Arial"/>
          </w:rPr>
          <w:t>InsightCS M</w:t>
        </w:r>
        <w:r w:rsidRPr="0076081A">
          <w:rPr>
            <w:rStyle w:val="Hyperlink"/>
            <w:rFonts w:cs="Arial"/>
          </w:rPr>
          <w:t>odel databases</w:t>
        </w:r>
      </w:hyperlink>
      <w:r>
        <w:rPr>
          <w:rFonts w:cs="Arial"/>
        </w:rPr>
        <w:t xml:space="preserve">.  </w:t>
      </w:r>
      <w:r w:rsidR="0076081A">
        <w:rPr>
          <w:rFonts w:cs="Arial"/>
        </w:rPr>
        <w:t>The following table shows which Model database is used to restore which client database:</w:t>
      </w:r>
    </w:p>
    <w:tbl>
      <w:tblPr>
        <w:tblStyle w:val="TableGrid"/>
        <w:tblW w:w="0" w:type="auto"/>
        <w:tblLook w:val="04A0" w:firstRow="1" w:lastRow="0" w:firstColumn="1" w:lastColumn="0" w:noHBand="0" w:noVBand="1"/>
      </w:tblPr>
      <w:tblGrid>
        <w:gridCol w:w="2423"/>
        <w:gridCol w:w="2461"/>
        <w:gridCol w:w="4466"/>
      </w:tblGrid>
      <w:tr w:rsidR="008A7972" w:rsidRPr="001548B3" w14:paraId="3B497D4F" w14:textId="77777777" w:rsidTr="008A7972">
        <w:tc>
          <w:tcPr>
            <w:tcW w:w="2448" w:type="dxa"/>
            <w:tcBorders>
              <w:bottom w:val="single" w:sz="4" w:space="0" w:color="000000" w:themeColor="text1"/>
            </w:tcBorders>
            <w:shd w:val="clear" w:color="auto" w:fill="17365D" w:themeFill="text2" w:themeFillShade="BF"/>
          </w:tcPr>
          <w:p w14:paraId="788D743D" w14:textId="77777777" w:rsidR="008A7972" w:rsidRPr="001548B3" w:rsidRDefault="008A7972" w:rsidP="0076081A">
            <w:pPr>
              <w:rPr>
                <w:rFonts w:cs="Arial"/>
                <w:b/>
                <w:color w:val="FFFFFF" w:themeColor="background1"/>
                <w:sz w:val="20"/>
                <w:szCs w:val="20"/>
              </w:rPr>
            </w:pPr>
            <w:r>
              <w:rPr>
                <w:rFonts w:cs="Arial"/>
                <w:b/>
                <w:color w:val="FFFFFF" w:themeColor="background1"/>
                <w:sz w:val="20"/>
                <w:szCs w:val="20"/>
              </w:rPr>
              <w:t>Client Database</w:t>
            </w:r>
          </w:p>
        </w:tc>
        <w:tc>
          <w:tcPr>
            <w:tcW w:w="2520" w:type="dxa"/>
            <w:tcBorders>
              <w:bottom w:val="single" w:sz="4" w:space="0" w:color="000000" w:themeColor="text1"/>
            </w:tcBorders>
            <w:shd w:val="clear" w:color="auto" w:fill="17365D" w:themeFill="text2" w:themeFillShade="BF"/>
          </w:tcPr>
          <w:p w14:paraId="65B14D61" w14:textId="77777777" w:rsidR="008A7972" w:rsidRDefault="008A7972" w:rsidP="0076081A">
            <w:pPr>
              <w:rPr>
                <w:rFonts w:cs="Arial"/>
                <w:b/>
                <w:color w:val="FFFFFF" w:themeColor="background1"/>
                <w:sz w:val="20"/>
                <w:szCs w:val="20"/>
              </w:rPr>
            </w:pPr>
            <w:r>
              <w:rPr>
                <w:rFonts w:cs="Arial"/>
                <w:b/>
                <w:color w:val="FFFFFF" w:themeColor="background1"/>
                <w:sz w:val="20"/>
                <w:szCs w:val="20"/>
              </w:rPr>
              <w:t>Database Type</w:t>
            </w:r>
          </w:p>
        </w:tc>
        <w:tc>
          <w:tcPr>
            <w:tcW w:w="4608" w:type="dxa"/>
            <w:tcBorders>
              <w:bottom w:val="single" w:sz="4" w:space="0" w:color="000000" w:themeColor="text1"/>
            </w:tcBorders>
            <w:shd w:val="clear" w:color="auto" w:fill="17365D" w:themeFill="text2" w:themeFillShade="BF"/>
          </w:tcPr>
          <w:p w14:paraId="5DF280F1" w14:textId="77777777" w:rsidR="008A7972" w:rsidRPr="001548B3" w:rsidRDefault="008A7972" w:rsidP="0076081A">
            <w:pPr>
              <w:rPr>
                <w:rFonts w:cs="Arial"/>
                <w:b/>
                <w:color w:val="FFFFFF" w:themeColor="background1"/>
                <w:sz w:val="20"/>
                <w:szCs w:val="20"/>
              </w:rPr>
            </w:pPr>
            <w:r>
              <w:rPr>
                <w:rFonts w:cs="Arial"/>
                <w:b/>
                <w:color w:val="FFFFFF" w:themeColor="background1"/>
                <w:sz w:val="20"/>
                <w:szCs w:val="20"/>
              </w:rPr>
              <w:t>Restored From …</w:t>
            </w:r>
          </w:p>
        </w:tc>
      </w:tr>
      <w:tr w:rsidR="008A7972" w:rsidRPr="00207595" w14:paraId="207A797E" w14:textId="77777777" w:rsidTr="008A7972">
        <w:tc>
          <w:tcPr>
            <w:tcW w:w="2448" w:type="dxa"/>
            <w:shd w:val="clear" w:color="auto" w:fill="F2F2F2" w:themeFill="background1" w:themeFillShade="F2"/>
          </w:tcPr>
          <w:p w14:paraId="0D591EC9" w14:textId="6B95D504" w:rsidR="008A7972" w:rsidRPr="00A7598A" w:rsidRDefault="00FA31FB" w:rsidP="0076081A">
            <w:pPr>
              <w:rPr>
                <w:rFonts w:cs="Arial"/>
                <w:b/>
                <w:sz w:val="18"/>
                <w:szCs w:val="18"/>
              </w:rPr>
            </w:pPr>
            <w:del w:id="180" w:author="Brian Stockell" w:date="2019-11-21T13:52:00Z">
              <w:r w:rsidDel="0018430F">
                <w:rPr>
                  <w:rFonts w:cs="Arial"/>
                  <w:b/>
                  <w:sz w:val="18"/>
                  <w:szCs w:val="18"/>
                </w:rPr>
                <w:delText>{client_abbr}</w:delText>
              </w:r>
            </w:del>
            <w:ins w:id="181" w:author="Brian Stockell" w:date="2019-11-21T13:52:00Z">
              <w:del w:id="182" w:author="Patrick Lim" w:date="2020-03-03T13:41:00Z">
                <w:r w:rsidR="0018430F" w:rsidDel="00AA0B74">
                  <w:rPr>
                    <w:rFonts w:cs="Arial"/>
                    <w:b/>
                    <w:sz w:val="18"/>
                    <w:szCs w:val="18"/>
                  </w:rPr>
                  <w:delText>aat</w:delText>
                </w:r>
              </w:del>
            </w:ins>
            <w:ins w:id="183" w:author="Patrick Lim" w:date="2020-03-03T13:41:00Z">
              <w:r w:rsidR="00AA0B74">
                <w:rPr>
                  <w:rFonts w:cs="Arial"/>
                  <w:b/>
                  <w:sz w:val="18"/>
                  <w:szCs w:val="18"/>
                </w:rPr>
                <w:t>chcc</w:t>
              </w:r>
            </w:ins>
            <w:r>
              <w:rPr>
                <w:rFonts w:cs="Arial"/>
                <w:b/>
                <w:sz w:val="18"/>
                <w:szCs w:val="18"/>
              </w:rPr>
              <w:t>-rcm</w:t>
            </w:r>
          </w:p>
        </w:tc>
        <w:tc>
          <w:tcPr>
            <w:tcW w:w="2520" w:type="dxa"/>
            <w:shd w:val="clear" w:color="auto" w:fill="F2F2F2" w:themeFill="background1" w:themeFillShade="F2"/>
          </w:tcPr>
          <w:p w14:paraId="2EFECBC1" w14:textId="77777777" w:rsidR="008A7972" w:rsidRDefault="008A7972" w:rsidP="0076081A">
            <w:pPr>
              <w:rPr>
                <w:rFonts w:cs="Arial"/>
                <w:b/>
                <w:sz w:val="18"/>
                <w:szCs w:val="18"/>
              </w:rPr>
            </w:pPr>
            <w:r>
              <w:rPr>
                <w:rFonts w:cs="Arial"/>
                <w:b/>
                <w:sz w:val="18"/>
                <w:szCs w:val="18"/>
              </w:rPr>
              <w:t>SQL Database</w:t>
            </w:r>
          </w:p>
        </w:tc>
        <w:tc>
          <w:tcPr>
            <w:tcW w:w="4608" w:type="dxa"/>
            <w:shd w:val="clear" w:color="auto" w:fill="F2F2F2" w:themeFill="background1" w:themeFillShade="F2"/>
          </w:tcPr>
          <w:p w14:paraId="7FDB7091" w14:textId="64A6650A" w:rsidR="008A7972" w:rsidRPr="00207595" w:rsidRDefault="00FA31FB" w:rsidP="0076081A">
            <w:pPr>
              <w:rPr>
                <w:rFonts w:cs="Arial"/>
                <w:b/>
                <w:sz w:val="18"/>
                <w:szCs w:val="18"/>
              </w:rPr>
            </w:pPr>
            <w:r>
              <w:rPr>
                <w:rFonts w:cs="Arial"/>
                <w:b/>
                <w:sz w:val="18"/>
                <w:szCs w:val="18"/>
              </w:rPr>
              <w:t>Rcm-inst-model or rcm-pm-model</w:t>
            </w:r>
          </w:p>
        </w:tc>
      </w:tr>
      <w:tr w:rsidR="008A7972" w:rsidRPr="00207595" w14:paraId="5D02C4BF" w14:textId="77777777" w:rsidTr="008A7972">
        <w:tc>
          <w:tcPr>
            <w:tcW w:w="2448" w:type="dxa"/>
            <w:tcBorders>
              <w:bottom w:val="single" w:sz="4" w:space="0" w:color="000000" w:themeColor="text1"/>
            </w:tcBorders>
          </w:tcPr>
          <w:p w14:paraId="15939258" w14:textId="6E19E812" w:rsidR="008A7972" w:rsidRPr="00A7598A" w:rsidRDefault="00FA31FB" w:rsidP="0076081A">
            <w:pPr>
              <w:rPr>
                <w:rFonts w:cs="Arial"/>
                <w:b/>
                <w:sz w:val="18"/>
                <w:szCs w:val="18"/>
              </w:rPr>
            </w:pPr>
            <w:del w:id="184" w:author="Brian Stockell" w:date="2019-11-21T13:52:00Z">
              <w:r w:rsidDel="0018430F">
                <w:rPr>
                  <w:rFonts w:cs="Arial"/>
                  <w:b/>
                  <w:sz w:val="18"/>
                  <w:szCs w:val="18"/>
                </w:rPr>
                <w:delText>{client_abbr}</w:delText>
              </w:r>
            </w:del>
            <w:ins w:id="185" w:author="Brian Stockell" w:date="2019-11-21T13:52:00Z">
              <w:del w:id="186" w:author="Patrick Lim" w:date="2020-03-03T13:41:00Z">
                <w:r w:rsidR="0018430F" w:rsidDel="00AA0B74">
                  <w:rPr>
                    <w:rFonts w:cs="Arial"/>
                    <w:b/>
                    <w:sz w:val="18"/>
                    <w:szCs w:val="18"/>
                  </w:rPr>
                  <w:delText>aat</w:delText>
                </w:r>
              </w:del>
            </w:ins>
            <w:ins w:id="187" w:author="Patrick Lim" w:date="2020-03-03T13:41:00Z">
              <w:r w:rsidR="00AA0B74">
                <w:rPr>
                  <w:rFonts w:cs="Arial"/>
                  <w:b/>
                  <w:sz w:val="18"/>
                  <w:szCs w:val="18"/>
                </w:rPr>
                <w:t>chcc</w:t>
              </w:r>
            </w:ins>
            <w:r>
              <w:rPr>
                <w:rFonts w:cs="Arial"/>
                <w:b/>
                <w:sz w:val="18"/>
                <w:szCs w:val="18"/>
              </w:rPr>
              <w:t>-rcm-test</w:t>
            </w:r>
          </w:p>
        </w:tc>
        <w:tc>
          <w:tcPr>
            <w:tcW w:w="2520" w:type="dxa"/>
            <w:tcBorders>
              <w:bottom w:val="single" w:sz="4" w:space="0" w:color="000000" w:themeColor="text1"/>
            </w:tcBorders>
          </w:tcPr>
          <w:p w14:paraId="5961FCF4" w14:textId="77777777" w:rsidR="008A7972" w:rsidRDefault="008A7972" w:rsidP="0076081A">
            <w:pPr>
              <w:rPr>
                <w:rFonts w:cs="Arial"/>
                <w:b/>
                <w:sz w:val="18"/>
                <w:szCs w:val="18"/>
              </w:rPr>
            </w:pPr>
            <w:r>
              <w:rPr>
                <w:rFonts w:cs="Arial"/>
                <w:b/>
                <w:sz w:val="18"/>
                <w:szCs w:val="18"/>
              </w:rPr>
              <w:t>SQL Database</w:t>
            </w:r>
          </w:p>
        </w:tc>
        <w:tc>
          <w:tcPr>
            <w:tcW w:w="4608" w:type="dxa"/>
            <w:tcBorders>
              <w:bottom w:val="single" w:sz="4" w:space="0" w:color="000000" w:themeColor="text1"/>
            </w:tcBorders>
          </w:tcPr>
          <w:p w14:paraId="1F320551" w14:textId="1F2CECB9" w:rsidR="008A7972" w:rsidRPr="00207595" w:rsidRDefault="00FA31FB" w:rsidP="0076081A">
            <w:pPr>
              <w:rPr>
                <w:rFonts w:cs="Arial"/>
                <w:b/>
                <w:sz w:val="18"/>
                <w:szCs w:val="18"/>
              </w:rPr>
            </w:pPr>
            <w:r>
              <w:rPr>
                <w:rFonts w:cs="Arial"/>
                <w:b/>
                <w:sz w:val="18"/>
                <w:szCs w:val="18"/>
              </w:rPr>
              <w:t>Rcm-inst-model or rcm-pm-model</w:t>
            </w:r>
          </w:p>
        </w:tc>
      </w:tr>
      <w:tr w:rsidR="008A7972" w:rsidRPr="00207595" w14:paraId="3151386D" w14:textId="77777777" w:rsidTr="008A7972">
        <w:tc>
          <w:tcPr>
            <w:tcW w:w="2448" w:type="dxa"/>
            <w:shd w:val="clear" w:color="auto" w:fill="F2F2F2" w:themeFill="background1" w:themeFillShade="F2"/>
          </w:tcPr>
          <w:p w14:paraId="4E42C8CC" w14:textId="72E8F0D9" w:rsidR="008A7972" w:rsidRPr="00A7598A" w:rsidRDefault="00FA31FB" w:rsidP="0076081A">
            <w:pPr>
              <w:rPr>
                <w:rFonts w:cs="Arial"/>
                <w:b/>
                <w:sz w:val="18"/>
                <w:szCs w:val="18"/>
              </w:rPr>
            </w:pPr>
            <w:del w:id="188" w:author="Brian Stockell" w:date="2019-11-21T13:52:00Z">
              <w:r w:rsidDel="0018430F">
                <w:rPr>
                  <w:rFonts w:cs="Arial"/>
                  <w:b/>
                  <w:sz w:val="18"/>
                  <w:szCs w:val="18"/>
                </w:rPr>
                <w:delText>{client_abbr}</w:delText>
              </w:r>
            </w:del>
            <w:ins w:id="189" w:author="Brian Stockell" w:date="2019-11-21T13:52:00Z">
              <w:del w:id="190" w:author="Patrick Lim" w:date="2020-03-03T13:41:00Z">
                <w:r w:rsidR="0018430F" w:rsidDel="00AA0B74">
                  <w:rPr>
                    <w:rFonts w:cs="Arial"/>
                    <w:b/>
                    <w:sz w:val="18"/>
                    <w:szCs w:val="18"/>
                  </w:rPr>
                  <w:delText>aat</w:delText>
                </w:r>
              </w:del>
            </w:ins>
            <w:ins w:id="191" w:author="Patrick Lim" w:date="2020-03-03T13:41:00Z">
              <w:r w:rsidR="00AA0B74">
                <w:rPr>
                  <w:rFonts w:cs="Arial"/>
                  <w:b/>
                  <w:sz w:val="18"/>
                  <w:szCs w:val="18"/>
                </w:rPr>
                <w:t>chcc</w:t>
              </w:r>
            </w:ins>
            <w:r>
              <w:rPr>
                <w:rFonts w:cs="Arial"/>
                <w:b/>
                <w:sz w:val="18"/>
                <w:szCs w:val="18"/>
              </w:rPr>
              <w:t>-</w:t>
            </w:r>
            <w:del w:id="192" w:author="Brian Stockell" w:date="2019-11-21T13:52:00Z">
              <w:r w:rsidDel="0018430F">
                <w:rPr>
                  <w:rFonts w:cs="Arial"/>
                  <w:b/>
                  <w:sz w:val="18"/>
                  <w:szCs w:val="18"/>
                </w:rPr>
                <w:delText>rcm-</w:delText>
              </w:r>
            </w:del>
            <w:r>
              <w:rPr>
                <w:rFonts w:cs="Arial"/>
                <w:b/>
                <w:sz w:val="18"/>
                <w:szCs w:val="18"/>
              </w:rPr>
              <w:t>collector</w:t>
            </w:r>
          </w:p>
        </w:tc>
        <w:tc>
          <w:tcPr>
            <w:tcW w:w="2520" w:type="dxa"/>
            <w:shd w:val="clear" w:color="auto" w:fill="F2F2F2" w:themeFill="background1" w:themeFillShade="F2"/>
          </w:tcPr>
          <w:p w14:paraId="731E2C26" w14:textId="77777777" w:rsidR="008A7972" w:rsidRDefault="008A7972" w:rsidP="0076081A">
            <w:pPr>
              <w:rPr>
                <w:rFonts w:cs="Arial"/>
                <w:b/>
                <w:sz w:val="18"/>
                <w:szCs w:val="18"/>
              </w:rPr>
            </w:pPr>
            <w:r>
              <w:rPr>
                <w:rFonts w:cs="Arial"/>
                <w:b/>
                <w:sz w:val="18"/>
                <w:szCs w:val="18"/>
              </w:rPr>
              <w:t>SQL Database</w:t>
            </w:r>
          </w:p>
        </w:tc>
        <w:tc>
          <w:tcPr>
            <w:tcW w:w="4608" w:type="dxa"/>
            <w:shd w:val="clear" w:color="auto" w:fill="F2F2F2" w:themeFill="background1" w:themeFillShade="F2"/>
          </w:tcPr>
          <w:p w14:paraId="6790992D" w14:textId="32E59F1A" w:rsidR="008A7972" w:rsidRPr="00207595" w:rsidRDefault="00FA31FB" w:rsidP="0076081A">
            <w:pPr>
              <w:rPr>
                <w:rFonts w:cs="Arial"/>
                <w:b/>
                <w:sz w:val="18"/>
                <w:szCs w:val="18"/>
              </w:rPr>
            </w:pPr>
            <w:r>
              <w:rPr>
                <w:rFonts w:cs="Arial"/>
                <w:b/>
                <w:sz w:val="18"/>
                <w:szCs w:val="18"/>
              </w:rPr>
              <w:t>Rcm-collector-model</w:t>
            </w:r>
          </w:p>
        </w:tc>
      </w:tr>
      <w:tr w:rsidR="008A7972" w:rsidRPr="00207595" w14:paraId="2D06B43C" w14:textId="77777777" w:rsidTr="008A7972">
        <w:tc>
          <w:tcPr>
            <w:tcW w:w="2448" w:type="dxa"/>
            <w:tcBorders>
              <w:bottom w:val="single" w:sz="4" w:space="0" w:color="000000" w:themeColor="text1"/>
            </w:tcBorders>
          </w:tcPr>
          <w:p w14:paraId="13EE88B7" w14:textId="6D6CADD7" w:rsidR="008A7972" w:rsidRPr="00A7598A" w:rsidRDefault="00FA31FB" w:rsidP="0076081A">
            <w:pPr>
              <w:rPr>
                <w:rFonts w:cs="Arial"/>
                <w:b/>
                <w:sz w:val="18"/>
                <w:szCs w:val="18"/>
              </w:rPr>
            </w:pPr>
            <w:del w:id="193" w:author="Brian Stockell" w:date="2019-11-21T13:52:00Z">
              <w:r w:rsidDel="0018430F">
                <w:rPr>
                  <w:rFonts w:cs="Arial"/>
                  <w:b/>
                  <w:sz w:val="18"/>
                  <w:szCs w:val="18"/>
                </w:rPr>
                <w:delText>{client_abbr}</w:delText>
              </w:r>
            </w:del>
            <w:ins w:id="194" w:author="Brian Stockell" w:date="2019-11-21T13:52:00Z">
              <w:del w:id="195" w:author="Patrick Lim" w:date="2020-03-03T13:41:00Z">
                <w:r w:rsidR="0018430F" w:rsidDel="00AA0B74">
                  <w:rPr>
                    <w:rFonts w:cs="Arial"/>
                    <w:b/>
                    <w:sz w:val="18"/>
                    <w:szCs w:val="18"/>
                  </w:rPr>
                  <w:delText>aat</w:delText>
                </w:r>
              </w:del>
            </w:ins>
            <w:ins w:id="196" w:author="Patrick Lim" w:date="2020-03-03T13:41:00Z">
              <w:r w:rsidR="00AA0B74">
                <w:rPr>
                  <w:rFonts w:cs="Arial"/>
                  <w:b/>
                  <w:sz w:val="18"/>
                  <w:szCs w:val="18"/>
                </w:rPr>
                <w:t>chcc</w:t>
              </w:r>
            </w:ins>
            <w:r>
              <w:rPr>
                <w:rFonts w:cs="Arial"/>
                <w:b/>
                <w:sz w:val="18"/>
                <w:szCs w:val="18"/>
              </w:rPr>
              <w:t>-</w:t>
            </w:r>
            <w:del w:id="197" w:author="Brian Stockell" w:date="2019-11-21T13:52:00Z">
              <w:r w:rsidDel="0018430F">
                <w:rPr>
                  <w:rFonts w:cs="Arial"/>
                  <w:b/>
                  <w:sz w:val="18"/>
                  <w:szCs w:val="18"/>
                </w:rPr>
                <w:delText>rcm-</w:delText>
              </w:r>
            </w:del>
            <w:r>
              <w:rPr>
                <w:rFonts w:cs="Arial"/>
                <w:b/>
                <w:sz w:val="18"/>
                <w:szCs w:val="18"/>
              </w:rPr>
              <w:t>collector-test</w:t>
            </w:r>
          </w:p>
        </w:tc>
        <w:tc>
          <w:tcPr>
            <w:tcW w:w="2520" w:type="dxa"/>
            <w:tcBorders>
              <w:bottom w:val="single" w:sz="4" w:space="0" w:color="000000" w:themeColor="text1"/>
            </w:tcBorders>
          </w:tcPr>
          <w:p w14:paraId="40FF8329" w14:textId="77777777" w:rsidR="008A7972" w:rsidRDefault="008A7972" w:rsidP="0076081A">
            <w:pPr>
              <w:rPr>
                <w:rFonts w:cs="Arial"/>
                <w:b/>
                <w:sz w:val="18"/>
                <w:szCs w:val="18"/>
              </w:rPr>
            </w:pPr>
            <w:r>
              <w:rPr>
                <w:rFonts w:cs="Arial"/>
                <w:b/>
                <w:sz w:val="18"/>
                <w:szCs w:val="18"/>
              </w:rPr>
              <w:t>SQL Database</w:t>
            </w:r>
          </w:p>
        </w:tc>
        <w:tc>
          <w:tcPr>
            <w:tcW w:w="4608" w:type="dxa"/>
            <w:tcBorders>
              <w:bottom w:val="single" w:sz="4" w:space="0" w:color="000000" w:themeColor="text1"/>
            </w:tcBorders>
          </w:tcPr>
          <w:p w14:paraId="25579BF4" w14:textId="6762E6F6" w:rsidR="008A7972" w:rsidRPr="00207595" w:rsidRDefault="00FA31FB" w:rsidP="0076081A">
            <w:pPr>
              <w:rPr>
                <w:rFonts w:cs="Arial"/>
                <w:b/>
                <w:sz w:val="18"/>
                <w:szCs w:val="18"/>
              </w:rPr>
            </w:pPr>
            <w:r>
              <w:rPr>
                <w:rFonts w:cs="Arial"/>
                <w:b/>
                <w:sz w:val="18"/>
                <w:szCs w:val="18"/>
              </w:rPr>
              <w:t>Rcm-collector-model</w:t>
            </w:r>
          </w:p>
        </w:tc>
      </w:tr>
      <w:tr w:rsidR="008A7972" w:rsidRPr="00207595" w14:paraId="3C5A3528" w14:textId="77777777" w:rsidTr="008A7972">
        <w:tc>
          <w:tcPr>
            <w:tcW w:w="2448" w:type="dxa"/>
            <w:tcBorders>
              <w:bottom w:val="single" w:sz="4" w:space="0" w:color="000000" w:themeColor="text1"/>
            </w:tcBorders>
            <w:shd w:val="clear" w:color="auto" w:fill="F2F2F2" w:themeFill="background1" w:themeFillShade="F2"/>
          </w:tcPr>
          <w:p w14:paraId="753D3E68" w14:textId="7D55F86E" w:rsidR="008A7972" w:rsidRPr="00A7598A" w:rsidRDefault="00FA31FB" w:rsidP="0076081A">
            <w:pPr>
              <w:rPr>
                <w:rFonts w:cs="Arial"/>
                <w:b/>
                <w:sz w:val="18"/>
                <w:szCs w:val="18"/>
              </w:rPr>
            </w:pPr>
            <w:del w:id="198" w:author="Brian Stockell" w:date="2019-11-21T13:52:00Z">
              <w:r w:rsidDel="0018430F">
                <w:rPr>
                  <w:rFonts w:cs="Arial"/>
                  <w:b/>
                  <w:sz w:val="18"/>
                  <w:szCs w:val="18"/>
                </w:rPr>
                <w:delText>{client_abbr}</w:delText>
              </w:r>
            </w:del>
            <w:ins w:id="199" w:author="Brian Stockell" w:date="2019-11-21T13:52:00Z">
              <w:del w:id="200" w:author="Patrick Lim" w:date="2020-03-03T13:41:00Z">
                <w:r w:rsidR="0018430F" w:rsidDel="00AA0B74">
                  <w:rPr>
                    <w:rFonts w:cs="Arial"/>
                    <w:b/>
                    <w:sz w:val="18"/>
                    <w:szCs w:val="18"/>
                  </w:rPr>
                  <w:delText>aat</w:delText>
                </w:r>
              </w:del>
            </w:ins>
            <w:ins w:id="201" w:author="Patrick Lim" w:date="2020-03-03T13:41:00Z">
              <w:r w:rsidR="00AA0B74">
                <w:rPr>
                  <w:rFonts w:cs="Arial"/>
                  <w:b/>
                  <w:sz w:val="18"/>
                  <w:szCs w:val="18"/>
                </w:rPr>
                <w:t>chcc</w:t>
              </w:r>
            </w:ins>
            <w:r>
              <w:rPr>
                <w:rFonts w:cs="Arial"/>
                <w:b/>
                <w:sz w:val="18"/>
                <w:szCs w:val="18"/>
              </w:rPr>
              <w:t>-</w:t>
            </w:r>
            <w:del w:id="202" w:author="Brian Stockell" w:date="2019-11-21T13:52:00Z">
              <w:r w:rsidDel="0018430F">
                <w:rPr>
                  <w:rFonts w:cs="Arial"/>
                  <w:b/>
                  <w:sz w:val="18"/>
                  <w:szCs w:val="18"/>
                </w:rPr>
                <w:delText>rcm-</w:delText>
              </w:r>
            </w:del>
            <w:r>
              <w:rPr>
                <w:rFonts w:cs="Arial"/>
                <w:b/>
                <w:sz w:val="18"/>
                <w:szCs w:val="18"/>
              </w:rPr>
              <w:t>sislnk</w:t>
            </w:r>
          </w:p>
        </w:tc>
        <w:tc>
          <w:tcPr>
            <w:tcW w:w="2520" w:type="dxa"/>
            <w:tcBorders>
              <w:bottom w:val="single" w:sz="4" w:space="0" w:color="000000" w:themeColor="text1"/>
            </w:tcBorders>
            <w:shd w:val="clear" w:color="auto" w:fill="F2F2F2" w:themeFill="background1" w:themeFillShade="F2"/>
          </w:tcPr>
          <w:p w14:paraId="4990091A" w14:textId="77777777" w:rsidR="008A7972" w:rsidRDefault="008A7972" w:rsidP="0076081A">
            <w:pPr>
              <w:rPr>
                <w:rFonts w:cs="Arial"/>
                <w:b/>
                <w:sz w:val="18"/>
                <w:szCs w:val="18"/>
              </w:rPr>
            </w:pPr>
            <w:r>
              <w:rPr>
                <w:rFonts w:cs="Arial"/>
                <w:b/>
                <w:sz w:val="18"/>
                <w:szCs w:val="18"/>
              </w:rPr>
              <w:t>SQL Database</w:t>
            </w:r>
          </w:p>
        </w:tc>
        <w:tc>
          <w:tcPr>
            <w:tcW w:w="4608" w:type="dxa"/>
            <w:tcBorders>
              <w:bottom w:val="single" w:sz="4" w:space="0" w:color="000000" w:themeColor="text1"/>
            </w:tcBorders>
            <w:shd w:val="clear" w:color="auto" w:fill="F2F2F2" w:themeFill="background1" w:themeFillShade="F2"/>
          </w:tcPr>
          <w:p w14:paraId="35BA04E2" w14:textId="747B13E8" w:rsidR="008A7972" w:rsidRPr="00207595" w:rsidRDefault="00FA31FB" w:rsidP="0076081A">
            <w:pPr>
              <w:rPr>
                <w:rFonts w:cs="Arial"/>
                <w:b/>
                <w:sz w:val="18"/>
                <w:szCs w:val="18"/>
              </w:rPr>
            </w:pPr>
            <w:r>
              <w:rPr>
                <w:rFonts w:cs="Arial"/>
                <w:b/>
                <w:sz w:val="18"/>
                <w:szCs w:val="18"/>
              </w:rPr>
              <w:t>Rcm-sislnk-model</w:t>
            </w:r>
          </w:p>
        </w:tc>
      </w:tr>
    </w:tbl>
    <w:p w14:paraId="6BB61E50" w14:textId="77777777" w:rsidR="0076081A" w:rsidRDefault="0076081A" w:rsidP="000E7ED8">
      <w:pPr>
        <w:rPr>
          <w:rFonts w:cs="Arial"/>
        </w:rPr>
      </w:pPr>
    </w:p>
    <w:p w14:paraId="0F91E840" w14:textId="77777777" w:rsidR="00914EBA" w:rsidRDefault="00914EBA" w:rsidP="000E7ED8">
      <w:pPr>
        <w:rPr>
          <w:rFonts w:cs="Arial"/>
          <w:b/>
        </w:rPr>
      </w:pPr>
    </w:p>
    <w:p w14:paraId="6B879FD6" w14:textId="77777777" w:rsidR="0076081A" w:rsidRPr="00104DBE" w:rsidRDefault="008A7972" w:rsidP="000E7ED8">
      <w:pPr>
        <w:rPr>
          <w:rFonts w:cs="Arial"/>
          <w:b/>
        </w:rPr>
      </w:pPr>
      <w:r w:rsidRPr="00104DBE">
        <w:rPr>
          <w:rFonts w:cs="Arial"/>
          <w:b/>
        </w:rPr>
        <w:t>To Restore the InsightCS Model Databases to the Client’s SQL Server(s)</w:t>
      </w:r>
    </w:p>
    <w:p w14:paraId="4D0BC49C" w14:textId="77777777" w:rsidR="0069068C" w:rsidRPr="0069068C" w:rsidRDefault="008A7972" w:rsidP="00DF4F96">
      <w:pPr>
        <w:pStyle w:val="ListParagraph"/>
        <w:numPr>
          <w:ilvl w:val="0"/>
          <w:numId w:val="12"/>
        </w:numPr>
        <w:rPr>
          <w:rFonts w:cs="Arial"/>
        </w:rPr>
      </w:pPr>
      <w:r>
        <w:rPr>
          <w:rFonts w:cs="Arial"/>
        </w:rPr>
        <w:t xml:space="preserve">Connect to the client’s SQL Server using SQL Management Studio.  </w:t>
      </w:r>
      <w:r w:rsidRPr="008A7972">
        <w:rPr>
          <w:rFonts w:cs="Arial"/>
        </w:rPr>
        <w:t>The type of connection to use will depend on the database being created / restored.</w:t>
      </w:r>
      <w:r>
        <w:rPr>
          <w:rFonts w:cs="Arial"/>
          <w:i/>
        </w:rPr>
        <w:t xml:space="preserve">  As you can see above, with the exception of the InsightCS BI database, everything is a standard SQL database.</w:t>
      </w:r>
    </w:p>
    <w:p w14:paraId="578275DA" w14:textId="77777777" w:rsidR="0069068C" w:rsidRPr="0069068C" w:rsidRDefault="0069068C" w:rsidP="00DF4F96">
      <w:pPr>
        <w:pStyle w:val="ListParagraph"/>
        <w:numPr>
          <w:ilvl w:val="0"/>
          <w:numId w:val="12"/>
        </w:numPr>
        <w:rPr>
          <w:rFonts w:cs="Arial"/>
        </w:rPr>
      </w:pPr>
      <w:r w:rsidRPr="0069068C">
        <w:rPr>
          <w:rFonts w:ascii="Calibri" w:hAnsi="Calibri"/>
        </w:rPr>
        <w:t xml:space="preserve">Once logged into the SQL Server, right-click the </w:t>
      </w:r>
      <w:r w:rsidRPr="0069068C">
        <w:rPr>
          <w:rFonts w:ascii="Calibri" w:hAnsi="Calibri"/>
          <w:b/>
        </w:rPr>
        <w:t>Databases</w:t>
      </w:r>
      <w:r w:rsidRPr="0069068C">
        <w:rPr>
          <w:rFonts w:ascii="Calibri" w:hAnsi="Calibri"/>
        </w:rPr>
        <w:t xml:space="preserve"> node and choose </w:t>
      </w:r>
      <w:r w:rsidRPr="0069068C">
        <w:rPr>
          <w:rFonts w:ascii="Calibri" w:hAnsi="Calibri"/>
          <w:b/>
        </w:rPr>
        <w:t>Restore Database</w:t>
      </w:r>
      <w:r>
        <w:rPr>
          <w:rFonts w:ascii="Calibri" w:hAnsi="Calibri"/>
        </w:rPr>
        <w:br/>
      </w:r>
      <w:r>
        <w:rPr>
          <w:rFonts w:cs="Arial"/>
          <w:noProof/>
        </w:rPr>
        <w:drawing>
          <wp:inline distT="0" distB="0" distL="0" distR="0" wp14:anchorId="6DF7606E" wp14:editId="463B4E27">
            <wp:extent cx="2091128" cy="1196690"/>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091210" cy="1196737"/>
                    </a:xfrm>
                    <a:prstGeom prst="rect">
                      <a:avLst/>
                    </a:prstGeom>
                    <a:noFill/>
                    <a:ln w="9525">
                      <a:noFill/>
                      <a:miter lim="800000"/>
                      <a:headEnd/>
                      <a:tailEnd/>
                    </a:ln>
                  </pic:spPr>
                </pic:pic>
              </a:graphicData>
            </a:graphic>
          </wp:inline>
        </w:drawing>
      </w:r>
    </w:p>
    <w:p w14:paraId="42F01C97" w14:textId="77777777" w:rsidR="0069068C" w:rsidRPr="0069068C" w:rsidRDefault="0069068C" w:rsidP="00DF4F96">
      <w:pPr>
        <w:pStyle w:val="NormalWeb"/>
        <w:numPr>
          <w:ilvl w:val="0"/>
          <w:numId w:val="12"/>
        </w:numPr>
        <w:spacing w:before="0" w:beforeAutospacing="0" w:after="0" w:afterAutospacing="0"/>
        <w:rPr>
          <w:rFonts w:ascii="Calibri" w:hAnsi="Calibri"/>
          <w:sz w:val="22"/>
          <w:szCs w:val="22"/>
        </w:rPr>
      </w:pPr>
      <w:r w:rsidRPr="0069068C">
        <w:rPr>
          <w:rFonts w:ascii="Calibri" w:hAnsi="Calibri"/>
          <w:sz w:val="22"/>
          <w:szCs w:val="22"/>
        </w:rPr>
        <w:t xml:space="preserve">In the </w:t>
      </w:r>
      <w:r w:rsidRPr="0069068C">
        <w:rPr>
          <w:rFonts w:ascii="Calibri" w:hAnsi="Calibri"/>
          <w:b/>
          <w:sz w:val="22"/>
          <w:szCs w:val="22"/>
        </w:rPr>
        <w:t>Restore Database</w:t>
      </w:r>
      <w:r>
        <w:rPr>
          <w:rFonts w:ascii="Calibri" w:hAnsi="Calibri"/>
          <w:sz w:val="22"/>
          <w:szCs w:val="22"/>
        </w:rPr>
        <w:t xml:space="preserve"> dialog</w:t>
      </w:r>
      <w:r w:rsidRPr="0069068C">
        <w:rPr>
          <w:rFonts w:ascii="Calibri" w:hAnsi="Calibri"/>
          <w:sz w:val="22"/>
          <w:szCs w:val="22"/>
        </w:rPr>
        <w:t>, type the name of the dat</w:t>
      </w:r>
      <w:r>
        <w:rPr>
          <w:rFonts w:ascii="Calibri" w:hAnsi="Calibri"/>
          <w:sz w:val="22"/>
          <w:szCs w:val="22"/>
        </w:rPr>
        <w:t>abase you would like to restore.</w:t>
      </w:r>
    </w:p>
    <w:p w14:paraId="10859204" w14:textId="77777777" w:rsidR="0069068C" w:rsidRPr="0069068C" w:rsidRDefault="0069068C" w:rsidP="00DF4F96">
      <w:pPr>
        <w:pStyle w:val="NormalWeb"/>
        <w:numPr>
          <w:ilvl w:val="0"/>
          <w:numId w:val="12"/>
        </w:numPr>
        <w:spacing w:before="0" w:beforeAutospacing="0" w:after="0" w:afterAutospacing="0"/>
        <w:rPr>
          <w:rFonts w:ascii="Calibri" w:hAnsi="Calibri"/>
          <w:sz w:val="22"/>
          <w:szCs w:val="22"/>
        </w:rPr>
      </w:pPr>
      <w:r w:rsidRPr="0069068C">
        <w:rPr>
          <w:rFonts w:ascii="Calibri" w:hAnsi="Calibri"/>
          <w:sz w:val="22"/>
          <w:szCs w:val="22"/>
        </w:rPr>
        <w:t xml:space="preserve">Click the </w:t>
      </w:r>
      <w:r>
        <w:rPr>
          <w:noProof/>
        </w:rPr>
        <w:drawing>
          <wp:inline distT="0" distB="0" distL="0" distR="0" wp14:anchorId="6C32011C" wp14:editId="5561924C">
            <wp:extent cx="209550" cy="202565"/>
            <wp:effectExtent l="19050" t="0" r="0" b="0"/>
            <wp:docPr id="31" name="Picture 21" descr="C:\Users\mahearn\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earn\AppData\Local\Temp\msohtmlclip1\01\clip_image001.png"/>
                    <pic:cNvPicPr>
                      <a:picLocks noChangeAspect="1" noChangeArrowheads="1"/>
                    </pic:cNvPicPr>
                  </pic:nvPicPr>
                  <pic:blipFill>
                    <a:blip r:embed="rId29" cstate="print"/>
                    <a:srcRect/>
                    <a:stretch>
                      <a:fillRect/>
                    </a:stretch>
                  </pic:blipFill>
                  <pic:spPr bwMode="auto">
                    <a:xfrm>
                      <a:off x="0" y="0"/>
                      <a:ext cx="209550" cy="202565"/>
                    </a:xfrm>
                    <a:prstGeom prst="rect">
                      <a:avLst/>
                    </a:prstGeom>
                    <a:noFill/>
                    <a:ln w="9525">
                      <a:noFill/>
                      <a:miter lim="800000"/>
                      <a:headEnd/>
                      <a:tailEnd/>
                    </a:ln>
                  </pic:spPr>
                </pic:pic>
              </a:graphicData>
            </a:graphic>
          </wp:inline>
        </w:drawing>
      </w:r>
      <w:r w:rsidRPr="0069068C">
        <w:rPr>
          <w:rFonts w:ascii="Calibri" w:hAnsi="Calibri"/>
          <w:sz w:val="22"/>
          <w:szCs w:val="22"/>
        </w:rPr>
        <w:t xml:space="preserve">box to the </w:t>
      </w:r>
      <w:r>
        <w:rPr>
          <w:rFonts w:ascii="Calibri" w:hAnsi="Calibri"/>
          <w:sz w:val="22"/>
          <w:szCs w:val="22"/>
        </w:rPr>
        <w:t xml:space="preserve">right </w:t>
      </w:r>
      <w:r w:rsidRPr="0069068C">
        <w:rPr>
          <w:rFonts w:ascii="Calibri" w:hAnsi="Calibri"/>
          <w:sz w:val="22"/>
          <w:szCs w:val="22"/>
        </w:rPr>
        <w:t xml:space="preserve">of </w:t>
      </w:r>
      <w:r w:rsidRPr="0069068C">
        <w:rPr>
          <w:rFonts w:ascii="Calibri" w:hAnsi="Calibri"/>
          <w:b/>
          <w:sz w:val="22"/>
          <w:szCs w:val="22"/>
        </w:rPr>
        <w:t>From device</w:t>
      </w:r>
      <w:r w:rsidRPr="0069068C">
        <w:rPr>
          <w:rFonts w:ascii="Calibri" w:hAnsi="Calibri"/>
          <w:sz w:val="22"/>
          <w:szCs w:val="22"/>
        </w:rPr>
        <w:t> </w:t>
      </w:r>
      <w:r>
        <w:rPr>
          <w:rFonts w:ascii="Calibri" w:hAnsi="Calibri"/>
          <w:sz w:val="22"/>
          <w:szCs w:val="22"/>
        </w:rPr>
        <w:t xml:space="preserve">on the </w:t>
      </w:r>
      <w:r w:rsidRPr="0069068C">
        <w:rPr>
          <w:rFonts w:ascii="Calibri" w:hAnsi="Calibri"/>
          <w:b/>
          <w:sz w:val="22"/>
          <w:szCs w:val="22"/>
        </w:rPr>
        <w:t>Restore Database</w:t>
      </w:r>
      <w:r>
        <w:rPr>
          <w:rFonts w:ascii="Calibri" w:hAnsi="Calibri"/>
          <w:sz w:val="22"/>
          <w:szCs w:val="22"/>
        </w:rPr>
        <w:t xml:space="preserve"> dialog</w:t>
      </w:r>
    </w:p>
    <w:p w14:paraId="6F3F7007" w14:textId="77777777" w:rsid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 xml:space="preserve">Click </w:t>
      </w:r>
      <w:r w:rsidRPr="0069068C">
        <w:rPr>
          <w:rFonts w:ascii="Calibri" w:hAnsi="Calibri"/>
          <w:b/>
          <w:sz w:val="22"/>
          <w:szCs w:val="22"/>
        </w:rPr>
        <w:t>Add</w:t>
      </w:r>
      <w:r>
        <w:rPr>
          <w:rFonts w:ascii="Calibri" w:hAnsi="Calibri"/>
          <w:sz w:val="22"/>
          <w:szCs w:val="22"/>
        </w:rPr>
        <w:t xml:space="preserve"> in the </w:t>
      </w:r>
      <w:r w:rsidRPr="0069068C">
        <w:rPr>
          <w:rFonts w:ascii="Calibri" w:hAnsi="Calibri"/>
          <w:b/>
          <w:sz w:val="22"/>
          <w:szCs w:val="22"/>
        </w:rPr>
        <w:t>Specify Backup</w:t>
      </w:r>
      <w:r>
        <w:rPr>
          <w:rFonts w:ascii="Calibri" w:hAnsi="Calibri"/>
          <w:sz w:val="22"/>
          <w:szCs w:val="22"/>
        </w:rPr>
        <w:t xml:space="preserve"> dialog</w:t>
      </w:r>
    </w:p>
    <w:p w14:paraId="6FB9AECE" w14:textId="77777777" w:rsid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 xml:space="preserve">In the </w:t>
      </w:r>
      <w:r w:rsidRPr="0069068C">
        <w:rPr>
          <w:rFonts w:ascii="Calibri" w:hAnsi="Calibri"/>
          <w:b/>
          <w:sz w:val="22"/>
          <w:szCs w:val="22"/>
        </w:rPr>
        <w:t>Locate Backup File</w:t>
      </w:r>
      <w:r>
        <w:rPr>
          <w:rFonts w:ascii="Calibri" w:hAnsi="Calibri"/>
          <w:sz w:val="22"/>
          <w:szCs w:val="22"/>
        </w:rPr>
        <w:t xml:space="preserve"> dialog, navigate to the .BAK file for the database you are restoring and click </w:t>
      </w:r>
      <w:r w:rsidRPr="0069068C">
        <w:rPr>
          <w:rFonts w:ascii="Calibri" w:hAnsi="Calibri"/>
          <w:b/>
          <w:sz w:val="22"/>
          <w:szCs w:val="22"/>
        </w:rPr>
        <w:t>OK</w:t>
      </w:r>
    </w:p>
    <w:p w14:paraId="41741530" w14:textId="77777777" w:rsid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 xml:space="preserve">Click </w:t>
      </w:r>
      <w:r w:rsidRPr="0069068C">
        <w:rPr>
          <w:rFonts w:ascii="Calibri" w:hAnsi="Calibri"/>
          <w:b/>
          <w:sz w:val="22"/>
          <w:szCs w:val="22"/>
        </w:rPr>
        <w:t>OK</w:t>
      </w:r>
      <w:r>
        <w:rPr>
          <w:rFonts w:ascii="Calibri" w:hAnsi="Calibri"/>
          <w:b/>
          <w:sz w:val="22"/>
          <w:szCs w:val="22"/>
        </w:rPr>
        <w:t xml:space="preserve"> </w:t>
      </w:r>
      <w:r>
        <w:rPr>
          <w:rFonts w:ascii="Calibri" w:hAnsi="Calibri"/>
          <w:sz w:val="22"/>
          <w:szCs w:val="22"/>
        </w:rPr>
        <w:t xml:space="preserve">in the </w:t>
      </w:r>
      <w:r w:rsidRPr="0069068C">
        <w:rPr>
          <w:rFonts w:ascii="Calibri" w:hAnsi="Calibri"/>
          <w:b/>
          <w:sz w:val="22"/>
          <w:szCs w:val="22"/>
        </w:rPr>
        <w:t>Specify Backup</w:t>
      </w:r>
      <w:r>
        <w:rPr>
          <w:rFonts w:ascii="Calibri" w:hAnsi="Calibri"/>
          <w:sz w:val="22"/>
          <w:szCs w:val="22"/>
        </w:rPr>
        <w:t xml:space="preserve"> dialog</w:t>
      </w:r>
    </w:p>
    <w:p w14:paraId="1D5DB220" w14:textId="77777777" w:rsidR="0069068C" w:rsidRPr="0069068C" w:rsidRDefault="0069068C" w:rsidP="00DF4F96">
      <w:pPr>
        <w:pStyle w:val="NormalWeb"/>
        <w:numPr>
          <w:ilvl w:val="0"/>
          <w:numId w:val="12"/>
        </w:numPr>
        <w:spacing w:before="0" w:beforeAutospacing="0" w:after="0" w:afterAutospacing="0"/>
        <w:rPr>
          <w:rFonts w:ascii="Calibri" w:hAnsi="Calibri"/>
          <w:sz w:val="22"/>
          <w:szCs w:val="22"/>
        </w:rPr>
      </w:pPr>
      <w:r w:rsidRPr="0069068C">
        <w:rPr>
          <w:rFonts w:ascii="Calibri" w:hAnsi="Calibri"/>
          <w:sz w:val="22"/>
          <w:szCs w:val="22"/>
        </w:rPr>
        <w:lastRenderedPageBreak/>
        <w:t xml:space="preserve">On the </w:t>
      </w:r>
      <w:r w:rsidRPr="0069068C">
        <w:rPr>
          <w:rFonts w:ascii="Calibri" w:hAnsi="Calibri"/>
          <w:b/>
          <w:sz w:val="22"/>
          <w:szCs w:val="22"/>
        </w:rPr>
        <w:t>Restore Database</w:t>
      </w:r>
      <w:r w:rsidRPr="0069068C">
        <w:rPr>
          <w:rFonts w:ascii="Calibri" w:hAnsi="Calibri"/>
          <w:sz w:val="22"/>
          <w:szCs w:val="22"/>
        </w:rPr>
        <w:t xml:space="preserve"> dialog, </w:t>
      </w:r>
      <w:r>
        <w:rPr>
          <w:rFonts w:ascii="Calibri" w:hAnsi="Calibri"/>
          <w:sz w:val="22"/>
          <w:szCs w:val="22"/>
        </w:rPr>
        <w:t xml:space="preserve">under </w:t>
      </w:r>
      <w:r w:rsidRPr="0069068C">
        <w:rPr>
          <w:rFonts w:ascii="Calibri" w:hAnsi="Calibri"/>
          <w:b/>
          <w:sz w:val="22"/>
          <w:szCs w:val="22"/>
        </w:rPr>
        <w:t>Select the backup sets to restore</w:t>
      </w:r>
      <w:r w:rsidRPr="0069068C">
        <w:rPr>
          <w:rFonts w:ascii="Calibri" w:hAnsi="Calibri"/>
          <w:sz w:val="22"/>
          <w:szCs w:val="22"/>
        </w:rPr>
        <w:t>, place a check mark i</w:t>
      </w:r>
      <w:r>
        <w:rPr>
          <w:rFonts w:ascii="Calibri" w:hAnsi="Calibri"/>
          <w:sz w:val="22"/>
          <w:szCs w:val="22"/>
        </w:rPr>
        <w:t>n the box in the Restore column</w:t>
      </w:r>
      <w:r>
        <w:rPr>
          <w:rFonts w:ascii="Calibri" w:hAnsi="Calibri"/>
          <w:sz w:val="22"/>
          <w:szCs w:val="22"/>
        </w:rPr>
        <w:br/>
      </w:r>
      <w:r>
        <w:rPr>
          <w:rFonts w:ascii="Calibri" w:hAnsi="Calibri"/>
          <w:noProof/>
          <w:sz w:val="22"/>
          <w:szCs w:val="22"/>
        </w:rPr>
        <w:drawing>
          <wp:inline distT="0" distB="0" distL="0" distR="0" wp14:anchorId="1B3642A8" wp14:editId="0BA7E0BB">
            <wp:extent cx="2045970" cy="1619250"/>
            <wp:effectExtent l="0" t="0" r="0"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2045970" cy="1619250"/>
                    </a:xfrm>
                    <a:prstGeom prst="rect">
                      <a:avLst/>
                    </a:prstGeom>
                    <a:noFill/>
                    <a:ln w="9525">
                      <a:noFill/>
                      <a:miter lim="800000"/>
                      <a:headEnd/>
                      <a:tailEnd/>
                    </a:ln>
                  </pic:spPr>
                </pic:pic>
              </a:graphicData>
            </a:graphic>
          </wp:inline>
        </w:drawing>
      </w:r>
    </w:p>
    <w:p w14:paraId="2E872761" w14:textId="77777777" w:rsid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 xml:space="preserve">Click </w:t>
      </w:r>
      <w:r w:rsidRPr="0069068C">
        <w:rPr>
          <w:rFonts w:ascii="Calibri" w:hAnsi="Calibri"/>
          <w:b/>
          <w:sz w:val="22"/>
          <w:szCs w:val="22"/>
        </w:rPr>
        <w:t>OK</w:t>
      </w:r>
    </w:p>
    <w:p w14:paraId="11FE7F18" w14:textId="77777777" w:rsidR="0069068C" w:rsidRP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Once the database has been restored, you will see the following pop-up</w:t>
      </w:r>
      <w:r>
        <w:rPr>
          <w:rFonts w:ascii="Calibri" w:hAnsi="Calibri"/>
          <w:sz w:val="22"/>
          <w:szCs w:val="22"/>
        </w:rPr>
        <w:br/>
      </w:r>
      <w:r w:rsidRPr="0069068C">
        <w:rPr>
          <w:rFonts w:ascii="Calibri" w:hAnsi="Calibri"/>
          <w:sz w:val="22"/>
          <w:szCs w:val="22"/>
        </w:rPr>
        <w:t> </w:t>
      </w:r>
      <w:r>
        <w:rPr>
          <w:rFonts w:ascii="Calibri" w:hAnsi="Calibri"/>
          <w:noProof/>
          <w:sz w:val="22"/>
          <w:szCs w:val="22"/>
        </w:rPr>
        <w:drawing>
          <wp:inline distT="0" distB="0" distL="0" distR="0" wp14:anchorId="4265142A" wp14:editId="3AC36BDF">
            <wp:extent cx="2863122" cy="750836"/>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863122" cy="750836"/>
                    </a:xfrm>
                    <a:prstGeom prst="rect">
                      <a:avLst/>
                    </a:prstGeom>
                    <a:noFill/>
                    <a:ln w="9525">
                      <a:noFill/>
                      <a:miter lim="800000"/>
                      <a:headEnd/>
                      <a:tailEnd/>
                    </a:ln>
                  </pic:spPr>
                </pic:pic>
              </a:graphicData>
            </a:graphic>
          </wp:inline>
        </w:drawing>
      </w:r>
      <w:r>
        <w:rPr>
          <w:rFonts w:ascii="Calibri" w:hAnsi="Calibri"/>
          <w:sz w:val="22"/>
          <w:szCs w:val="22"/>
        </w:rPr>
        <w:t>b</w:t>
      </w:r>
    </w:p>
    <w:p w14:paraId="6B5E80CD" w14:textId="77777777" w:rsidR="0069068C" w:rsidRDefault="0069068C" w:rsidP="00DF4F96">
      <w:pPr>
        <w:pStyle w:val="NormalWeb"/>
        <w:numPr>
          <w:ilvl w:val="0"/>
          <w:numId w:val="12"/>
        </w:numPr>
        <w:spacing w:before="0" w:beforeAutospacing="0" w:after="0" w:afterAutospacing="0"/>
        <w:rPr>
          <w:rFonts w:ascii="Calibri" w:hAnsi="Calibri"/>
          <w:sz w:val="22"/>
          <w:szCs w:val="22"/>
        </w:rPr>
      </w:pPr>
      <w:r>
        <w:rPr>
          <w:rFonts w:ascii="Calibri" w:hAnsi="Calibri"/>
          <w:sz w:val="22"/>
          <w:szCs w:val="22"/>
        </w:rPr>
        <w:t xml:space="preserve">Click </w:t>
      </w:r>
      <w:r w:rsidRPr="0069068C">
        <w:rPr>
          <w:rFonts w:ascii="Calibri" w:hAnsi="Calibri"/>
          <w:b/>
          <w:sz w:val="22"/>
          <w:szCs w:val="22"/>
        </w:rPr>
        <w:t>OK</w:t>
      </w:r>
      <w:r>
        <w:rPr>
          <w:rFonts w:ascii="Calibri" w:hAnsi="Calibri"/>
          <w:sz w:val="22"/>
          <w:szCs w:val="22"/>
        </w:rPr>
        <w:t>.</w:t>
      </w:r>
    </w:p>
    <w:p w14:paraId="23802472" w14:textId="77777777" w:rsidR="0069068C" w:rsidRDefault="0069068C" w:rsidP="0069068C">
      <w:pPr>
        <w:pStyle w:val="NormalWeb"/>
        <w:spacing w:before="0" w:beforeAutospacing="0" w:after="0" w:afterAutospacing="0"/>
        <w:ind w:left="720"/>
        <w:rPr>
          <w:rFonts w:ascii="Calibri" w:hAnsi="Calibri"/>
          <w:sz w:val="22"/>
          <w:szCs w:val="22"/>
        </w:rPr>
      </w:pPr>
    </w:p>
    <w:p w14:paraId="0602F984" w14:textId="77777777" w:rsidR="0069068C" w:rsidRDefault="0069068C" w:rsidP="0069068C">
      <w:pPr>
        <w:pStyle w:val="NormalWeb"/>
        <w:spacing w:before="0" w:beforeAutospacing="0" w:after="0" w:afterAutospacing="0"/>
        <w:rPr>
          <w:rFonts w:ascii="Calibri" w:hAnsi="Calibri"/>
          <w:sz w:val="22"/>
          <w:szCs w:val="22"/>
          <w:u w:val="single"/>
        </w:rPr>
      </w:pPr>
      <w:r w:rsidRPr="006A1A8F">
        <w:rPr>
          <w:rFonts w:ascii="Calibri" w:hAnsi="Calibri"/>
          <w:sz w:val="22"/>
          <w:szCs w:val="22"/>
          <w:u w:val="single"/>
        </w:rPr>
        <w:t>Repeat the above steps for all required databases on the desired servers in the client’s environment.</w:t>
      </w:r>
    </w:p>
    <w:p w14:paraId="3B2AF719" w14:textId="77777777" w:rsidR="00520115" w:rsidRPr="006A1A8F" w:rsidRDefault="00520115" w:rsidP="0069068C">
      <w:pPr>
        <w:pStyle w:val="NormalWeb"/>
        <w:spacing w:before="0" w:beforeAutospacing="0" w:after="0" w:afterAutospacing="0"/>
        <w:rPr>
          <w:rFonts w:ascii="Calibri" w:hAnsi="Calibri"/>
          <w:sz w:val="22"/>
          <w:szCs w:val="22"/>
          <w:u w:val="single"/>
        </w:rPr>
      </w:pPr>
    </w:p>
    <w:p w14:paraId="7A56521F" w14:textId="77777777" w:rsidR="00701699" w:rsidRDefault="00701699" w:rsidP="00520115">
      <w:pPr>
        <w:pStyle w:val="Heading2"/>
        <w:rPr>
          <w:rFonts w:cs="Arial"/>
          <w:b w:val="0"/>
        </w:rPr>
      </w:pPr>
      <w:bookmarkStart w:id="203" w:name="Setup_SQL_Standard_SQL_Users"/>
      <w:bookmarkStart w:id="204" w:name="_Toc411923760"/>
      <w:r w:rsidRPr="00520115">
        <w:t>Setup Standard InsightCS SQL User Account on SQL Servers</w:t>
      </w:r>
      <w:bookmarkEnd w:id="203"/>
      <w:bookmarkEnd w:id="204"/>
    </w:p>
    <w:p w14:paraId="5C995982" w14:textId="77777777" w:rsidR="00701699" w:rsidRDefault="00701699" w:rsidP="00701699">
      <w:pPr>
        <w:rPr>
          <w:rFonts w:cs="Arial"/>
        </w:rPr>
      </w:pPr>
      <w:r>
        <w:rPr>
          <w:rFonts w:cs="Arial"/>
        </w:rPr>
        <w:t>There are several SQL user accounts that need to be created on the InsightCS related SQL Servers.  Below is a list of the required users and their purpose with regards to InsightCS:</w:t>
      </w:r>
    </w:p>
    <w:p w14:paraId="020BBFF3" w14:textId="77777777" w:rsidR="00701699" w:rsidRPr="001969D2" w:rsidRDefault="00701699" w:rsidP="00701699">
      <w:pPr>
        <w:ind w:left="720"/>
        <w:rPr>
          <w:rFonts w:cs="Arial"/>
          <w:color w:val="00B050"/>
        </w:rPr>
      </w:pPr>
    </w:p>
    <w:tbl>
      <w:tblPr>
        <w:tblStyle w:val="TableGrid"/>
        <w:tblW w:w="0" w:type="auto"/>
        <w:tblLook w:val="04A0" w:firstRow="1" w:lastRow="0" w:firstColumn="1" w:lastColumn="0" w:noHBand="0" w:noVBand="1"/>
      </w:tblPr>
      <w:tblGrid>
        <w:gridCol w:w="2178"/>
        <w:gridCol w:w="6570"/>
      </w:tblGrid>
      <w:tr w:rsidR="002E14C8" w:rsidRPr="001548B3" w14:paraId="38536825" w14:textId="77777777" w:rsidTr="00535CE0">
        <w:tc>
          <w:tcPr>
            <w:tcW w:w="2178" w:type="dxa"/>
            <w:tcBorders>
              <w:bottom w:val="single" w:sz="4" w:space="0" w:color="000000" w:themeColor="text1"/>
            </w:tcBorders>
            <w:shd w:val="clear" w:color="auto" w:fill="17365D" w:themeFill="text2" w:themeFillShade="BF"/>
          </w:tcPr>
          <w:p w14:paraId="17CF7A16" w14:textId="77777777" w:rsidR="002E14C8" w:rsidRPr="001548B3" w:rsidRDefault="002E14C8" w:rsidP="00535CE0">
            <w:pPr>
              <w:rPr>
                <w:rFonts w:cs="Arial"/>
                <w:b/>
                <w:color w:val="FFFFFF" w:themeColor="background1"/>
                <w:sz w:val="20"/>
                <w:szCs w:val="20"/>
              </w:rPr>
            </w:pPr>
            <w:r>
              <w:rPr>
                <w:rFonts w:cs="Arial"/>
                <w:b/>
                <w:color w:val="FFFFFF" w:themeColor="background1"/>
                <w:sz w:val="20"/>
                <w:szCs w:val="20"/>
              </w:rPr>
              <w:t>SQL User Account</w:t>
            </w:r>
          </w:p>
        </w:tc>
        <w:tc>
          <w:tcPr>
            <w:tcW w:w="6570" w:type="dxa"/>
            <w:tcBorders>
              <w:bottom w:val="single" w:sz="4" w:space="0" w:color="000000" w:themeColor="text1"/>
            </w:tcBorders>
            <w:shd w:val="clear" w:color="auto" w:fill="17365D" w:themeFill="text2" w:themeFillShade="BF"/>
          </w:tcPr>
          <w:p w14:paraId="0D8B694D" w14:textId="77777777" w:rsidR="002E14C8" w:rsidRPr="001548B3" w:rsidRDefault="002E14C8" w:rsidP="00535CE0">
            <w:pPr>
              <w:rPr>
                <w:rFonts w:cs="Arial"/>
                <w:b/>
                <w:color w:val="FFFFFF" w:themeColor="background1"/>
                <w:sz w:val="20"/>
                <w:szCs w:val="20"/>
              </w:rPr>
            </w:pPr>
            <w:r>
              <w:rPr>
                <w:rFonts w:cs="Arial"/>
                <w:b/>
                <w:color w:val="FFFFFF" w:themeColor="background1"/>
                <w:sz w:val="20"/>
                <w:szCs w:val="20"/>
              </w:rPr>
              <w:t>Purpose</w:t>
            </w:r>
          </w:p>
        </w:tc>
      </w:tr>
      <w:tr w:rsidR="002E14C8" w:rsidRPr="00207595" w14:paraId="1828CF56" w14:textId="77777777" w:rsidTr="00535CE0">
        <w:tc>
          <w:tcPr>
            <w:tcW w:w="2178" w:type="dxa"/>
            <w:shd w:val="clear" w:color="auto" w:fill="F2F2F2" w:themeFill="background1" w:themeFillShade="F2"/>
          </w:tcPr>
          <w:p w14:paraId="72CF1D9E" w14:textId="77777777" w:rsidR="002E14C8" w:rsidRPr="00A7598A" w:rsidRDefault="002E14C8" w:rsidP="00535CE0">
            <w:pPr>
              <w:rPr>
                <w:rFonts w:cs="Arial"/>
                <w:b/>
                <w:sz w:val="18"/>
                <w:szCs w:val="18"/>
              </w:rPr>
            </w:pPr>
            <w:r>
              <w:rPr>
                <w:rFonts w:ascii="Calibri" w:hAnsi="Calibri" w:cs="Calibri"/>
                <w:b/>
                <w:bCs/>
                <w:color w:val="000000"/>
              </w:rPr>
              <w:t>controlwks</w:t>
            </w:r>
          </w:p>
        </w:tc>
        <w:tc>
          <w:tcPr>
            <w:tcW w:w="6570" w:type="dxa"/>
            <w:shd w:val="clear" w:color="auto" w:fill="F2F2F2" w:themeFill="background1" w:themeFillShade="F2"/>
          </w:tcPr>
          <w:p w14:paraId="0EB02FDC" w14:textId="77777777" w:rsidR="002E14C8" w:rsidRPr="00A7598A" w:rsidRDefault="002E14C8" w:rsidP="00535CE0">
            <w:pPr>
              <w:textAlignment w:val="center"/>
              <w:rPr>
                <w:rFonts w:ascii="Times New Roman" w:eastAsia="Times New Roman" w:hAnsi="Times New Roman" w:cs="Times New Roman"/>
                <w:sz w:val="18"/>
                <w:szCs w:val="18"/>
              </w:rPr>
            </w:pPr>
            <w:r w:rsidRPr="00A7598A">
              <w:rPr>
                <w:rFonts w:ascii="Calibri" w:eastAsia="Times New Roman" w:hAnsi="Calibri" w:cs="Times New Roman"/>
                <w:sz w:val="18"/>
                <w:szCs w:val="18"/>
              </w:rPr>
              <w:t xml:space="preserve">Used </w:t>
            </w:r>
            <w:r>
              <w:rPr>
                <w:rFonts w:ascii="Calibri" w:eastAsia="Times New Roman" w:hAnsi="Calibri" w:cs="Times New Roman"/>
                <w:sz w:val="18"/>
                <w:szCs w:val="18"/>
              </w:rPr>
              <w:t>to log into MonitorApp;  miscellaneous interface login</w:t>
            </w:r>
          </w:p>
        </w:tc>
      </w:tr>
      <w:tr w:rsidR="002E14C8" w:rsidRPr="00207595" w14:paraId="4329717E" w14:textId="77777777" w:rsidTr="00535CE0">
        <w:tc>
          <w:tcPr>
            <w:tcW w:w="2178" w:type="dxa"/>
            <w:shd w:val="clear" w:color="auto" w:fill="F2F2F2" w:themeFill="background1" w:themeFillShade="F2"/>
          </w:tcPr>
          <w:p w14:paraId="70A6C37F" w14:textId="77777777" w:rsidR="002E14C8" w:rsidRPr="00A7598A" w:rsidRDefault="002E14C8" w:rsidP="00535CE0">
            <w:pPr>
              <w:rPr>
                <w:rFonts w:cs="Arial"/>
                <w:b/>
                <w:sz w:val="18"/>
                <w:szCs w:val="18"/>
              </w:rPr>
            </w:pPr>
            <w:r>
              <w:rPr>
                <w:rFonts w:ascii="Calibri" w:hAnsi="Calibri" w:cs="Calibri"/>
                <w:b/>
                <w:bCs/>
                <w:color w:val="000000"/>
              </w:rPr>
              <w:t>IcsAutoRoom</w:t>
            </w:r>
          </w:p>
        </w:tc>
        <w:tc>
          <w:tcPr>
            <w:tcW w:w="6570" w:type="dxa"/>
            <w:shd w:val="clear" w:color="auto" w:fill="F2F2F2" w:themeFill="background1" w:themeFillShade="F2"/>
          </w:tcPr>
          <w:p w14:paraId="48A6D440" w14:textId="77777777" w:rsidR="002E14C8" w:rsidRPr="00A7598A" w:rsidRDefault="002E14C8" w:rsidP="00535CE0">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AutoRoomCharge Login</w:t>
            </w:r>
          </w:p>
        </w:tc>
      </w:tr>
      <w:tr w:rsidR="002E14C8" w:rsidRPr="00207595" w14:paraId="011C7352" w14:textId="77777777" w:rsidTr="00535CE0">
        <w:tc>
          <w:tcPr>
            <w:tcW w:w="2178" w:type="dxa"/>
            <w:tcBorders>
              <w:bottom w:val="single" w:sz="4" w:space="0" w:color="000000" w:themeColor="text1"/>
            </w:tcBorders>
          </w:tcPr>
          <w:p w14:paraId="27F3CB3D" w14:textId="77777777" w:rsidR="002E14C8" w:rsidRPr="00A7598A" w:rsidRDefault="002E14C8" w:rsidP="00535CE0">
            <w:pPr>
              <w:rPr>
                <w:rFonts w:cs="Arial"/>
                <w:b/>
                <w:sz w:val="18"/>
                <w:szCs w:val="18"/>
              </w:rPr>
            </w:pPr>
            <w:r>
              <w:rPr>
                <w:rFonts w:ascii="Calibri" w:hAnsi="Calibri" w:cs="Calibri"/>
                <w:b/>
                <w:bCs/>
                <w:color w:val="000000"/>
              </w:rPr>
              <w:t>IcsAutoDisch</w:t>
            </w:r>
          </w:p>
        </w:tc>
        <w:tc>
          <w:tcPr>
            <w:tcW w:w="6570" w:type="dxa"/>
            <w:tcBorders>
              <w:bottom w:val="single" w:sz="4" w:space="0" w:color="000000" w:themeColor="text1"/>
            </w:tcBorders>
          </w:tcPr>
          <w:p w14:paraId="4EC89C2E" w14:textId="77777777" w:rsidR="002E14C8" w:rsidRPr="00A7598A" w:rsidRDefault="002E14C8" w:rsidP="00535CE0">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AutoDischarge login</w:t>
            </w:r>
          </w:p>
        </w:tc>
      </w:tr>
      <w:tr w:rsidR="002E14C8" w:rsidRPr="00207595" w14:paraId="7F112B8A" w14:textId="77777777" w:rsidTr="00535CE0">
        <w:tc>
          <w:tcPr>
            <w:tcW w:w="2178" w:type="dxa"/>
            <w:tcBorders>
              <w:bottom w:val="single" w:sz="4" w:space="0" w:color="000000" w:themeColor="text1"/>
            </w:tcBorders>
            <w:shd w:val="clear" w:color="auto" w:fill="F2F2F2" w:themeFill="background1" w:themeFillShade="F2"/>
          </w:tcPr>
          <w:p w14:paraId="3B80C5C4" w14:textId="77777777" w:rsidR="002E14C8" w:rsidRPr="00A7598A" w:rsidRDefault="002E14C8" w:rsidP="00535CE0">
            <w:pPr>
              <w:rPr>
                <w:rFonts w:cs="Arial"/>
                <w:b/>
                <w:sz w:val="18"/>
                <w:szCs w:val="18"/>
              </w:rPr>
            </w:pPr>
            <w:r>
              <w:rPr>
                <w:rFonts w:ascii="Calibri" w:hAnsi="Calibri" w:cs="Calibri"/>
                <w:b/>
                <w:bCs/>
                <w:color w:val="000000"/>
              </w:rPr>
              <w:t>IcsPrintSrv</w:t>
            </w:r>
          </w:p>
        </w:tc>
        <w:tc>
          <w:tcPr>
            <w:tcW w:w="6570" w:type="dxa"/>
            <w:tcBorders>
              <w:bottom w:val="single" w:sz="4" w:space="0" w:color="000000" w:themeColor="text1"/>
            </w:tcBorders>
            <w:shd w:val="clear" w:color="auto" w:fill="F2F2F2" w:themeFill="background1" w:themeFillShade="F2"/>
          </w:tcPr>
          <w:p w14:paraId="562FB3CA" w14:textId="77777777" w:rsidR="002E14C8" w:rsidRPr="00A7598A" w:rsidRDefault="002E14C8" w:rsidP="00535CE0">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IcsPrintService login</w:t>
            </w:r>
          </w:p>
        </w:tc>
      </w:tr>
      <w:tr w:rsidR="002E14C8" w:rsidRPr="00207595" w14:paraId="4E87A0FB" w14:textId="77777777" w:rsidTr="00535CE0">
        <w:tc>
          <w:tcPr>
            <w:tcW w:w="2178" w:type="dxa"/>
            <w:shd w:val="clear" w:color="auto" w:fill="FFFFFF" w:themeFill="background1"/>
          </w:tcPr>
          <w:p w14:paraId="50C04132" w14:textId="77777777" w:rsidR="002E14C8" w:rsidRPr="00A7598A" w:rsidRDefault="002E14C8" w:rsidP="00535CE0">
            <w:pPr>
              <w:rPr>
                <w:rFonts w:cs="Arial"/>
                <w:b/>
                <w:sz w:val="18"/>
                <w:szCs w:val="18"/>
              </w:rPr>
            </w:pPr>
            <w:r>
              <w:rPr>
                <w:rFonts w:ascii="Calibri" w:hAnsi="Calibri" w:cs="Calibri"/>
                <w:b/>
                <w:bCs/>
                <w:color w:val="000000"/>
              </w:rPr>
              <w:t>IcsStepUpd</w:t>
            </w:r>
          </w:p>
        </w:tc>
        <w:tc>
          <w:tcPr>
            <w:tcW w:w="6570" w:type="dxa"/>
            <w:shd w:val="clear" w:color="auto" w:fill="FFFFFF" w:themeFill="background1"/>
          </w:tcPr>
          <w:p w14:paraId="7A9202F0" w14:textId="77777777" w:rsidR="002E14C8" w:rsidRPr="00A7598A" w:rsidRDefault="002E14C8" w:rsidP="00535CE0">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Step Update login</w:t>
            </w:r>
          </w:p>
        </w:tc>
      </w:tr>
      <w:tr w:rsidR="002E14C8" w:rsidRPr="00207595" w14:paraId="748D3625" w14:textId="77777777" w:rsidTr="00535CE0">
        <w:tc>
          <w:tcPr>
            <w:tcW w:w="2178" w:type="dxa"/>
            <w:tcBorders>
              <w:bottom w:val="single" w:sz="4" w:space="0" w:color="000000" w:themeColor="text1"/>
            </w:tcBorders>
            <w:shd w:val="clear" w:color="auto" w:fill="F2F2F2" w:themeFill="background1" w:themeFillShade="F2"/>
          </w:tcPr>
          <w:p w14:paraId="44379753" w14:textId="77777777" w:rsidR="002E14C8" w:rsidRPr="00A7598A" w:rsidRDefault="002E14C8" w:rsidP="00535CE0">
            <w:pPr>
              <w:rPr>
                <w:rFonts w:cs="Arial"/>
                <w:b/>
                <w:sz w:val="18"/>
                <w:szCs w:val="18"/>
              </w:rPr>
            </w:pPr>
            <w:r>
              <w:rPr>
                <w:rFonts w:ascii="Calibri" w:hAnsi="Calibri" w:cs="Calibri"/>
                <w:b/>
                <w:bCs/>
                <w:color w:val="000000"/>
              </w:rPr>
              <w:t>IcsSysBal</w:t>
            </w:r>
          </w:p>
        </w:tc>
        <w:tc>
          <w:tcPr>
            <w:tcW w:w="6570" w:type="dxa"/>
            <w:tcBorders>
              <w:bottom w:val="single" w:sz="4" w:space="0" w:color="000000" w:themeColor="text1"/>
            </w:tcBorders>
            <w:shd w:val="clear" w:color="auto" w:fill="F2F2F2" w:themeFill="background1" w:themeFillShade="F2"/>
          </w:tcPr>
          <w:p w14:paraId="23B51256" w14:textId="77777777" w:rsidR="002E14C8" w:rsidRPr="00A7598A" w:rsidRDefault="002E14C8" w:rsidP="00535CE0">
            <w:pPr>
              <w:textAlignment w:val="center"/>
              <w:rPr>
                <w:rFonts w:ascii="Times New Roman" w:eastAsia="Times New Roman" w:hAnsi="Times New Roman" w:cs="Times New Roman"/>
                <w:sz w:val="18"/>
                <w:szCs w:val="18"/>
              </w:rPr>
            </w:pPr>
            <w:r>
              <w:rPr>
                <w:rFonts w:ascii="Calibri" w:eastAsia="Times New Roman" w:hAnsi="Calibri" w:cs="Times New Roman"/>
                <w:sz w:val="18"/>
                <w:szCs w:val="18"/>
              </w:rPr>
              <w:t>Sys Bal login</w:t>
            </w:r>
          </w:p>
        </w:tc>
      </w:tr>
      <w:tr w:rsidR="002E14C8" w:rsidRPr="00207595" w14:paraId="25683930" w14:textId="77777777" w:rsidTr="00535CE0">
        <w:tc>
          <w:tcPr>
            <w:tcW w:w="2178" w:type="dxa"/>
            <w:shd w:val="clear" w:color="auto" w:fill="FFFFFF" w:themeFill="background1"/>
            <w:vAlign w:val="bottom"/>
          </w:tcPr>
          <w:p w14:paraId="68631F87" w14:textId="77777777" w:rsidR="002E14C8" w:rsidRPr="00A7598A" w:rsidRDefault="002E14C8" w:rsidP="00535CE0">
            <w:pPr>
              <w:rPr>
                <w:rFonts w:cs="Arial"/>
                <w:b/>
                <w:sz w:val="18"/>
                <w:szCs w:val="18"/>
              </w:rPr>
            </w:pPr>
            <w:r>
              <w:rPr>
                <w:rFonts w:ascii="Calibri" w:hAnsi="Calibri" w:cs="Calibri"/>
                <w:b/>
                <w:bCs/>
                <w:color w:val="000000"/>
              </w:rPr>
              <w:t>IcsInf</w:t>
            </w:r>
          </w:p>
        </w:tc>
        <w:tc>
          <w:tcPr>
            <w:tcW w:w="6570" w:type="dxa"/>
            <w:shd w:val="clear" w:color="auto" w:fill="FFFFFF" w:themeFill="background1"/>
          </w:tcPr>
          <w:p w14:paraId="3DBD6213" w14:textId="77777777" w:rsidR="002E14C8" w:rsidRPr="00A7598A" w:rsidRDefault="002E14C8" w:rsidP="00535CE0">
            <w:pPr>
              <w:rPr>
                <w:rFonts w:cs="Arial"/>
                <w:sz w:val="18"/>
                <w:szCs w:val="18"/>
              </w:rPr>
            </w:pPr>
            <w:r>
              <w:rPr>
                <w:rFonts w:cs="Arial"/>
                <w:sz w:val="18"/>
                <w:szCs w:val="18"/>
              </w:rPr>
              <w:t>Inbound / outbound interface login</w:t>
            </w:r>
          </w:p>
        </w:tc>
      </w:tr>
      <w:tr w:rsidR="002E14C8" w:rsidRPr="00207595" w14:paraId="58F76663" w14:textId="77777777" w:rsidTr="00535CE0">
        <w:tc>
          <w:tcPr>
            <w:tcW w:w="2178" w:type="dxa"/>
            <w:shd w:val="clear" w:color="auto" w:fill="F2F2F2" w:themeFill="background1" w:themeFillShade="F2"/>
            <w:vAlign w:val="bottom"/>
          </w:tcPr>
          <w:p w14:paraId="2A66A873" w14:textId="77777777" w:rsidR="002E14C8" w:rsidRPr="00A7598A" w:rsidRDefault="002E14C8" w:rsidP="00535CE0">
            <w:pPr>
              <w:rPr>
                <w:rFonts w:cs="Arial"/>
                <w:b/>
                <w:sz w:val="18"/>
                <w:szCs w:val="18"/>
              </w:rPr>
            </w:pPr>
            <w:r>
              <w:rPr>
                <w:rFonts w:ascii="Calibri" w:hAnsi="Calibri" w:cs="Calibri"/>
                <w:b/>
                <w:bCs/>
                <w:color w:val="000000"/>
              </w:rPr>
              <w:t>IcsBillSvc</w:t>
            </w:r>
          </w:p>
        </w:tc>
        <w:tc>
          <w:tcPr>
            <w:tcW w:w="6570" w:type="dxa"/>
            <w:shd w:val="clear" w:color="auto" w:fill="F2F2F2" w:themeFill="background1" w:themeFillShade="F2"/>
          </w:tcPr>
          <w:p w14:paraId="3F591E97" w14:textId="77777777" w:rsidR="002E14C8" w:rsidRPr="00A7598A" w:rsidRDefault="002E14C8" w:rsidP="00535CE0">
            <w:pPr>
              <w:rPr>
                <w:rFonts w:cs="Arial"/>
                <w:sz w:val="18"/>
                <w:szCs w:val="18"/>
              </w:rPr>
            </w:pPr>
            <w:r>
              <w:rPr>
                <w:rFonts w:cs="Arial"/>
                <w:sz w:val="18"/>
                <w:szCs w:val="18"/>
              </w:rPr>
              <w:t>Billing Service login</w:t>
            </w:r>
          </w:p>
        </w:tc>
      </w:tr>
      <w:tr w:rsidR="002E14C8" w:rsidRPr="00207595" w14:paraId="5BEAFE7C" w14:textId="77777777" w:rsidTr="00535CE0">
        <w:tc>
          <w:tcPr>
            <w:tcW w:w="2178" w:type="dxa"/>
            <w:shd w:val="clear" w:color="auto" w:fill="F2F2F2" w:themeFill="background1" w:themeFillShade="F2"/>
            <w:vAlign w:val="bottom"/>
          </w:tcPr>
          <w:p w14:paraId="261FD482" w14:textId="77777777" w:rsidR="002E14C8" w:rsidRPr="00A7598A" w:rsidRDefault="002E14C8" w:rsidP="00535CE0">
            <w:pPr>
              <w:rPr>
                <w:rFonts w:cs="Arial"/>
                <w:b/>
                <w:sz w:val="18"/>
                <w:szCs w:val="18"/>
              </w:rPr>
            </w:pPr>
            <w:r>
              <w:rPr>
                <w:rFonts w:ascii="Calibri" w:hAnsi="Calibri" w:cs="Calibri"/>
                <w:b/>
                <w:bCs/>
                <w:color w:val="000000"/>
              </w:rPr>
              <w:t>IcsGLSum</w:t>
            </w:r>
          </w:p>
        </w:tc>
        <w:tc>
          <w:tcPr>
            <w:tcW w:w="6570" w:type="dxa"/>
            <w:shd w:val="clear" w:color="auto" w:fill="F2F2F2" w:themeFill="background1" w:themeFillShade="F2"/>
          </w:tcPr>
          <w:p w14:paraId="2E285253" w14:textId="77777777" w:rsidR="002E14C8" w:rsidRPr="00A7598A" w:rsidRDefault="002E14C8" w:rsidP="00535CE0">
            <w:pPr>
              <w:rPr>
                <w:rFonts w:cs="Arial"/>
                <w:sz w:val="18"/>
                <w:szCs w:val="18"/>
              </w:rPr>
            </w:pPr>
            <w:r>
              <w:rPr>
                <w:rFonts w:cs="Arial"/>
                <w:sz w:val="18"/>
                <w:szCs w:val="18"/>
              </w:rPr>
              <w:t>GL Summary login</w:t>
            </w:r>
          </w:p>
        </w:tc>
      </w:tr>
      <w:tr w:rsidR="002F6202" w:rsidRPr="00207595" w14:paraId="792F255D" w14:textId="77777777" w:rsidTr="00EA52B1">
        <w:tc>
          <w:tcPr>
            <w:tcW w:w="2178" w:type="dxa"/>
            <w:shd w:val="clear" w:color="auto" w:fill="F2F2F2" w:themeFill="background1" w:themeFillShade="F2"/>
            <w:vAlign w:val="bottom"/>
          </w:tcPr>
          <w:p w14:paraId="6131CE0F" w14:textId="77777777" w:rsidR="002F6202" w:rsidRDefault="002F6202" w:rsidP="00EA52B1">
            <w:pPr>
              <w:rPr>
                <w:rFonts w:ascii="Calibri" w:hAnsi="Calibri" w:cs="Calibri"/>
                <w:b/>
                <w:bCs/>
                <w:color w:val="000000"/>
              </w:rPr>
            </w:pPr>
            <w:r>
              <w:rPr>
                <w:rFonts w:ascii="Calibri" w:hAnsi="Calibri" w:cs="Calibri"/>
                <w:b/>
                <w:bCs/>
                <w:color w:val="000000"/>
              </w:rPr>
              <w:t>IcsSmBalWrtOff</w:t>
            </w:r>
          </w:p>
        </w:tc>
        <w:tc>
          <w:tcPr>
            <w:tcW w:w="6570" w:type="dxa"/>
            <w:shd w:val="clear" w:color="auto" w:fill="F2F2F2" w:themeFill="background1" w:themeFillShade="F2"/>
          </w:tcPr>
          <w:p w14:paraId="4EBB0EAF" w14:textId="77777777" w:rsidR="002F6202" w:rsidRDefault="002F6202" w:rsidP="00EA52B1">
            <w:pPr>
              <w:rPr>
                <w:rFonts w:cs="Arial"/>
                <w:sz w:val="18"/>
                <w:szCs w:val="18"/>
              </w:rPr>
            </w:pPr>
            <w:r>
              <w:rPr>
                <w:rFonts w:cs="Arial"/>
                <w:sz w:val="18"/>
                <w:szCs w:val="18"/>
              </w:rPr>
              <w:t>Small Balance Writeoff login</w:t>
            </w:r>
          </w:p>
        </w:tc>
      </w:tr>
      <w:tr w:rsidR="002E14C8" w:rsidRPr="00207595" w14:paraId="74B8EFB8" w14:textId="77777777" w:rsidTr="00535CE0">
        <w:tc>
          <w:tcPr>
            <w:tcW w:w="2178" w:type="dxa"/>
            <w:shd w:val="clear" w:color="auto" w:fill="F2F2F2" w:themeFill="background1" w:themeFillShade="F2"/>
            <w:vAlign w:val="bottom"/>
          </w:tcPr>
          <w:p w14:paraId="20B9602A" w14:textId="77777777" w:rsidR="002E14C8" w:rsidRPr="00A7598A" w:rsidRDefault="002E14C8" w:rsidP="00535CE0">
            <w:pPr>
              <w:rPr>
                <w:rFonts w:cs="Arial"/>
                <w:b/>
                <w:sz w:val="18"/>
                <w:szCs w:val="18"/>
              </w:rPr>
            </w:pPr>
            <w:r>
              <w:rPr>
                <w:rFonts w:ascii="Calibri" w:hAnsi="Calibri" w:cs="Calibri"/>
                <w:b/>
                <w:bCs/>
                <w:color w:val="000000"/>
              </w:rPr>
              <w:t>IcsCont</w:t>
            </w:r>
            <w:r w:rsidR="00CF3837">
              <w:rPr>
                <w:rFonts w:ascii="Calibri" w:hAnsi="Calibri" w:cs="Calibri"/>
                <w:b/>
                <w:bCs/>
                <w:color w:val="000000"/>
              </w:rPr>
              <w:t>r</w:t>
            </w:r>
            <w:r>
              <w:rPr>
                <w:rFonts w:ascii="Calibri" w:hAnsi="Calibri" w:cs="Calibri"/>
                <w:b/>
                <w:bCs/>
                <w:color w:val="000000"/>
              </w:rPr>
              <w:t>Reimb</w:t>
            </w:r>
          </w:p>
        </w:tc>
        <w:tc>
          <w:tcPr>
            <w:tcW w:w="6570" w:type="dxa"/>
            <w:shd w:val="clear" w:color="auto" w:fill="F2F2F2" w:themeFill="background1" w:themeFillShade="F2"/>
          </w:tcPr>
          <w:p w14:paraId="02AAFD02" w14:textId="77777777" w:rsidR="002E14C8" w:rsidRPr="00A7598A" w:rsidRDefault="002E14C8" w:rsidP="00535CE0">
            <w:pPr>
              <w:rPr>
                <w:rFonts w:cs="Arial"/>
                <w:sz w:val="18"/>
                <w:szCs w:val="18"/>
              </w:rPr>
            </w:pPr>
            <w:r>
              <w:rPr>
                <w:rFonts w:cs="Arial"/>
                <w:sz w:val="18"/>
                <w:szCs w:val="18"/>
              </w:rPr>
              <w:t>Contract Reimbursement Login</w:t>
            </w:r>
          </w:p>
        </w:tc>
      </w:tr>
      <w:tr w:rsidR="002E14C8" w:rsidRPr="00207595" w14:paraId="5C3823A0" w14:textId="77777777" w:rsidTr="00535CE0">
        <w:tc>
          <w:tcPr>
            <w:tcW w:w="2178" w:type="dxa"/>
            <w:shd w:val="clear" w:color="auto" w:fill="F2F2F2" w:themeFill="background1" w:themeFillShade="F2"/>
            <w:vAlign w:val="bottom"/>
          </w:tcPr>
          <w:p w14:paraId="75D1564F" w14:textId="77777777" w:rsidR="002E14C8" w:rsidRPr="00A7598A" w:rsidRDefault="002E14C8" w:rsidP="00535CE0">
            <w:pPr>
              <w:rPr>
                <w:rFonts w:cs="Arial"/>
                <w:b/>
                <w:sz w:val="18"/>
                <w:szCs w:val="18"/>
              </w:rPr>
            </w:pPr>
            <w:r>
              <w:rPr>
                <w:rFonts w:ascii="Calibri" w:hAnsi="Calibri" w:cs="Calibri"/>
                <w:b/>
                <w:bCs/>
                <w:color w:val="000000"/>
              </w:rPr>
              <w:t>IcsOEPrint</w:t>
            </w:r>
          </w:p>
        </w:tc>
        <w:tc>
          <w:tcPr>
            <w:tcW w:w="6570" w:type="dxa"/>
            <w:shd w:val="clear" w:color="auto" w:fill="F2F2F2" w:themeFill="background1" w:themeFillShade="F2"/>
          </w:tcPr>
          <w:p w14:paraId="7AE91E30" w14:textId="77777777" w:rsidR="002E14C8" w:rsidRPr="00A7598A" w:rsidRDefault="002E14C8" w:rsidP="00535CE0">
            <w:pPr>
              <w:rPr>
                <w:rFonts w:cs="Arial"/>
                <w:sz w:val="18"/>
                <w:szCs w:val="18"/>
              </w:rPr>
            </w:pPr>
            <w:r>
              <w:rPr>
                <w:rFonts w:cs="Arial"/>
                <w:sz w:val="18"/>
                <w:szCs w:val="18"/>
              </w:rPr>
              <w:t>OE Print Proc Login</w:t>
            </w:r>
          </w:p>
        </w:tc>
      </w:tr>
      <w:tr w:rsidR="002E14C8" w:rsidRPr="00207595" w14:paraId="1FE25C4A" w14:textId="77777777" w:rsidTr="00535CE0">
        <w:tc>
          <w:tcPr>
            <w:tcW w:w="2178" w:type="dxa"/>
            <w:shd w:val="clear" w:color="auto" w:fill="F2F2F2" w:themeFill="background1" w:themeFillShade="F2"/>
            <w:vAlign w:val="bottom"/>
          </w:tcPr>
          <w:p w14:paraId="70BBABA1" w14:textId="77777777" w:rsidR="002E14C8" w:rsidRPr="00A7598A" w:rsidRDefault="002E14C8" w:rsidP="00535CE0">
            <w:pPr>
              <w:rPr>
                <w:rFonts w:cs="Arial"/>
                <w:b/>
                <w:sz w:val="18"/>
                <w:szCs w:val="18"/>
              </w:rPr>
            </w:pPr>
            <w:r>
              <w:rPr>
                <w:rFonts w:ascii="Calibri" w:hAnsi="Calibri" w:cs="Calibri"/>
                <w:b/>
                <w:bCs/>
                <w:color w:val="000000"/>
              </w:rPr>
              <w:t>IcsOEChg</w:t>
            </w:r>
          </w:p>
        </w:tc>
        <w:tc>
          <w:tcPr>
            <w:tcW w:w="6570" w:type="dxa"/>
            <w:shd w:val="clear" w:color="auto" w:fill="F2F2F2" w:themeFill="background1" w:themeFillShade="F2"/>
          </w:tcPr>
          <w:p w14:paraId="6AB43F04" w14:textId="77777777" w:rsidR="002E14C8" w:rsidRPr="00A7598A" w:rsidRDefault="002E14C8" w:rsidP="00535CE0">
            <w:pPr>
              <w:rPr>
                <w:rFonts w:cs="Arial"/>
                <w:sz w:val="18"/>
                <w:szCs w:val="18"/>
              </w:rPr>
            </w:pPr>
            <w:r>
              <w:rPr>
                <w:rFonts w:cs="Arial"/>
                <w:sz w:val="18"/>
                <w:szCs w:val="18"/>
              </w:rPr>
              <w:t>OE Charge Proc Login</w:t>
            </w:r>
          </w:p>
        </w:tc>
      </w:tr>
      <w:tr w:rsidR="002E14C8" w:rsidRPr="00207595" w14:paraId="74AD9349" w14:textId="77777777" w:rsidTr="00535CE0">
        <w:tc>
          <w:tcPr>
            <w:tcW w:w="2178" w:type="dxa"/>
            <w:shd w:val="clear" w:color="auto" w:fill="F2F2F2" w:themeFill="background1" w:themeFillShade="F2"/>
            <w:vAlign w:val="bottom"/>
          </w:tcPr>
          <w:p w14:paraId="49FB4292" w14:textId="77777777" w:rsidR="002E14C8" w:rsidRDefault="002E14C8" w:rsidP="00535CE0">
            <w:pPr>
              <w:rPr>
                <w:rFonts w:ascii="Calibri" w:hAnsi="Calibri" w:cs="Calibri"/>
                <w:b/>
                <w:bCs/>
                <w:color w:val="000000"/>
              </w:rPr>
            </w:pPr>
            <w:r>
              <w:rPr>
                <w:rFonts w:ascii="Calibri" w:hAnsi="Calibri" w:cs="Calibri"/>
                <w:b/>
                <w:bCs/>
                <w:color w:val="000000"/>
              </w:rPr>
              <w:t>IcsTran</w:t>
            </w:r>
            <w:r w:rsidR="00CF3837">
              <w:rPr>
                <w:rFonts w:ascii="Calibri" w:hAnsi="Calibri" w:cs="Calibri"/>
                <w:b/>
                <w:bCs/>
                <w:color w:val="000000"/>
              </w:rPr>
              <w:t>Svc</w:t>
            </w:r>
          </w:p>
        </w:tc>
        <w:tc>
          <w:tcPr>
            <w:tcW w:w="6570" w:type="dxa"/>
            <w:shd w:val="clear" w:color="auto" w:fill="F2F2F2" w:themeFill="background1" w:themeFillShade="F2"/>
          </w:tcPr>
          <w:p w14:paraId="4735C403" w14:textId="77777777" w:rsidR="002E14C8" w:rsidRDefault="002E14C8" w:rsidP="00535CE0">
            <w:pPr>
              <w:rPr>
                <w:rFonts w:cs="Arial"/>
                <w:sz w:val="18"/>
                <w:szCs w:val="18"/>
              </w:rPr>
            </w:pPr>
            <w:r>
              <w:rPr>
                <w:rFonts w:cs="Arial"/>
                <w:sz w:val="18"/>
                <w:szCs w:val="18"/>
              </w:rPr>
              <w:t>Transaction Service login</w:t>
            </w:r>
          </w:p>
        </w:tc>
      </w:tr>
      <w:tr w:rsidR="00AA6387" w:rsidRPr="00207595" w14:paraId="3E8051CC" w14:textId="77777777" w:rsidTr="00535CE0">
        <w:tc>
          <w:tcPr>
            <w:tcW w:w="2178" w:type="dxa"/>
            <w:shd w:val="clear" w:color="auto" w:fill="F2F2F2" w:themeFill="background1" w:themeFillShade="F2"/>
            <w:vAlign w:val="bottom"/>
          </w:tcPr>
          <w:p w14:paraId="41F83C73" w14:textId="77777777" w:rsidR="00AA6387" w:rsidRDefault="00AA6387" w:rsidP="00535CE0">
            <w:pPr>
              <w:rPr>
                <w:rFonts w:ascii="Calibri" w:hAnsi="Calibri" w:cs="Calibri"/>
                <w:b/>
                <w:bCs/>
                <w:color w:val="000000"/>
              </w:rPr>
            </w:pPr>
            <w:r>
              <w:rPr>
                <w:rFonts w:ascii="Calibri" w:hAnsi="Calibri" w:cs="Calibri"/>
                <w:b/>
                <w:bCs/>
                <w:color w:val="000000"/>
              </w:rPr>
              <w:t>IcsBckFreqProc</w:t>
            </w:r>
          </w:p>
        </w:tc>
        <w:tc>
          <w:tcPr>
            <w:tcW w:w="6570" w:type="dxa"/>
            <w:shd w:val="clear" w:color="auto" w:fill="F2F2F2" w:themeFill="background1" w:themeFillShade="F2"/>
          </w:tcPr>
          <w:p w14:paraId="6B33D507" w14:textId="77777777" w:rsidR="00AA6387" w:rsidRDefault="00AA6387" w:rsidP="00535CE0">
            <w:pPr>
              <w:rPr>
                <w:rFonts w:cs="Arial"/>
                <w:sz w:val="18"/>
                <w:szCs w:val="18"/>
              </w:rPr>
            </w:pPr>
            <w:r>
              <w:rPr>
                <w:rFonts w:cs="Arial"/>
                <w:sz w:val="18"/>
                <w:szCs w:val="18"/>
              </w:rPr>
              <w:t>Background Frequency Processor login</w:t>
            </w:r>
          </w:p>
        </w:tc>
      </w:tr>
      <w:tr w:rsidR="005241E7" w:rsidRPr="00207595" w14:paraId="5B35907B" w14:textId="77777777" w:rsidTr="00535CE0">
        <w:tc>
          <w:tcPr>
            <w:tcW w:w="2178" w:type="dxa"/>
            <w:shd w:val="clear" w:color="auto" w:fill="F2F2F2" w:themeFill="background1" w:themeFillShade="F2"/>
            <w:vAlign w:val="bottom"/>
          </w:tcPr>
          <w:p w14:paraId="5BCEDA72" w14:textId="77777777" w:rsidR="005241E7" w:rsidRDefault="005241E7" w:rsidP="00535CE0">
            <w:pPr>
              <w:rPr>
                <w:rFonts w:ascii="Calibri" w:hAnsi="Calibri" w:cs="Calibri"/>
                <w:b/>
                <w:bCs/>
                <w:color w:val="000000"/>
              </w:rPr>
            </w:pPr>
            <w:r>
              <w:rPr>
                <w:rFonts w:ascii="Calibri" w:hAnsi="Calibri" w:cs="Calibri"/>
                <w:b/>
                <w:bCs/>
                <w:color w:val="000000"/>
              </w:rPr>
              <w:t>IcsPayProc</w:t>
            </w:r>
          </w:p>
        </w:tc>
        <w:tc>
          <w:tcPr>
            <w:tcW w:w="6570" w:type="dxa"/>
            <w:shd w:val="clear" w:color="auto" w:fill="F2F2F2" w:themeFill="background1" w:themeFillShade="F2"/>
          </w:tcPr>
          <w:p w14:paraId="299F315D" w14:textId="77777777" w:rsidR="005241E7" w:rsidRDefault="005241E7" w:rsidP="00535CE0">
            <w:pPr>
              <w:rPr>
                <w:rFonts w:cs="Arial"/>
                <w:sz w:val="18"/>
                <w:szCs w:val="18"/>
              </w:rPr>
            </w:pPr>
            <w:r>
              <w:rPr>
                <w:rFonts w:cs="Arial"/>
                <w:sz w:val="18"/>
                <w:szCs w:val="18"/>
              </w:rPr>
              <w:t>AR Payment Processor login</w:t>
            </w:r>
          </w:p>
        </w:tc>
      </w:tr>
      <w:tr w:rsidR="0058292E" w:rsidRPr="00207595" w14:paraId="13547C1A" w14:textId="77777777" w:rsidTr="00EA52B1">
        <w:tc>
          <w:tcPr>
            <w:tcW w:w="2178" w:type="dxa"/>
            <w:shd w:val="clear" w:color="auto" w:fill="F2F2F2" w:themeFill="background1" w:themeFillShade="F2"/>
            <w:vAlign w:val="bottom"/>
          </w:tcPr>
          <w:p w14:paraId="30F49467" w14:textId="77777777" w:rsidR="0058292E" w:rsidRDefault="0058292E" w:rsidP="00EA52B1">
            <w:pPr>
              <w:rPr>
                <w:rFonts w:ascii="Calibri" w:hAnsi="Calibri" w:cs="Calibri"/>
                <w:b/>
                <w:bCs/>
                <w:color w:val="000000"/>
              </w:rPr>
            </w:pPr>
            <w:r>
              <w:rPr>
                <w:rFonts w:ascii="Calibri" w:hAnsi="Calibri" w:cs="Calibri"/>
                <w:b/>
                <w:bCs/>
                <w:color w:val="000000"/>
              </w:rPr>
              <w:t>IcsServices</w:t>
            </w:r>
          </w:p>
        </w:tc>
        <w:tc>
          <w:tcPr>
            <w:tcW w:w="6570" w:type="dxa"/>
            <w:shd w:val="clear" w:color="auto" w:fill="F2F2F2" w:themeFill="background1" w:themeFillShade="F2"/>
          </w:tcPr>
          <w:p w14:paraId="31EE0577" w14:textId="77777777" w:rsidR="0058292E" w:rsidRDefault="0058292E" w:rsidP="00FD4930">
            <w:pPr>
              <w:rPr>
                <w:rFonts w:cs="Arial"/>
                <w:sz w:val="18"/>
                <w:szCs w:val="18"/>
              </w:rPr>
            </w:pPr>
            <w:r>
              <w:rPr>
                <w:rFonts w:cs="Arial"/>
                <w:sz w:val="18"/>
                <w:szCs w:val="18"/>
              </w:rPr>
              <w:t>Generic Services Login</w:t>
            </w:r>
          </w:p>
        </w:tc>
      </w:tr>
      <w:tr w:rsidR="00C03E08" w:rsidRPr="00207595" w14:paraId="72EB3134" w14:textId="77777777" w:rsidTr="00EA52B1">
        <w:tc>
          <w:tcPr>
            <w:tcW w:w="2178" w:type="dxa"/>
            <w:shd w:val="clear" w:color="auto" w:fill="F2F2F2" w:themeFill="background1" w:themeFillShade="F2"/>
            <w:vAlign w:val="bottom"/>
          </w:tcPr>
          <w:p w14:paraId="2B29AB11" w14:textId="77777777" w:rsidR="00C03E08" w:rsidRDefault="00C03E08" w:rsidP="00EA52B1">
            <w:pPr>
              <w:rPr>
                <w:rFonts w:ascii="Calibri" w:hAnsi="Calibri" w:cs="Calibri"/>
                <w:b/>
                <w:bCs/>
                <w:color w:val="000000"/>
              </w:rPr>
            </w:pPr>
            <w:r>
              <w:rPr>
                <w:rFonts w:ascii="Calibri" w:hAnsi="Calibri" w:cs="Calibri"/>
                <w:b/>
                <w:bCs/>
                <w:color w:val="000000"/>
              </w:rPr>
              <w:lastRenderedPageBreak/>
              <w:t>IcsNotif</w:t>
            </w:r>
          </w:p>
        </w:tc>
        <w:tc>
          <w:tcPr>
            <w:tcW w:w="6570" w:type="dxa"/>
            <w:shd w:val="clear" w:color="auto" w:fill="F2F2F2" w:themeFill="background1" w:themeFillShade="F2"/>
          </w:tcPr>
          <w:p w14:paraId="789478CC" w14:textId="77777777" w:rsidR="00C03E08" w:rsidRDefault="00C03E08" w:rsidP="00EA52B1">
            <w:pPr>
              <w:rPr>
                <w:rFonts w:cs="Arial"/>
                <w:sz w:val="18"/>
                <w:szCs w:val="18"/>
              </w:rPr>
            </w:pPr>
            <w:r>
              <w:rPr>
                <w:rFonts w:cs="Arial"/>
                <w:sz w:val="18"/>
                <w:szCs w:val="18"/>
              </w:rPr>
              <w:t>Notification Service login</w:t>
            </w:r>
          </w:p>
        </w:tc>
      </w:tr>
    </w:tbl>
    <w:p w14:paraId="43CB84E9" w14:textId="77777777" w:rsidR="00701699" w:rsidRDefault="00701699" w:rsidP="00701699">
      <w:pPr>
        <w:spacing w:after="0" w:line="240" w:lineRule="auto"/>
        <w:rPr>
          <w:rFonts w:cs="Arial"/>
        </w:rPr>
      </w:pPr>
    </w:p>
    <w:p w14:paraId="71B6C392" w14:textId="77777777" w:rsidR="00701699" w:rsidRPr="00CF3837" w:rsidRDefault="00701699" w:rsidP="00701699">
      <w:pPr>
        <w:spacing w:after="0" w:line="240" w:lineRule="auto"/>
        <w:rPr>
          <w:rFonts w:cs="Arial"/>
        </w:rPr>
      </w:pPr>
      <w:r>
        <w:rPr>
          <w:rFonts w:cs="Arial"/>
        </w:rPr>
        <w:t>The above SQL Users will need to be created on all InsightCS related SQL Servers.  In addition, these accounts will have to be repaired in order to connect theSQL users to the InsightCS databases (</w:t>
      </w:r>
      <w:r w:rsidRPr="00701699">
        <w:rPr>
          <w:rFonts w:cs="Arial"/>
          <w:i/>
        </w:rPr>
        <w:t>FYI: This happens when restoring databases from one server/domain to another</w:t>
      </w:r>
      <w:r>
        <w:rPr>
          <w:rFonts w:cs="Arial"/>
        </w:rPr>
        <w:t xml:space="preserve">).  </w:t>
      </w:r>
    </w:p>
    <w:p w14:paraId="0B79AB95" w14:textId="77777777" w:rsidR="00701699" w:rsidRDefault="00701699" w:rsidP="00701699">
      <w:pPr>
        <w:spacing w:after="0" w:line="240" w:lineRule="auto"/>
        <w:rPr>
          <w:rFonts w:ascii="Calibri" w:eastAsia="Times New Roman" w:hAnsi="Calibri" w:cs="Times New Roman"/>
          <w:b/>
          <w:bCs/>
          <w:i/>
          <w:iCs/>
        </w:rPr>
      </w:pPr>
    </w:p>
    <w:p w14:paraId="1537D3C7" w14:textId="18083A26" w:rsidR="00F91387" w:rsidRDefault="00F91387" w:rsidP="00F91387">
      <w:pPr>
        <w:spacing w:after="0" w:line="240" w:lineRule="auto"/>
        <w:rPr>
          <w:rFonts w:ascii="Calibri" w:eastAsia="Times New Roman" w:hAnsi="Calibri" w:cs="Times New Roman"/>
          <w:i/>
          <w:iCs/>
        </w:rPr>
      </w:pPr>
      <w:r>
        <w:rPr>
          <w:rFonts w:ascii="Calibri" w:eastAsia="Times New Roman" w:hAnsi="Calibri" w:cs="Times New Roman"/>
          <w:i/>
          <w:iCs/>
        </w:rPr>
        <w:t>Default password for these accounts are typically ‘St0ck3!!’.  Update if desired.</w:t>
      </w:r>
    </w:p>
    <w:p w14:paraId="6965996D" w14:textId="66C43F2E" w:rsidR="00701699" w:rsidRPr="00A11636" w:rsidRDefault="00936C4A" w:rsidP="00DF4F96">
      <w:pPr>
        <w:pStyle w:val="ListParagraph"/>
        <w:numPr>
          <w:ilvl w:val="1"/>
          <w:numId w:val="7"/>
        </w:numPr>
        <w:spacing w:after="0" w:line="240" w:lineRule="auto"/>
        <w:textAlignment w:val="center"/>
        <w:rPr>
          <w:rFonts w:ascii="Times New Roman" w:eastAsia="Times New Roman" w:hAnsi="Times New Roman" w:cs="Times New Roman"/>
          <w:sz w:val="24"/>
          <w:szCs w:val="24"/>
        </w:rPr>
      </w:pPr>
      <w:r>
        <w:rPr>
          <w:rFonts w:ascii="Calibri" w:eastAsia="Times New Roman" w:hAnsi="Calibri" w:cs="Times New Roman"/>
          <w:i/>
          <w:iCs/>
        </w:rPr>
        <w:br/>
      </w:r>
    </w:p>
    <w:p w14:paraId="79BBEA33" w14:textId="77777777" w:rsidR="0051331C" w:rsidRPr="00104DBE" w:rsidRDefault="0051331C" w:rsidP="005C403D">
      <w:pPr>
        <w:pStyle w:val="Heading2"/>
      </w:pPr>
      <w:bookmarkStart w:id="205" w:name="_Toc411923762"/>
      <w:bookmarkStart w:id="206" w:name="Setup_SQL_Database_Adjustments"/>
      <w:r w:rsidRPr="00104DBE">
        <w:t>Adjustments That Need to be Made to the InsightCS Model Database</w:t>
      </w:r>
      <w:r w:rsidR="006A1A8F" w:rsidRPr="00104DBE">
        <w:t>(</w:t>
      </w:r>
      <w:r w:rsidRPr="00104DBE">
        <w:t>s</w:t>
      </w:r>
      <w:r w:rsidR="006A1A8F" w:rsidRPr="00104DBE">
        <w:t>)</w:t>
      </w:r>
      <w:r w:rsidRPr="00104DBE">
        <w:t xml:space="preserve"> for the New Client</w:t>
      </w:r>
      <w:bookmarkEnd w:id="205"/>
    </w:p>
    <w:bookmarkEnd w:id="206"/>
    <w:p w14:paraId="39148D2E" w14:textId="3AD20326" w:rsidR="00984421" w:rsidRPr="00984421" w:rsidRDefault="006A1A8F" w:rsidP="00DF4F96">
      <w:pPr>
        <w:pStyle w:val="ListParagraph"/>
        <w:numPr>
          <w:ilvl w:val="0"/>
          <w:numId w:val="16"/>
        </w:numPr>
        <w:rPr>
          <w:rFonts w:cs="Arial"/>
          <w:b/>
        </w:rPr>
      </w:pPr>
      <w:del w:id="207" w:author="Brian Stockell" w:date="2019-11-21T13:53:00Z">
        <w:r w:rsidRPr="007067F3" w:rsidDel="00A54B96">
          <w:rPr>
            <w:rFonts w:cs="Arial"/>
            <w:b/>
          </w:rPr>
          <w:delText>IcsMain</w:delText>
        </w:r>
      </w:del>
      <w:ins w:id="208" w:author="Brian Stockell" w:date="2019-11-21T13:53:00Z">
        <w:del w:id="209" w:author="Patrick Lim" w:date="2020-03-03T13:41:00Z">
          <w:r w:rsidR="00A54B96" w:rsidDel="00AA0B74">
            <w:rPr>
              <w:rFonts w:cs="Arial"/>
              <w:b/>
            </w:rPr>
            <w:delText>Aat</w:delText>
          </w:r>
        </w:del>
      </w:ins>
      <w:ins w:id="210" w:author="Patrick Lim" w:date="2020-03-03T13:41:00Z">
        <w:r w:rsidR="00AA0B74">
          <w:rPr>
            <w:rFonts w:cs="Arial"/>
            <w:b/>
          </w:rPr>
          <w:t>Chcc</w:t>
        </w:r>
      </w:ins>
      <w:ins w:id="211" w:author="Brian Stockell" w:date="2019-11-21T13:53:00Z">
        <w:r w:rsidR="00A54B96">
          <w:rPr>
            <w:rFonts w:cs="Arial"/>
            <w:b/>
          </w:rPr>
          <w:t>-rcm</w:t>
        </w:r>
      </w:ins>
      <w:r w:rsidRPr="007067F3">
        <w:rPr>
          <w:rFonts w:cs="Arial"/>
          <w:b/>
        </w:rPr>
        <w:t xml:space="preserve"> (</w:t>
      </w:r>
      <w:del w:id="212" w:author="Brian Stockell" w:date="2019-11-21T13:54:00Z">
        <w:r w:rsidRPr="007067F3" w:rsidDel="00A54B96">
          <w:rPr>
            <w:rFonts w:cs="Arial"/>
            <w:b/>
            <w:i/>
          </w:rPr>
          <w:delText>IcsTest</w:delText>
        </w:r>
      </w:del>
      <w:ins w:id="213" w:author="Brian Stockell" w:date="2019-11-21T13:54:00Z">
        <w:del w:id="214" w:author="Patrick Lim" w:date="2020-03-03T13:41:00Z">
          <w:r w:rsidR="00A54B96" w:rsidDel="00AA0B74">
            <w:rPr>
              <w:rFonts w:cs="Arial"/>
              <w:b/>
              <w:i/>
            </w:rPr>
            <w:delText>Aat</w:delText>
          </w:r>
        </w:del>
      </w:ins>
      <w:ins w:id="215" w:author="Patrick Lim" w:date="2020-03-03T13:41:00Z">
        <w:r w:rsidR="00AA0B74">
          <w:rPr>
            <w:rFonts w:cs="Arial"/>
            <w:b/>
            <w:i/>
          </w:rPr>
          <w:t>Chcc</w:t>
        </w:r>
      </w:ins>
      <w:ins w:id="216" w:author="Brian Stockell" w:date="2019-11-21T13:54:00Z">
        <w:r w:rsidR="00A54B96">
          <w:rPr>
            <w:rFonts w:cs="Arial"/>
            <w:b/>
            <w:i/>
          </w:rPr>
          <w:t>-rcm-test</w:t>
        </w:r>
      </w:ins>
      <w:r w:rsidRPr="007067F3">
        <w:rPr>
          <w:rFonts w:cs="Arial"/>
          <w:b/>
        </w:rPr>
        <w:t>)</w:t>
      </w:r>
      <w:r w:rsidR="00A77BD0" w:rsidRPr="007067F3">
        <w:rPr>
          <w:b/>
          <w:noProof/>
        </w:rPr>
        <w:t xml:space="preserve"> </w:t>
      </w:r>
    </w:p>
    <w:p w14:paraId="6478F1DA" w14:textId="77777777" w:rsidR="00984421" w:rsidRDefault="00984421" w:rsidP="00984421">
      <w:pPr>
        <w:pStyle w:val="ListParagraph"/>
        <w:rPr>
          <w:rFonts w:cs="Arial"/>
          <w:color w:val="00B050"/>
        </w:rPr>
      </w:pPr>
      <w:r w:rsidRPr="001969D2">
        <w:rPr>
          <w:noProof/>
        </w:rPr>
        <w:drawing>
          <wp:anchor distT="0" distB="0" distL="114300" distR="114300" simplePos="0" relativeHeight="251658243" behindDoc="1" locked="0" layoutInCell="1" allowOverlap="1" wp14:anchorId="760E10F7" wp14:editId="14ADD476">
            <wp:simplePos x="0" y="0"/>
            <wp:positionH relativeFrom="column">
              <wp:posOffset>-63500</wp:posOffset>
            </wp:positionH>
            <wp:positionV relativeFrom="paragraph">
              <wp:posOffset>151130</wp:posOffset>
            </wp:positionV>
            <wp:extent cx="445135" cy="449580"/>
            <wp:effectExtent l="19050" t="0" r="0" b="0"/>
            <wp:wrapSquare wrapText="bothSides"/>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135" cy="449580"/>
                    </a:xfrm>
                    <a:prstGeom prst="rect">
                      <a:avLst/>
                    </a:prstGeom>
                    <a:noFill/>
                    <a:ln w="9525">
                      <a:noFill/>
                      <a:miter lim="800000"/>
                      <a:headEnd/>
                      <a:tailEnd/>
                    </a:ln>
                  </pic:spPr>
                </pic:pic>
              </a:graphicData>
            </a:graphic>
          </wp:anchor>
        </w:drawing>
      </w:r>
      <w:r w:rsidRPr="000837EE">
        <w:rPr>
          <w:rFonts w:cs="Arial"/>
          <w:color w:val="00B050"/>
        </w:rPr>
        <w:t>The “</w:t>
      </w:r>
      <w:r>
        <w:rPr>
          <w:rFonts w:cs="Arial"/>
          <w:b/>
          <w:color w:val="00B050"/>
        </w:rPr>
        <w:t>Update_Paths</w:t>
      </w:r>
      <w:r w:rsidRPr="000837EE">
        <w:rPr>
          <w:rFonts w:cs="Arial"/>
          <w:b/>
          <w:color w:val="00B050"/>
        </w:rPr>
        <w:t>.sql</w:t>
      </w:r>
      <w:r w:rsidRPr="000837EE">
        <w:rPr>
          <w:rFonts w:cs="Arial"/>
          <w:color w:val="00B050"/>
        </w:rPr>
        <w:t xml:space="preserve">” script </w:t>
      </w:r>
      <w:r>
        <w:rPr>
          <w:rFonts w:cs="Arial"/>
          <w:color w:val="00B050"/>
        </w:rPr>
        <w:t>is a script can be altered/run to update registry keys, location_mstr, profile, report paths, etc…, to point to the correct paths.  Please note that this script may need to be added to and/or updated, for each client, and especially for new releases.</w:t>
      </w:r>
    </w:p>
    <w:p w14:paraId="3DDD93E4" w14:textId="77777777" w:rsidR="00535CE0" w:rsidRDefault="00535CE0" w:rsidP="00984421">
      <w:pPr>
        <w:pStyle w:val="ListParagraph"/>
        <w:rPr>
          <w:rFonts w:cs="Arial"/>
          <w:color w:val="00B050"/>
        </w:rPr>
      </w:pPr>
    </w:p>
    <w:p w14:paraId="787F69F1" w14:textId="77777777" w:rsidR="00936C4A" w:rsidRDefault="00984421" w:rsidP="00DA560C">
      <w:pPr>
        <w:pStyle w:val="ListParagraph"/>
        <w:rPr>
          <w:rFonts w:cs="Arial"/>
          <w:color w:val="00B050"/>
        </w:rPr>
      </w:pPr>
      <w:r>
        <w:rPr>
          <w:rFonts w:cs="Arial"/>
          <w:color w:val="00B050"/>
        </w:rPr>
        <w:t>Below are additional items that may need to be reviewed.</w:t>
      </w:r>
    </w:p>
    <w:p w14:paraId="4B1033C4" w14:textId="77777777" w:rsidR="00DA560C" w:rsidRPr="00DA560C" w:rsidRDefault="00DA560C" w:rsidP="00DA560C">
      <w:pPr>
        <w:pStyle w:val="ListParagraph"/>
        <w:rPr>
          <w:rFonts w:cs="Arial"/>
          <w:color w:val="00B050"/>
        </w:rPr>
      </w:pPr>
    </w:p>
    <w:p w14:paraId="479ED1BA" w14:textId="77777777" w:rsidR="00936C4A" w:rsidRDefault="00936C4A" w:rsidP="00DF4F96">
      <w:pPr>
        <w:pStyle w:val="ListParagraph"/>
        <w:numPr>
          <w:ilvl w:val="1"/>
          <w:numId w:val="15"/>
        </w:numPr>
        <w:rPr>
          <w:rFonts w:cs="Arial"/>
        </w:rPr>
      </w:pPr>
      <w:r>
        <w:rPr>
          <w:rFonts w:cs="Arial"/>
        </w:rPr>
        <w:t xml:space="preserve">Set the </w:t>
      </w:r>
      <w:r w:rsidRPr="00936C4A">
        <w:rPr>
          <w:rFonts w:cs="Arial"/>
          <w:b/>
        </w:rPr>
        <w:t>REPORT_SERVER_URL</w:t>
      </w:r>
      <w:r>
        <w:rPr>
          <w:rFonts w:cs="Arial"/>
        </w:rPr>
        <w:t xml:space="preserve"> value:</w:t>
      </w:r>
    </w:p>
    <w:p w14:paraId="32E09926" w14:textId="6F8311A5" w:rsidR="00984421" w:rsidRPr="00984421" w:rsidRDefault="00936C4A" w:rsidP="00DF4F96">
      <w:pPr>
        <w:pStyle w:val="ListParagraph"/>
        <w:numPr>
          <w:ilvl w:val="2"/>
          <w:numId w:val="15"/>
        </w:numPr>
        <w:rPr>
          <w:rFonts w:cs="Arial"/>
        </w:rPr>
      </w:pPr>
      <w:r w:rsidRPr="00936C4A">
        <w:rPr>
          <w:rFonts w:cs="Arial"/>
        </w:rPr>
        <w:t xml:space="preserve">This setting points to the clients </w:t>
      </w:r>
      <w:r w:rsidR="004A0D2D">
        <w:rPr>
          <w:rFonts w:cs="Arial"/>
        </w:rPr>
        <w:t>R</w:t>
      </w:r>
      <w:r w:rsidRPr="00936C4A">
        <w:rPr>
          <w:rFonts w:cs="Arial"/>
        </w:rPr>
        <w:t xml:space="preserve">eporting </w:t>
      </w:r>
      <w:r w:rsidR="004A0D2D">
        <w:rPr>
          <w:rFonts w:cs="Arial"/>
        </w:rPr>
        <w:t>S</w:t>
      </w:r>
      <w:r w:rsidRPr="00936C4A">
        <w:rPr>
          <w:rFonts w:cs="Arial"/>
        </w:rPr>
        <w:t xml:space="preserve">ervices instance.  </w:t>
      </w:r>
      <w:r w:rsidR="00A530CE">
        <w:rPr>
          <w:rFonts w:cs="Arial"/>
        </w:rPr>
        <w:t xml:space="preserve">The value should be set to the </w:t>
      </w:r>
      <w:r w:rsidR="00451B20">
        <w:rPr>
          <w:rFonts w:cs="Arial"/>
        </w:rPr>
        <w:t>Reporting</w:t>
      </w:r>
      <w:r w:rsidR="00A530CE">
        <w:rPr>
          <w:rFonts w:cs="Arial"/>
        </w:rPr>
        <w:t xml:space="preserve"> Services URL (i.e. “http:// &lt;SERVERNAME&gt;/reportserver”) </w:t>
      </w:r>
      <w:r w:rsidR="00A530CE">
        <w:rPr>
          <w:rFonts w:cs="Arial"/>
        </w:rPr>
        <w:br/>
      </w:r>
      <w:r w:rsidR="00A530CE">
        <w:rPr>
          <w:rFonts w:cs="Arial"/>
        </w:rPr>
        <w:br/>
      </w:r>
      <w:r w:rsidRPr="00936C4A">
        <w:rPr>
          <w:rFonts w:cs="Arial"/>
        </w:rPr>
        <w:t>Here's a query to set the value:</w:t>
      </w:r>
      <w:r>
        <w:rPr>
          <w:rFonts w:cs="Arial"/>
        </w:rPr>
        <w:br/>
      </w:r>
      <w:r w:rsidRPr="00936C4A">
        <w:rPr>
          <w:rFonts w:cs="Arial"/>
          <w:color w:val="00B050"/>
        </w:rPr>
        <w:t>UPDATE global_registry</w:t>
      </w:r>
      <w:r w:rsidRPr="00936C4A">
        <w:rPr>
          <w:rFonts w:cs="Arial"/>
          <w:color w:val="00B050"/>
        </w:rPr>
        <w:br/>
        <w:t xml:space="preserve">SET VALUE2 = </w:t>
      </w:r>
      <w:r w:rsidR="00A530CE">
        <w:rPr>
          <w:rFonts w:cs="Arial"/>
          <w:color w:val="00B050"/>
        </w:rPr>
        <w:t>‘&lt;CLIENT’S REPORTING SERVICES INSTANCE&gt;’</w:t>
      </w:r>
      <w:r w:rsidRPr="00936C4A">
        <w:rPr>
          <w:rFonts w:cs="Arial"/>
          <w:color w:val="00B050"/>
        </w:rPr>
        <w:t xml:space="preserve"> </w:t>
      </w:r>
      <w:r w:rsidRPr="00936C4A">
        <w:rPr>
          <w:rFonts w:cs="Arial"/>
          <w:color w:val="00B050"/>
        </w:rPr>
        <w:br/>
        <w:t>WHERE registry_key = 'REPORT_SERVER_URL'</w:t>
      </w:r>
    </w:p>
    <w:p w14:paraId="6D6012B4" w14:textId="77777777" w:rsidR="00984421" w:rsidRPr="00984421" w:rsidRDefault="00984421" w:rsidP="00984421">
      <w:pPr>
        <w:rPr>
          <w:rFonts w:cs="Arial"/>
        </w:rPr>
      </w:pPr>
    </w:p>
    <w:p w14:paraId="3302223F" w14:textId="42A11834" w:rsidR="00A77BD0" w:rsidRPr="00624B85" w:rsidDel="00B81B8A" w:rsidRDefault="004A0D2D">
      <w:pPr>
        <w:pStyle w:val="ListParagraph"/>
        <w:numPr>
          <w:ilvl w:val="1"/>
          <w:numId w:val="54"/>
        </w:numPr>
        <w:rPr>
          <w:del w:id="217" w:author="Brian Stockell [2]" w:date="2019-09-13T14:19:00Z"/>
          <w:rFonts w:cs="Arial"/>
          <w:rPrChange w:id="218" w:author="Brian Stockell [2]" w:date="2019-09-13T14:19:00Z">
            <w:rPr>
              <w:del w:id="219" w:author="Brian Stockell [2]" w:date="2019-09-13T14:19:00Z"/>
            </w:rPr>
          </w:rPrChange>
        </w:rPr>
        <w:pPrChange w:id="220" w:author="Brian Stockell [2]" w:date="2019-09-13T14:19:00Z">
          <w:pPr>
            <w:ind w:left="1800"/>
          </w:pPr>
        </w:pPrChange>
      </w:pPr>
      <w:commentRangeStart w:id="221"/>
      <w:del w:id="222" w:author="Brian Stockell [2]" w:date="2019-09-13T14:19:00Z">
        <w:r w:rsidRPr="00624B85" w:rsidDel="00B81B8A">
          <w:rPr>
            <w:rFonts w:cs="Arial"/>
          </w:rPr>
          <w:br/>
        </w:r>
      </w:del>
    </w:p>
    <w:p w14:paraId="73E88DF2" w14:textId="77777777" w:rsidR="00A77BD0" w:rsidRDefault="00A77BD0">
      <w:pPr>
        <w:pStyle w:val="ListParagraph"/>
        <w:numPr>
          <w:ilvl w:val="1"/>
          <w:numId w:val="54"/>
        </w:numPr>
        <w:pPrChange w:id="223" w:author="Brian Stockell [2]" w:date="2019-09-13T14:19:00Z">
          <w:pPr>
            <w:pStyle w:val="ListParagraph"/>
            <w:numPr>
              <w:ilvl w:val="1"/>
              <w:numId w:val="15"/>
            </w:numPr>
            <w:ind w:left="1440" w:hanging="360"/>
          </w:pPr>
        </w:pPrChange>
      </w:pPr>
      <w:r>
        <w:t xml:space="preserve">Update the </w:t>
      </w:r>
      <w:r w:rsidRPr="00A77BD0">
        <w:rPr>
          <w:b/>
        </w:rPr>
        <w:t>USER_MSTR</w:t>
      </w:r>
      <w:r>
        <w:t xml:space="preserve"> table</w:t>
      </w:r>
    </w:p>
    <w:p w14:paraId="3B9A6C8F" w14:textId="77777777" w:rsidR="00A77BD0" w:rsidRDefault="00A77BD0" w:rsidP="00DF4F96">
      <w:pPr>
        <w:pStyle w:val="ListParagraph"/>
        <w:numPr>
          <w:ilvl w:val="2"/>
          <w:numId w:val="15"/>
        </w:numPr>
        <w:rPr>
          <w:rFonts w:cs="Arial"/>
        </w:rPr>
      </w:pPr>
      <w:r>
        <w:rPr>
          <w:rFonts w:cs="Arial"/>
        </w:rPr>
        <w:t xml:space="preserve">The </w:t>
      </w:r>
      <w:hyperlink w:anchor="Ensure_STKL_Accounts_on_client_domain" w:history="1">
        <w:r w:rsidRPr="00A77BD0">
          <w:rPr>
            <w:rStyle w:val="Hyperlink"/>
            <w:rFonts w:cs="Arial"/>
          </w:rPr>
          <w:t>standard InsightCS Domain (NT) Users</w:t>
        </w:r>
      </w:hyperlink>
      <w:r>
        <w:rPr>
          <w:rFonts w:cs="Arial"/>
        </w:rPr>
        <w:t xml:space="preserve"> should already be listed in the USER_MSTR table, however their NT_DOMAIN setting will need to be adjusted to match this client’s domain name:</w:t>
      </w:r>
    </w:p>
    <w:p w14:paraId="2E43764D" w14:textId="77777777" w:rsidR="00330CF4" w:rsidRDefault="00A77BD0" w:rsidP="00DF4F96">
      <w:pPr>
        <w:pStyle w:val="ListParagraph"/>
        <w:numPr>
          <w:ilvl w:val="2"/>
          <w:numId w:val="15"/>
        </w:numPr>
        <w:spacing w:after="0"/>
      </w:pPr>
      <w:r w:rsidRPr="00330CF4">
        <w:rPr>
          <w:rFonts w:cs="Arial"/>
        </w:rPr>
        <w:t>The following query will update the NT_DOMAIN per &lt;ICS_NT_USER&gt;:</w:t>
      </w:r>
      <w:r w:rsidRPr="00330CF4">
        <w:rPr>
          <w:rFonts w:cs="Arial"/>
        </w:rPr>
        <w:br/>
      </w:r>
      <w:r w:rsidRPr="003F61BC">
        <w:rPr>
          <w:rFonts w:cs="Arial"/>
          <w:color w:val="00B050"/>
        </w:rPr>
        <w:t xml:space="preserve">UPDATE user_mstr </w:t>
      </w:r>
      <w:r w:rsidRPr="003F61BC">
        <w:rPr>
          <w:rFonts w:cs="Arial"/>
          <w:color w:val="00B050"/>
        </w:rPr>
        <w:br/>
        <w:t xml:space="preserve">SET nt_domain = '&lt;CLIENT DOMAIN NAME&gt;' </w:t>
      </w:r>
      <w:r w:rsidRPr="003F61BC">
        <w:rPr>
          <w:rFonts w:cs="Arial"/>
          <w:color w:val="00B050"/>
        </w:rPr>
        <w:br/>
        <w:t>WHERE username='&lt;ICS_NT_USER&gt;'</w:t>
      </w:r>
      <w:r w:rsidRPr="00330CF4">
        <w:rPr>
          <w:rFonts w:cs="Arial"/>
        </w:rPr>
        <w:t xml:space="preserve"> </w:t>
      </w:r>
      <w:commentRangeEnd w:id="221"/>
      <w:r w:rsidR="00001B2F">
        <w:rPr>
          <w:rStyle w:val="CommentReference"/>
        </w:rPr>
        <w:commentReference w:id="221"/>
      </w:r>
      <w:r w:rsidR="00012E4F">
        <w:rPr>
          <w:rFonts w:cs="Arial"/>
        </w:rPr>
        <w:br/>
      </w:r>
      <w:r w:rsidR="00330CF4" w:rsidRPr="00DA560C">
        <w:rPr>
          <w:rFonts w:cs="Arial"/>
        </w:rPr>
        <w:br/>
      </w:r>
    </w:p>
    <w:p w14:paraId="6D1E4555" w14:textId="597AF3F2" w:rsidR="007067F3" w:rsidRPr="007067F3" w:rsidRDefault="007067F3" w:rsidP="00DF4F96">
      <w:pPr>
        <w:pStyle w:val="ListParagraph"/>
        <w:numPr>
          <w:ilvl w:val="0"/>
          <w:numId w:val="16"/>
        </w:numPr>
        <w:spacing w:after="0"/>
        <w:rPr>
          <w:b/>
        </w:rPr>
      </w:pPr>
      <w:commentRangeStart w:id="224"/>
      <w:r w:rsidRPr="007067F3">
        <w:rPr>
          <w:b/>
        </w:rPr>
        <w:t>Collector (</w:t>
      </w:r>
      <w:r w:rsidRPr="007067F3">
        <w:rPr>
          <w:b/>
          <w:i/>
        </w:rPr>
        <w:t>CollectorTest</w:t>
      </w:r>
      <w:r w:rsidRPr="007067F3">
        <w:rPr>
          <w:b/>
        </w:rPr>
        <w:t xml:space="preserve">) </w:t>
      </w:r>
      <w:r w:rsidRPr="007067F3">
        <w:rPr>
          <w:b/>
        </w:rPr>
        <w:br/>
      </w:r>
    </w:p>
    <w:p w14:paraId="3D56B428" w14:textId="77777777" w:rsidR="00543A72" w:rsidRPr="00543A72" w:rsidRDefault="00172706" w:rsidP="00DF4F96">
      <w:pPr>
        <w:pStyle w:val="ListParagraph"/>
        <w:numPr>
          <w:ilvl w:val="0"/>
          <w:numId w:val="17"/>
        </w:numPr>
        <w:rPr>
          <w:rFonts w:cs="Arial"/>
        </w:rPr>
      </w:pPr>
      <w:r>
        <w:t>The Collector and CollectorTest</w:t>
      </w:r>
      <w:r w:rsidR="007067F3">
        <w:t xml:space="preserve"> </w:t>
      </w:r>
      <w:r>
        <w:t>databases will need to be updated to point to client-specific servers and passwords.</w:t>
      </w:r>
    </w:p>
    <w:p w14:paraId="424A3A1F" w14:textId="77777777" w:rsidR="007067F3" w:rsidRPr="00543A72" w:rsidRDefault="00543A72" w:rsidP="00543A72">
      <w:pPr>
        <w:ind w:left="720"/>
        <w:rPr>
          <w:rFonts w:cs="Arial"/>
          <w:color w:val="C00000"/>
          <w:sz w:val="18"/>
          <w:szCs w:val="18"/>
        </w:rPr>
      </w:pPr>
      <w:r w:rsidRPr="001969D2">
        <w:rPr>
          <w:rFonts w:cs="Arial"/>
          <w:noProof/>
          <w:color w:val="00B050"/>
        </w:rPr>
        <w:lastRenderedPageBreak/>
        <w:drawing>
          <wp:anchor distT="0" distB="0" distL="114300" distR="114300" simplePos="0" relativeHeight="251658240" behindDoc="1" locked="0" layoutInCell="1" allowOverlap="1" wp14:anchorId="6BBC68BD" wp14:editId="360B0B81">
            <wp:simplePos x="0" y="0"/>
            <wp:positionH relativeFrom="column">
              <wp:posOffset>393804</wp:posOffset>
            </wp:positionH>
            <wp:positionV relativeFrom="paragraph">
              <wp:posOffset>10420</wp:posOffset>
            </wp:positionV>
            <wp:extent cx="445645" cy="449705"/>
            <wp:effectExtent l="19050" t="0" r="0" b="0"/>
            <wp:wrapSquare wrapText="bothSides"/>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645" cy="449705"/>
                    </a:xfrm>
                    <a:prstGeom prst="rect">
                      <a:avLst/>
                    </a:prstGeom>
                    <a:noFill/>
                    <a:ln w="9525">
                      <a:noFill/>
                      <a:miter lim="800000"/>
                      <a:headEnd/>
                      <a:tailEnd/>
                    </a:ln>
                  </pic:spPr>
                </pic:pic>
              </a:graphicData>
            </a:graphic>
          </wp:anchor>
        </w:drawing>
      </w:r>
      <w:r w:rsidRPr="001969D2">
        <w:rPr>
          <w:rFonts w:cs="Arial"/>
          <w:color w:val="00B050"/>
        </w:rPr>
        <w:t>The “</w:t>
      </w:r>
      <w:r w:rsidR="00172706">
        <w:rPr>
          <w:rFonts w:cs="Arial"/>
          <w:b/>
          <w:color w:val="00B050"/>
        </w:rPr>
        <w:t>UPDATE_COLLECTOR_PROD</w:t>
      </w:r>
      <w:r w:rsidRPr="001969D2">
        <w:rPr>
          <w:rFonts w:cs="Arial"/>
          <w:b/>
          <w:color w:val="00B050"/>
        </w:rPr>
        <w:t>.sql</w:t>
      </w:r>
      <w:r w:rsidRPr="001969D2">
        <w:rPr>
          <w:rFonts w:cs="Arial"/>
          <w:color w:val="00B050"/>
        </w:rPr>
        <w:t>”</w:t>
      </w:r>
      <w:r w:rsidR="00172706">
        <w:rPr>
          <w:rFonts w:cs="Arial"/>
          <w:color w:val="00B050"/>
        </w:rPr>
        <w:t xml:space="preserve"> and “</w:t>
      </w:r>
      <w:r w:rsidR="00172706">
        <w:rPr>
          <w:rFonts w:cs="Arial"/>
          <w:b/>
          <w:color w:val="00B050"/>
        </w:rPr>
        <w:t xml:space="preserve">UPDATE_COLLECTOR_TEST” </w:t>
      </w:r>
      <w:r w:rsidRPr="001969D2">
        <w:rPr>
          <w:rFonts w:cs="Arial"/>
          <w:color w:val="00B050"/>
        </w:rPr>
        <w:t xml:space="preserve"> script</w:t>
      </w:r>
      <w:r w:rsidR="00172706">
        <w:rPr>
          <w:rFonts w:cs="Arial"/>
          <w:color w:val="00B050"/>
        </w:rPr>
        <w:t>s</w:t>
      </w:r>
      <w:r w:rsidRPr="001969D2">
        <w:rPr>
          <w:rFonts w:cs="Arial"/>
          <w:color w:val="00B050"/>
        </w:rPr>
        <w:t xml:space="preserve"> </w:t>
      </w:r>
      <w:r w:rsidR="00172706">
        <w:rPr>
          <w:rFonts w:cs="Arial"/>
          <w:color w:val="00B050"/>
        </w:rPr>
        <w:t>can be run to update the tables to client specific values.</w:t>
      </w:r>
    </w:p>
    <w:p w14:paraId="34A49E10" w14:textId="73CBA69B" w:rsidR="00330CF4" w:rsidRDefault="00330CF4" w:rsidP="00330CF4">
      <w:pPr>
        <w:spacing w:after="0"/>
      </w:pPr>
    </w:p>
    <w:p w14:paraId="7287874E" w14:textId="193DF722" w:rsidR="0065233E" w:rsidRPr="007067F3" w:rsidRDefault="0065233E" w:rsidP="00DF4F96">
      <w:pPr>
        <w:pStyle w:val="ListParagraph"/>
        <w:numPr>
          <w:ilvl w:val="0"/>
          <w:numId w:val="16"/>
        </w:numPr>
        <w:spacing w:after="0"/>
        <w:rPr>
          <w:b/>
        </w:rPr>
      </w:pPr>
      <w:r>
        <w:rPr>
          <w:b/>
        </w:rPr>
        <w:t>Sislnk</w:t>
      </w:r>
      <w:r w:rsidRPr="007067F3">
        <w:rPr>
          <w:b/>
        </w:rPr>
        <w:t xml:space="preserve"> </w:t>
      </w:r>
      <w:r w:rsidRPr="007067F3">
        <w:rPr>
          <w:b/>
        </w:rPr>
        <w:br/>
      </w:r>
    </w:p>
    <w:p w14:paraId="545EAFC6" w14:textId="5ABD177D" w:rsidR="0065233E" w:rsidRPr="00543A72" w:rsidRDefault="0065233E" w:rsidP="00DF4F96">
      <w:pPr>
        <w:pStyle w:val="ListParagraph"/>
        <w:numPr>
          <w:ilvl w:val="0"/>
          <w:numId w:val="17"/>
        </w:numPr>
        <w:rPr>
          <w:rFonts w:cs="Arial"/>
        </w:rPr>
      </w:pPr>
      <w:r>
        <w:t>The Sislnk database will need to be updated to point to client-specific service names.</w:t>
      </w:r>
    </w:p>
    <w:p w14:paraId="7C58C006" w14:textId="3EC1F229" w:rsidR="0065233E" w:rsidRDefault="0065233E" w:rsidP="00181442">
      <w:pPr>
        <w:ind w:left="720"/>
        <w:rPr>
          <w:ins w:id="225" w:author="Brian Stockell [2]" w:date="2019-09-13T14:51:00Z"/>
          <w:rFonts w:cs="Arial"/>
          <w:color w:val="00B050"/>
        </w:rPr>
      </w:pPr>
      <w:r w:rsidRPr="001969D2">
        <w:rPr>
          <w:rFonts w:cs="Arial"/>
          <w:noProof/>
          <w:color w:val="00B050"/>
        </w:rPr>
        <w:drawing>
          <wp:anchor distT="0" distB="0" distL="114300" distR="114300" simplePos="0" relativeHeight="251658245" behindDoc="1" locked="0" layoutInCell="1" allowOverlap="1" wp14:anchorId="01777D23" wp14:editId="6008593E">
            <wp:simplePos x="0" y="0"/>
            <wp:positionH relativeFrom="column">
              <wp:posOffset>393804</wp:posOffset>
            </wp:positionH>
            <wp:positionV relativeFrom="paragraph">
              <wp:posOffset>10420</wp:posOffset>
            </wp:positionV>
            <wp:extent cx="445645" cy="449705"/>
            <wp:effectExtent l="19050" t="0" r="0" b="0"/>
            <wp:wrapSquare wrapText="bothSides"/>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645" cy="449705"/>
                    </a:xfrm>
                    <a:prstGeom prst="rect">
                      <a:avLst/>
                    </a:prstGeom>
                    <a:noFill/>
                    <a:ln w="9525">
                      <a:noFill/>
                      <a:miter lim="800000"/>
                      <a:headEnd/>
                      <a:tailEnd/>
                    </a:ln>
                  </pic:spPr>
                </pic:pic>
              </a:graphicData>
            </a:graphic>
          </wp:anchor>
        </w:drawing>
      </w:r>
      <w:r w:rsidRPr="001969D2">
        <w:rPr>
          <w:rFonts w:cs="Arial"/>
          <w:color w:val="00B050"/>
        </w:rPr>
        <w:t>The “</w:t>
      </w:r>
      <w:r>
        <w:rPr>
          <w:rFonts w:cs="Arial"/>
          <w:b/>
          <w:color w:val="00B050"/>
        </w:rPr>
        <w:t>UPDATE_SISLNK</w:t>
      </w:r>
      <w:r w:rsidRPr="001969D2">
        <w:rPr>
          <w:rFonts w:cs="Arial"/>
          <w:b/>
          <w:color w:val="00B050"/>
        </w:rPr>
        <w:t>.sql</w:t>
      </w:r>
      <w:r w:rsidRPr="001969D2">
        <w:rPr>
          <w:rFonts w:cs="Arial"/>
          <w:color w:val="00B050"/>
        </w:rPr>
        <w:t>”</w:t>
      </w:r>
      <w:r>
        <w:rPr>
          <w:rFonts w:cs="Arial"/>
          <w:color w:val="00B050"/>
        </w:rPr>
        <w:t xml:space="preserve"> script</w:t>
      </w:r>
      <w:r w:rsidRPr="001969D2">
        <w:rPr>
          <w:rFonts w:cs="Arial"/>
          <w:color w:val="00B050"/>
        </w:rPr>
        <w:t xml:space="preserve"> </w:t>
      </w:r>
      <w:r>
        <w:rPr>
          <w:rFonts w:cs="Arial"/>
          <w:color w:val="00B050"/>
        </w:rPr>
        <w:t>can be run to update the client table to client specific values.</w:t>
      </w:r>
      <w:commentRangeEnd w:id="224"/>
      <w:r w:rsidR="000B2D3C">
        <w:rPr>
          <w:rStyle w:val="CommentReference"/>
        </w:rPr>
        <w:commentReference w:id="224"/>
      </w:r>
    </w:p>
    <w:p w14:paraId="63BC61FC" w14:textId="77777777" w:rsidR="00C4668B" w:rsidRPr="00181442" w:rsidRDefault="00C4668B" w:rsidP="00181442">
      <w:pPr>
        <w:ind w:left="720"/>
        <w:rPr>
          <w:rFonts w:cs="Arial"/>
          <w:color w:val="C00000"/>
          <w:sz w:val="18"/>
          <w:szCs w:val="18"/>
        </w:rPr>
      </w:pPr>
    </w:p>
    <w:p w14:paraId="2A50ADBF" w14:textId="388A75CF" w:rsidR="00936C4A" w:rsidRPr="00104DBE" w:rsidRDefault="00936C4A" w:rsidP="005C403D">
      <w:pPr>
        <w:pStyle w:val="Heading2"/>
      </w:pPr>
      <w:del w:id="226" w:author="Brian Stockell [2]" w:date="2019-09-13T14:51:00Z">
        <w:r w:rsidRPr="00330CF4" w:rsidDel="00C4668B">
          <w:br/>
        </w:r>
      </w:del>
      <w:bookmarkStart w:id="227" w:name="Setup_SQL_Maintenance_Plan"/>
      <w:bookmarkStart w:id="228" w:name="_Toc411923763"/>
      <w:r w:rsidR="00104DBE" w:rsidRPr="00104DBE">
        <w:t>Create a TEMPORARY SQL Maintenance Plan for the InsightCS Related Databases</w:t>
      </w:r>
      <w:bookmarkEnd w:id="227"/>
      <w:bookmarkEnd w:id="228"/>
    </w:p>
    <w:p w14:paraId="74263B5F" w14:textId="77777777" w:rsidR="003A2ADB" w:rsidRPr="003A2ADB" w:rsidRDefault="003A2ADB" w:rsidP="003A2ADB">
      <w:pPr>
        <w:spacing w:after="0" w:line="240" w:lineRule="auto"/>
        <w:rPr>
          <w:rFonts w:ascii="Calibri" w:eastAsia="Times New Roman" w:hAnsi="Calibri" w:cs="Times New Roman"/>
        </w:rPr>
      </w:pPr>
      <w:r w:rsidRPr="003A2ADB">
        <w:rPr>
          <w:rFonts w:ascii="Calibri" w:eastAsia="Times New Roman" w:hAnsi="Calibri" w:cs="Times New Roman"/>
        </w:rPr>
        <w:t>The maintenance plan th</w:t>
      </w:r>
      <w:r>
        <w:rPr>
          <w:rFonts w:ascii="Calibri" w:eastAsia="Times New Roman" w:hAnsi="Calibri" w:cs="Times New Roman"/>
        </w:rPr>
        <w:t xml:space="preserve">at will be created </w:t>
      </w:r>
      <w:r w:rsidRPr="003A2ADB">
        <w:rPr>
          <w:rFonts w:ascii="Calibri" w:eastAsia="Times New Roman" w:hAnsi="Calibri" w:cs="Times New Roman"/>
        </w:rPr>
        <w:t>here is intended to be used ONLY during the implementation of Insight CS in order to protect Stockell's work at the client site.  While this plan is strong enough to be used as the client's regular plan, it should be removed prior to go live for the following reasons:</w:t>
      </w:r>
    </w:p>
    <w:p w14:paraId="79C0942F" w14:textId="77777777" w:rsidR="003A2ADB" w:rsidRPr="003A2ADB" w:rsidRDefault="003A2ADB" w:rsidP="003A2ADB">
      <w:pPr>
        <w:spacing w:after="0" w:line="240" w:lineRule="auto"/>
        <w:rPr>
          <w:rFonts w:ascii="Calibri" w:eastAsia="Times New Roman" w:hAnsi="Calibri" w:cs="Times New Roman"/>
        </w:rPr>
      </w:pPr>
      <w:r w:rsidRPr="003A2ADB">
        <w:rPr>
          <w:rFonts w:ascii="Calibri" w:eastAsia="Times New Roman" w:hAnsi="Calibri" w:cs="Times New Roman"/>
        </w:rPr>
        <w:t> </w:t>
      </w:r>
    </w:p>
    <w:p w14:paraId="6C01C5D5" w14:textId="77777777" w:rsidR="003A2ADB" w:rsidRPr="003A2ADB" w:rsidRDefault="003A2ADB" w:rsidP="00DF4F96">
      <w:pPr>
        <w:numPr>
          <w:ilvl w:val="0"/>
          <w:numId w:val="18"/>
        </w:numPr>
        <w:spacing w:after="0" w:line="240" w:lineRule="auto"/>
        <w:ind w:left="1080"/>
        <w:textAlignment w:val="center"/>
        <w:rPr>
          <w:rFonts w:ascii="Times New Roman" w:eastAsia="Times New Roman" w:hAnsi="Times New Roman" w:cs="Times New Roman"/>
          <w:sz w:val="24"/>
          <w:szCs w:val="24"/>
        </w:rPr>
      </w:pPr>
      <w:r w:rsidRPr="003A2ADB">
        <w:rPr>
          <w:rFonts w:ascii="Calibri" w:eastAsia="Times New Roman" w:hAnsi="Calibri" w:cs="Times New Roman"/>
        </w:rPr>
        <w:t>The client's own DBA should create their maintenance plan</w:t>
      </w:r>
    </w:p>
    <w:p w14:paraId="1B0F78D6" w14:textId="77777777" w:rsidR="003A2ADB" w:rsidRPr="003A2ADB" w:rsidRDefault="003A2ADB" w:rsidP="00DF4F96">
      <w:pPr>
        <w:numPr>
          <w:ilvl w:val="0"/>
          <w:numId w:val="18"/>
        </w:numPr>
        <w:spacing w:after="0" w:line="240" w:lineRule="auto"/>
        <w:ind w:left="1080"/>
        <w:textAlignment w:val="center"/>
        <w:rPr>
          <w:rFonts w:ascii="Times New Roman" w:eastAsia="Times New Roman" w:hAnsi="Times New Roman" w:cs="Times New Roman"/>
          <w:sz w:val="24"/>
          <w:szCs w:val="24"/>
        </w:rPr>
      </w:pPr>
      <w:r w:rsidRPr="003A2ADB">
        <w:rPr>
          <w:rFonts w:ascii="Calibri" w:eastAsia="Times New Roman" w:hAnsi="Calibri" w:cs="Times New Roman"/>
        </w:rPr>
        <w:t>If the Stockell created plan stays active at the client site, Stockell becomes responsible for the maintenance plan (</w:t>
      </w:r>
      <w:r w:rsidRPr="003A2ADB">
        <w:rPr>
          <w:rFonts w:ascii="Calibri" w:eastAsia="Times New Roman" w:hAnsi="Calibri" w:cs="Times New Roman"/>
          <w:i/>
          <w:iCs/>
        </w:rPr>
        <w:t>i.e. backup and recovery/disaster recovery model at the client site</w:t>
      </w:r>
      <w:r w:rsidRPr="003A2ADB">
        <w:rPr>
          <w:rFonts w:ascii="Calibri" w:eastAsia="Times New Roman" w:hAnsi="Calibri" w:cs="Times New Roman"/>
        </w:rPr>
        <w:t>) in effect become their SQL DBAs.</w:t>
      </w:r>
    </w:p>
    <w:p w14:paraId="3B9B7858" w14:textId="77777777" w:rsidR="003A2ADB" w:rsidRPr="003A2ADB" w:rsidRDefault="003A2ADB" w:rsidP="003A2ADB">
      <w:pPr>
        <w:spacing w:after="0" w:line="240" w:lineRule="auto"/>
        <w:rPr>
          <w:rFonts w:ascii="Calibri" w:eastAsia="Times New Roman" w:hAnsi="Calibri" w:cs="Times New Roman"/>
        </w:rPr>
      </w:pPr>
      <w:r w:rsidRPr="003A2ADB">
        <w:rPr>
          <w:rFonts w:ascii="Calibri" w:eastAsia="Times New Roman" w:hAnsi="Calibri" w:cs="Times New Roman"/>
        </w:rPr>
        <w:t> </w:t>
      </w:r>
    </w:p>
    <w:p w14:paraId="56649033" w14:textId="77777777" w:rsidR="00970325" w:rsidRPr="00970325" w:rsidRDefault="003A2ADB" w:rsidP="00DF4F96">
      <w:pPr>
        <w:pStyle w:val="ListParagraph"/>
        <w:numPr>
          <w:ilvl w:val="0"/>
          <w:numId w:val="19"/>
        </w:numPr>
        <w:spacing w:after="0" w:line="240" w:lineRule="auto"/>
        <w:rPr>
          <w:rFonts w:ascii="Calibri" w:eastAsia="Times New Roman" w:hAnsi="Calibri" w:cs="Times New Roman"/>
        </w:rPr>
      </w:pPr>
      <w:r w:rsidRPr="00970325">
        <w:rPr>
          <w:rFonts w:ascii="Calibri" w:eastAsia="Times New Roman" w:hAnsi="Calibri" w:cs="Times New Roman"/>
        </w:rPr>
        <w:t xml:space="preserve">Connect to the client's production SQL Server using the SQL Server Management console, right-click </w:t>
      </w:r>
      <w:r w:rsidRPr="00970325">
        <w:rPr>
          <w:rFonts w:ascii="Calibri" w:eastAsia="Times New Roman" w:hAnsi="Calibri" w:cs="Times New Roman"/>
          <w:b/>
        </w:rPr>
        <w:t>Maintenance Plans</w:t>
      </w:r>
      <w:r w:rsidRPr="00970325">
        <w:rPr>
          <w:rFonts w:ascii="Calibri" w:eastAsia="Times New Roman" w:hAnsi="Calibri" w:cs="Times New Roman"/>
        </w:rPr>
        <w:t xml:space="preserve"> under </w:t>
      </w:r>
      <w:r w:rsidRPr="00970325">
        <w:rPr>
          <w:rFonts w:ascii="Calibri" w:eastAsia="Times New Roman" w:hAnsi="Calibri" w:cs="Times New Roman"/>
          <w:b/>
        </w:rPr>
        <w:t>SERVER NAME --&gt; MANAGEMENT</w:t>
      </w:r>
      <w:r w:rsidRPr="00970325">
        <w:rPr>
          <w:rFonts w:ascii="Calibri" w:eastAsia="Times New Roman" w:hAnsi="Calibri" w:cs="Times New Roman"/>
        </w:rPr>
        <w:t xml:space="preserve"> within the Object Explorer, and choose </w:t>
      </w:r>
      <w:r w:rsidRPr="00970325">
        <w:rPr>
          <w:rFonts w:ascii="Calibri" w:eastAsia="Times New Roman" w:hAnsi="Calibri" w:cs="Times New Roman"/>
          <w:b/>
        </w:rPr>
        <w:t>New Maintenance Plan</w:t>
      </w:r>
      <w:r w:rsidR="00970325" w:rsidRPr="00970325">
        <w:rPr>
          <w:rFonts w:ascii="Calibri" w:eastAsia="Times New Roman" w:hAnsi="Calibri" w:cs="Times New Roman"/>
          <w:b/>
        </w:rPr>
        <w:t xml:space="preserve"> </w:t>
      </w:r>
      <w:r w:rsidR="00970325" w:rsidRPr="00970325">
        <w:rPr>
          <w:rFonts w:ascii="Calibri" w:eastAsia="Times New Roman" w:hAnsi="Calibri" w:cs="Times New Roman"/>
        </w:rPr>
        <w:t>and</w:t>
      </w:r>
      <w:r w:rsidR="00970325" w:rsidRPr="00970325">
        <w:rPr>
          <w:rFonts w:ascii="Calibri" w:eastAsia="Times New Roman" w:hAnsi="Calibri" w:cs="Times New Roman"/>
          <w:b/>
        </w:rPr>
        <w:t xml:space="preserve"> </w:t>
      </w:r>
      <w:r w:rsidR="00970325" w:rsidRPr="00970325">
        <w:rPr>
          <w:rFonts w:ascii="Calibri" w:eastAsia="Times New Roman" w:hAnsi="Calibri" w:cs="Times New Roman"/>
        </w:rPr>
        <w:t>name</w:t>
      </w:r>
      <w:r w:rsidR="00970325" w:rsidRPr="00970325">
        <w:rPr>
          <w:rFonts w:ascii="Calibri" w:eastAsia="Times New Roman" w:hAnsi="Calibri" w:cs="Times New Roman"/>
          <w:b/>
        </w:rPr>
        <w:t xml:space="preserve"> </w:t>
      </w:r>
      <w:r w:rsidR="00970325" w:rsidRPr="00970325">
        <w:rPr>
          <w:rFonts w:ascii="Calibri" w:hAnsi="Calibri"/>
        </w:rPr>
        <w:t>the maintenance plan "INSIGHT CS INSTALL MAINTENANCE".</w:t>
      </w:r>
      <w:r w:rsidR="00970325">
        <w:rPr>
          <w:rFonts w:ascii="Calibri" w:hAnsi="Calibri"/>
        </w:rPr>
        <w:br/>
      </w:r>
    </w:p>
    <w:p w14:paraId="6AFCD243" w14:textId="77777777" w:rsidR="00970325" w:rsidRDefault="00970325" w:rsidP="00DF4F96">
      <w:pPr>
        <w:pStyle w:val="ListParagraph"/>
        <w:numPr>
          <w:ilvl w:val="0"/>
          <w:numId w:val="19"/>
        </w:numPr>
        <w:spacing w:after="0" w:line="240" w:lineRule="auto"/>
        <w:rPr>
          <w:rFonts w:ascii="Calibri" w:eastAsia="Times New Roman" w:hAnsi="Calibri" w:cs="Times New Roman"/>
        </w:rPr>
      </w:pPr>
      <w:r w:rsidRPr="00970325">
        <w:rPr>
          <w:rFonts w:ascii="Calibri" w:eastAsia="Times New Roman" w:hAnsi="Calibri" w:cs="Times New Roman"/>
        </w:rPr>
        <w:t xml:space="preserve">For this maintenance plan we will need the following: </w:t>
      </w:r>
    </w:p>
    <w:p w14:paraId="001B3719" w14:textId="77777777" w:rsidR="00970325" w:rsidRPr="00970325" w:rsidRDefault="00970325" w:rsidP="00DF4F96">
      <w:pPr>
        <w:pStyle w:val="ListParagraph"/>
        <w:numPr>
          <w:ilvl w:val="1"/>
          <w:numId w:val="19"/>
        </w:numPr>
        <w:spacing w:after="0" w:line="240" w:lineRule="auto"/>
        <w:rPr>
          <w:rFonts w:ascii="Calibri" w:eastAsia="Times New Roman" w:hAnsi="Calibri" w:cs="Times New Roman"/>
        </w:rPr>
      </w:pPr>
      <w:r w:rsidRPr="00970325">
        <w:rPr>
          <w:rFonts w:ascii="Calibri" w:eastAsia="Times New Roman" w:hAnsi="Calibri" w:cs="Times New Roman"/>
        </w:rPr>
        <w:t>2 x "Maintenance Cleanup Task: 1 to cleanup .BAK files &amp; 1 to cleanup .TRN files</w:t>
      </w:r>
    </w:p>
    <w:p w14:paraId="2F1D7D25" w14:textId="77777777" w:rsidR="00970325" w:rsidRPr="00970325" w:rsidRDefault="00970325" w:rsidP="00DF4F96">
      <w:pPr>
        <w:pStyle w:val="ListParagraph"/>
        <w:numPr>
          <w:ilvl w:val="1"/>
          <w:numId w:val="19"/>
        </w:numPr>
        <w:spacing w:after="0" w:line="240" w:lineRule="auto"/>
        <w:rPr>
          <w:rFonts w:ascii="Calibri" w:eastAsia="Times New Roman" w:hAnsi="Calibri" w:cs="Times New Roman"/>
        </w:rPr>
      </w:pPr>
      <w:r w:rsidRPr="00970325">
        <w:rPr>
          <w:rFonts w:ascii="Calibri" w:eastAsia="Times New Roman" w:hAnsi="Calibri" w:cs="Times New Roman"/>
        </w:rPr>
        <w:t>2 x Backup Database Tasks: 1 to backup the databases &amp; 1 to backup the transaction logs</w:t>
      </w:r>
    </w:p>
    <w:p w14:paraId="1956BDBA" w14:textId="77777777" w:rsidR="00970325" w:rsidRDefault="00970325" w:rsidP="00DF4F96">
      <w:pPr>
        <w:pStyle w:val="ListParagraph"/>
        <w:numPr>
          <w:ilvl w:val="1"/>
          <w:numId w:val="19"/>
        </w:numPr>
        <w:spacing w:after="0" w:line="240" w:lineRule="auto"/>
        <w:rPr>
          <w:rFonts w:ascii="Calibri" w:eastAsia="Times New Roman" w:hAnsi="Calibri" w:cs="Times New Roman"/>
        </w:rPr>
      </w:pPr>
      <w:r w:rsidRPr="00970325">
        <w:rPr>
          <w:rFonts w:ascii="Calibri" w:eastAsia="Times New Roman" w:hAnsi="Calibri" w:cs="Times New Roman"/>
        </w:rPr>
        <w:t>1 x Shrink Database Task to shrink the databases to enhance performance</w:t>
      </w:r>
      <w:r>
        <w:rPr>
          <w:rFonts w:ascii="Calibri" w:eastAsia="Times New Roman" w:hAnsi="Calibri" w:cs="Times New Roman"/>
        </w:rPr>
        <w:br/>
      </w:r>
    </w:p>
    <w:p w14:paraId="2FB93CCC" w14:textId="77777777" w:rsidR="00970325" w:rsidRDefault="00970325" w:rsidP="00DF4F96">
      <w:pPr>
        <w:pStyle w:val="ListParagraph"/>
        <w:numPr>
          <w:ilvl w:val="0"/>
          <w:numId w:val="19"/>
        </w:numPr>
        <w:spacing w:after="0" w:line="240" w:lineRule="auto"/>
        <w:rPr>
          <w:rFonts w:ascii="Calibri" w:eastAsia="Times New Roman" w:hAnsi="Calibri" w:cs="Times New Roman"/>
        </w:rPr>
      </w:pPr>
      <w:r w:rsidRPr="00970325">
        <w:rPr>
          <w:rFonts w:ascii="Calibri" w:eastAsia="Times New Roman" w:hAnsi="Calibri" w:cs="Times New Roman"/>
        </w:rPr>
        <w:lastRenderedPageBreak/>
        <w:t>Drag the above from the Maintenance Plan Tasks pane to the maintenance plan:</w:t>
      </w:r>
      <w:r>
        <w:rPr>
          <w:rFonts w:ascii="Calibri" w:eastAsia="Times New Roman" w:hAnsi="Calibri" w:cs="Times New Roman"/>
        </w:rPr>
        <w:br/>
      </w:r>
      <w:r>
        <w:rPr>
          <w:rFonts w:ascii="Calibri" w:eastAsia="Times New Roman" w:hAnsi="Calibri" w:cs="Times New Roman"/>
          <w:noProof/>
        </w:rPr>
        <w:drawing>
          <wp:inline distT="0" distB="0" distL="0" distR="0" wp14:anchorId="60C51C9E" wp14:editId="04E7C18D">
            <wp:extent cx="3518629" cy="2986907"/>
            <wp:effectExtent l="19050" t="0" r="5621"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srcRect/>
                    <a:stretch>
                      <a:fillRect/>
                    </a:stretch>
                  </pic:blipFill>
                  <pic:spPr bwMode="auto">
                    <a:xfrm>
                      <a:off x="0" y="0"/>
                      <a:ext cx="3519490" cy="2987638"/>
                    </a:xfrm>
                    <a:prstGeom prst="rect">
                      <a:avLst/>
                    </a:prstGeom>
                    <a:noFill/>
                    <a:ln w="9525">
                      <a:noFill/>
                      <a:miter lim="800000"/>
                      <a:headEnd/>
                      <a:tailEnd/>
                    </a:ln>
                  </pic:spPr>
                </pic:pic>
              </a:graphicData>
            </a:graphic>
          </wp:inline>
        </w:drawing>
      </w:r>
      <w:r>
        <w:rPr>
          <w:rFonts w:ascii="Calibri" w:eastAsia="Times New Roman" w:hAnsi="Calibri" w:cs="Times New Roman"/>
        </w:rPr>
        <w:br/>
      </w:r>
    </w:p>
    <w:p w14:paraId="705E28BC" w14:textId="77777777" w:rsidR="009527B3" w:rsidRDefault="009527B3" w:rsidP="00DF4F96">
      <w:pPr>
        <w:pStyle w:val="NormalWeb"/>
        <w:numPr>
          <w:ilvl w:val="0"/>
          <w:numId w:val="19"/>
        </w:numPr>
        <w:spacing w:before="0" w:beforeAutospacing="0" w:after="0" w:afterAutospacing="0"/>
        <w:rPr>
          <w:rFonts w:ascii="Calibri" w:hAnsi="Calibri"/>
          <w:sz w:val="22"/>
          <w:szCs w:val="22"/>
        </w:rPr>
      </w:pPr>
      <w:r>
        <w:rPr>
          <w:rFonts w:ascii="Calibri" w:hAnsi="Calibri"/>
          <w:sz w:val="22"/>
          <w:szCs w:val="22"/>
        </w:rPr>
        <w:t>Once added, the pieces need to be linked together sequentially as follows.  To do this, drag the green arrow from task # 1 to task # 2, etc</w:t>
      </w:r>
      <w:r>
        <w:rPr>
          <w:rFonts w:ascii="Calibri" w:hAnsi="Calibri"/>
          <w:sz w:val="22"/>
          <w:szCs w:val="22"/>
        </w:rPr>
        <w:br/>
      </w:r>
      <w:r>
        <w:rPr>
          <w:rFonts w:ascii="Calibri" w:hAnsi="Calibri"/>
          <w:noProof/>
          <w:sz w:val="22"/>
          <w:szCs w:val="22"/>
        </w:rPr>
        <w:drawing>
          <wp:inline distT="0" distB="0" distL="0" distR="0" wp14:anchorId="49F90421" wp14:editId="712051E2">
            <wp:extent cx="3867150" cy="260096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cstate="print"/>
                    <a:srcRect/>
                    <a:stretch>
                      <a:fillRect/>
                    </a:stretch>
                  </pic:blipFill>
                  <pic:spPr bwMode="auto">
                    <a:xfrm>
                      <a:off x="0" y="0"/>
                      <a:ext cx="3867150" cy="2600960"/>
                    </a:xfrm>
                    <a:prstGeom prst="rect">
                      <a:avLst/>
                    </a:prstGeom>
                    <a:noFill/>
                    <a:ln w="9525">
                      <a:noFill/>
                      <a:miter lim="800000"/>
                      <a:headEnd/>
                      <a:tailEnd/>
                    </a:ln>
                  </pic:spPr>
                </pic:pic>
              </a:graphicData>
            </a:graphic>
          </wp:inline>
        </w:drawing>
      </w:r>
      <w:r>
        <w:rPr>
          <w:rFonts w:ascii="Calibri" w:hAnsi="Calibri"/>
          <w:sz w:val="22"/>
          <w:szCs w:val="22"/>
        </w:rPr>
        <w:br/>
      </w:r>
    </w:p>
    <w:p w14:paraId="674DB133" w14:textId="77777777" w:rsidR="009527B3" w:rsidRPr="009527B3" w:rsidRDefault="009527B3" w:rsidP="00DF4F96">
      <w:pPr>
        <w:pStyle w:val="NormalWeb"/>
        <w:numPr>
          <w:ilvl w:val="0"/>
          <w:numId w:val="19"/>
        </w:numPr>
        <w:spacing w:before="0" w:beforeAutospacing="0" w:after="0" w:afterAutospacing="0"/>
        <w:rPr>
          <w:rFonts w:ascii="Calibri" w:hAnsi="Calibri"/>
          <w:bCs/>
          <w:sz w:val="22"/>
          <w:szCs w:val="22"/>
        </w:rPr>
      </w:pPr>
      <w:r w:rsidRPr="009527B3">
        <w:rPr>
          <w:rFonts w:ascii="Calibri" w:hAnsi="Calibri"/>
          <w:bCs/>
          <w:sz w:val="22"/>
          <w:szCs w:val="22"/>
        </w:rPr>
        <w:t>Using the above numbering scheme, configure the pieces of the plan in the following way:</w:t>
      </w:r>
    </w:p>
    <w:p w14:paraId="2A93E9F0" w14:textId="77777777" w:rsidR="009527B3" w:rsidRDefault="009527B3" w:rsidP="00DF4F96">
      <w:pPr>
        <w:pStyle w:val="ListParagraph"/>
        <w:numPr>
          <w:ilvl w:val="1"/>
          <w:numId w:val="19"/>
        </w:numPr>
        <w:spacing w:after="0" w:line="240" w:lineRule="auto"/>
        <w:rPr>
          <w:rFonts w:ascii="Calibri" w:eastAsia="Times New Roman" w:hAnsi="Calibri" w:cs="Times New Roman"/>
        </w:rPr>
      </w:pPr>
      <w:r>
        <w:rPr>
          <w:rFonts w:ascii="Calibri" w:eastAsia="Times New Roman" w:hAnsi="Calibri" w:cs="Times New Roman"/>
        </w:rPr>
        <w:t>#1 - Maintenance Cleanup Task</w:t>
      </w:r>
    </w:p>
    <w:p w14:paraId="0782720F" w14:textId="77777777" w:rsidR="009527B3" w:rsidRDefault="009527B3"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Delete file of the following type: </w:t>
      </w:r>
    </w:p>
    <w:p w14:paraId="325E6312" w14:textId="77777777" w:rsidR="009527B3" w:rsidRPr="009527B3" w:rsidRDefault="009527B3"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Choose "Backup Files"</w:t>
      </w:r>
    </w:p>
    <w:p w14:paraId="6A0B772A" w14:textId="77777777" w:rsidR="009527B3" w:rsidRDefault="009527B3"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File Location: </w:t>
      </w:r>
    </w:p>
    <w:p w14:paraId="54E766FD" w14:textId="77777777" w:rsidR="009527B3" w:rsidRDefault="009527B3"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Choose "Search folder and delete files based on extension" </w:t>
      </w:r>
    </w:p>
    <w:p w14:paraId="4C66E4DB" w14:textId="77777777" w:rsidR="009527B3" w:rsidRDefault="009527B3"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For "Folder", navigate to the folder/share where the client would like to store their SQL backup files. For "File Extension", type in "BAK" (without the quotes) </w:t>
      </w:r>
    </w:p>
    <w:p w14:paraId="22668372" w14:textId="77777777" w:rsidR="009527B3" w:rsidRPr="009527B3" w:rsidRDefault="009527B3" w:rsidP="00DF4F96">
      <w:pPr>
        <w:pStyle w:val="ListParagraph"/>
        <w:numPr>
          <w:ilvl w:val="3"/>
          <w:numId w:val="19"/>
        </w:numPr>
        <w:spacing w:after="0" w:line="240" w:lineRule="auto"/>
        <w:rPr>
          <w:rFonts w:ascii="Calibri" w:eastAsia="Times New Roman" w:hAnsi="Calibri" w:cs="Times New Roman"/>
        </w:rPr>
      </w:pPr>
      <w:r>
        <w:rPr>
          <w:rFonts w:ascii="Calibri" w:eastAsia="Times New Roman" w:hAnsi="Calibri" w:cs="Times New Roman"/>
        </w:rPr>
        <w:t xml:space="preserve">Place a check mark next to </w:t>
      </w:r>
      <w:r w:rsidRPr="009527B3">
        <w:rPr>
          <w:rFonts w:ascii="Calibri" w:eastAsia="Times New Roman" w:hAnsi="Calibri" w:cs="Times New Roman"/>
        </w:rPr>
        <w:t>"Include first-level subfolders"</w:t>
      </w:r>
    </w:p>
    <w:p w14:paraId="51CD76BE" w14:textId="77777777" w:rsidR="009527B3" w:rsidRDefault="009527B3"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lastRenderedPageBreak/>
        <w:t xml:space="preserve">File Age: </w:t>
      </w:r>
    </w:p>
    <w:p w14:paraId="5251380E" w14:textId="77777777" w:rsidR="009527B3" w:rsidRDefault="009527B3"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Choose "Delete files based on the age of the file at task run time" </w:t>
      </w:r>
    </w:p>
    <w:p w14:paraId="10E0538B" w14:textId="77777777" w:rsidR="009527B3" w:rsidRDefault="009527B3"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Delete files older than 1 week(s)</w:t>
      </w:r>
      <w:r>
        <w:rPr>
          <w:rFonts w:ascii="Calibri" w:eastAsia="Times New Roman" w:hAnsi="Calibri" w:cs="Times New Roman"/>
        </w:rPr>
        <w:br/>
      </w:r>
    </w:p>
    <w:p w14:paraId="08F1C8E7" w14:textId="77777777" w:rsidR="009527B3" w:rsidRDefault="009527B3" w:rsidP="00DF4F96">
      <w:pPr>
        <w:pStyle w:val="ListParagraph"/>
        <w:numPr>
          <w:ilvl w:val="1"/>
          <w:numId w:val="19"/>
        </w:numPr>
        <w:spacing w:after="0" w:line="240" w:lineRule="auto"/>
        <w:rPr>
          <w:rFonts w:ascii="Calibri" w:eastAsia="Times New Roman" w:hAnsi="Calibri" w:cs="Times New Roman"/>
        </w:rPr>
      </w:pPr>
      <w:r>
        <w:rPr>
          <w:rFonts w:ascii="Calibri" w:eastAsia="Times New Roman" w:hAnsi="Calibri" w:cs="Times New Roman"/>
        </w:rPr>
        <w:t>#2 - Maintenance Cleanup Task 1</w:t>
      </w:r>
    </w:p>
    <w:p w14:paraId="3EB4EB62" w14:textId="77777777" w:rsidR="0074347E" w:rsidRDefault="0074347E"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Delete file of the following type: </w:t>
      </w:r>
    </w:p>
    <w:p w14:paraId="3DB6E18C" w14:textId="77777777" w:rsidR="0074347E" w:rsidRPr="009527B3" w:rsidRDefault="0074347E"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Choose "Backup Files"</w:t>
      </w:r>
    </w:p>
    <w:p w14:paraId="2BF7949F" w14:textId="77777777" w:rsidR="0074347E" w:rsidRDefault="0074347E"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File Location: </w:t>
      </w:r>
    </w:p>
    <w:p w14:paraId="540D6CA8" w14:textId="77777777" w:rsidR="0074347E" w:rsidRDefault="0074347E"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Choose "Search folder and delete files based on extension" </w:t>
      </w:r>
    </w:p>
    <w:p w14:paraId="220E3B28" w14:textId="77777777" w:rsidR="0074347E" w:rsidRDefault="0074347E"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For "Folder", navigate to the folder/share where the client would like to store their SQL backup files. For "File Extension", type in "</w:t>
      </w:r>
      <w:r>
        <w:rPr>
          <w:rFonts w:ascii="Calibri" w:eastAsia="Times New Roman" w:hAnsi="Calibri" w:cs="Times New Roman"/>
        </w:rPr>
        <w:t>TRN</w:t>
      </w:r>
      <w:r w:rsidRPr="009527B3">
        <w:rPr>
          <w:rFonts w:ascii="Calibri" w:eastAsia="Times New Roman" w:hAnsi="Calibri" w:cs="Times New Roman"/>
        </w:rPr>
        <w:t xml:space="preserve">" (without the quotes) </w:t>
      </w:r>
    </w:p>
    <w:p w14:paraId="17002402" w14:textId="77777777" w:rsidR="0074347E" w:rsidRPr="009527B3" w:rsidRDefault="0074347E" w:rsidP="00DF4F96">
      <w:pPr>
        <w:pStyle w:val="ListParagraph"/>
        <w:numPr>
          <w:ilvl w:val="3"/>
          <w:numId w:val="19"/>
        </w:numPr>
        <w:spacing w:after="0" w:line="240" w:lineRule="auto"/>
        <w:rPr>
          <w:rFonts w:ascii="Calibri" w:eastAsia="Times New Roman" w:hAnsi="Calibri" w:cs="Times New Roman"/>
        </w:rPr>
      </w:pPr>
      <w:r>
        <w:rPr>
          <w:rFonts w:ascii="Calibri" w:eastAsia="Times New Roman" w:hAnsi="Calibri" w:cs="Times New Roman"/>
        </w:rPr>
        <w:t xml:space="preserve">Place a check mark next to </w:t>
      </w:r>
      <w:r w:rsidRPr="009527B3">
        <w:rPr>
          <w:rFonts w:ascii="Calibri" w:eastAsia="Times New Roman" w:hAnsi="Calibri" w:cs="Times New Roman"/>
        </w:rPr>
        <w:t>"Include first-level subfolders"</w:t>
      </w:r>
    </w:p>
    <w:p w14:paraId="7B721639" w14:textId="77777777" w:rsidR="0074347E" w:rsidRDefault="0074347E" w:rsidP="00DF4F96">
      <w:pPr>
        <w:pStyle w:val="ListParagraph"/>
        <w:numPr>
          <w:ilvl w:val="2"/>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File Age: </w:t>
      </w:r>
    </w:p>
    <w:p w14:paraId="62CB7D12" w14:textId="77777777" w:rsidR="0074347E" w:rsidRDefault="0074347E"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 xml:space="preserve">Choose "Delete files based on the age of the file at task run time" </w:t>
      </w:r>
    </w:p>
    <w:p w14:paraId="3389F8D3" w14:textId="77777777" w:rsidR="009527B3" w:rsidRDefault="0074347E" w:rsidP="00DF4F96">
      <w:pPr>
        <w:pStyle w:val="ListParagraph"/>
        <w:numPr>
          <w:ilvl w:val="3"/>
          <w:numId w:val="19"/>
        </w:numPr>
        <w:spacing w:after="0" w:line="240" w:lineRule="auto"/>
        <w:rPr>
          <w:rFonts w:ascii="Calibri" w:eastAsia="Times New Roman" w:hAnsi="Calibri" w:cs="Times New Roman"/>
        </w:rPr>
      </w:pPr>
      <w:r w:rsidRPr="009527B3">
        <w:rPr>
          <w:rFonts w:ascii="Calibri" w:eastAsia="Times New Roman" w:hAnsi="Calibri" w:cs="Times New Roman"/>
        </w:rPr>
        <w:t>Delete files older than 1 week(s)</w:t>
      </w:r>
      <w:r>
        <w:rPr>
          <w:rFonts w:ascii="Calibri" w:eastAsia="Times New Roman" w:hAnsi="Calibri" w:cs="Times New Roman"/>
        </w:rPr>
        <w:br/>
      </w:r>
    </w:p>
    <w:p w14:paraId="4F1B95F6" w14:textId="77777777" w:rsidR="00970325" w:rsidRPr="009527B3" w:rsidRDefault="009527B3" w:rsidP="00DF4F96">
      <w:pPr>
        <w:pStyle w:val="ListParagraph"/>
        <w:numPr>
          <w:ilvl w:val="1"/>
          <w:numId w:val="19"/>
        </w:numPr>
        <w:spacing w:after="0" w:line="240" w:lineRule="auto"/>
        <w:rPr>
          <w:rFonts w:cs="Arial"/>
        </w:rPr>
      </w:pPr>
      <w:r>
        <w:rPr>
          <w:rFonts w:ascii="Calibri" w:eastAsia="Times New Roman" w:hAnsi="Calibri" w:cs="Times New Roman"/>
        </w:rPr>
        <w:t xml:space="preserve">#3 - </w:t>
      </w:r>
      <w:r w:rsidRPr="009527B3">
        <w:rPr>
          <w:rFonts w:ascii="Calibri" w:eastAsia="Times New Roman" w:hAnsi="Calibri" w:cs="Times New Roman"/>
        </w:rPr>
        <w:t xml:space="preserve">Back Up Database Task </w:t>
      </w:r>
    </w:p>
    <w:p w14:paraId="7054DA00" w14:textId="77777777" w:rsidR="0074347E" w:rsidRDefault="0074347E" w:rsidP="00DF4F96">
      <w:pPr>
        <w:pStyle w:val="ListParagraph"/>
        <w:numPr>
          <w:ilvl w:val="2"/>
          <w:numId w:val="19"/>
        </w:numPr>
        <w:spacing w:after="0" w:line="240" w:lineRule="auto"/>
        <w:rPr>
          <w:rFonts w:cs="Arial"/>
        </w:rPr>
      </w:pPr>
      <w:r w:rsidRPr="0074347E">
        <w:rPr>
          <w:rFonts w:cs="Arial"/>
        </w:rPr>
        <w:t xml:space="preserve">Backup Type: </w:t>
      </w:r>
    </w:p>
    <w:p w14:paraId="023C37D3" w14:textId="77777777" w:rsidR="0074347E" w:rsidRPr="0074347E" w:rsidRDefault="0074347E" w:rsidP="00DF4F96">
      <w:pPr>
        <w:pStyle w:val="ListParagraph"/>
        <w:numPr>
          <w:ilvl w:val="3"/>
          <w:numId w:val="19"/>
        </w:numPr>
        <w:spacing w:after="0" w:line="240" w:lineRule="auto"/>
        <w:rPr>
          <w:rFonts w:cs="Arial"/>
        </w:rPr>
      </w:pPr>
      <w:r w:rsidRPr="0074347E">
        <w:rPr>
          <w:rFonts w:cs="Arial"/>
        </w:rPr>
        <w:t>Choose "Full"</w:t>
      </w:r>
    </w:p>
    <w:p w14:paraId="5B365D03" w14:textId="77777777" w:rsidR="0074347E" w:rsidRDefault="0074347E" w:rsidP="00DF4F96">
      <w:pPr>
        <w:pStyle w:val="ListParagraph"/>
        <w:numPr>
          <w:ilvl w:val="2"/>
          <w:numId w:val="19"/>
        </w:numPr>
        <w:spacing w:after="0" w:line="240" w:lineRule="auto"/>
        <w:rPr>
          <w:rFonts w:cs="Arial"/>
        </w:rPr>
      </w:pPr>
      <w:r w:rsidRPr="0074347E">
        <w:rPr>
          <w:rFonts w:cs="Arial"/>
        </w:rPr>
        <w:t xml:space="preserve">Databases: </w:t>
      </w:r>
    </w:p>
    <w:p w14:paraId="4F9B213F" w14:textId="77777777" w:rsidR="0074347E" w:rsidRPr="0074347E" w:rsidRDefault="0074347E" w:rsidP="00DF4F96">
      <w:pPr>
        <w:pStyle w:val="ListParagraph"/>
        <w:numPr>
          <w:ilvl w:val="3"/>
          <w:numId w:val="19"/>
        </w:numPr>
        <w:spacing w:after="0" w:line="240" w:lineRule="auto"/>
        <w:rPr>
          <w:rFonts w:cs="Arial"/>
        </w:rPr>
      </w:pPr>
      <w:r w:rsidRPr="0074347E">
        <w:rPr>
          <w:rFonts w:cs="Arial"/>
        </w:rPr>
        <w:t>Choose "Specific Databases" and place a check mark next to all the Stockell databases</w:t>
      </w:r>
    </w:p>
    <w:p w14:paraId="0D57409C" w14:textId="77777777" w:rsidR="0074347E" w:rsidRDefault="0074347E" w:rsidP="00DF4F96">
      <w:pPr>
        <w:pStyle w:val="ListParagraph"/>
        <w:numPr>
          <w:ilvl w:val="2"/>
          <w:numId w:val="19"/>
        </w:numPr>
        <w:spacing w:after="0" w:line="240" w:lineRule="auto"/>
        <w:rPr>
          <w:rFonts w:cs="Arial"/>
        </w:rPr>
      </w:pPr>
      <w:r w:rsidRPr="0074347E">
        <w:rPr>
          <w:rFonts w:cs="Arial"/>
        </w:rPr>
        <w:t xml:space="preserve">Select "Create a backup file for every database" </w:t>
      </w:r>
    </w:p>
    <w:p w14:paraId="67566887" w14:textId="77777777" w:rsidR="0074347E" w:rsidRPr="0074347E" w:rsidRDefault="0074347E" w:rsidP="00DF4F96">
      <w:pPr>
        <w:pStyle w:val="ListParagraph"/>
        <w:numPr>
          <w:ilvl w:val="3"/>
          <w:numId w:val="19"/>
        </w:numPr>
        <w:spacing w:after="0" w:line="240" w:lineRule="auto"/>
        <w:rPr>
          <w:rFonts w:cs="Arial"/>
        </w:rPr>
      </w:pPr>
      <w:r w:rsidRPr="0074347E">
        <w:rPr>
          <w:rFonts w:cs="Arial"/>
        </w:rPr>
        <w:t>Choose "Create a sub-directory for each database"</w:t>
      </w:r>
    </w:p>
    <w:p w14:paraId="78F4E44C" w14:textId="77777777" w:rsidR="0074347E" w:rsidRPr="0074347E" w:rsidRDefault="0074347E" w:rsidP="00DF4F96">
      <w:pPr>
        <w:pStyle w:val="ListParagraph"/>
        <w:numPr>
          <w:ilvl w:val="4"/>
          <w:numId w:val="19"/>
        </w:numPr>
        <w:spacing w:after="0" w:line="240" w:lineRule="auto"/>
        <w:rPr>
          <w:rFonts w:cs="Arial"/>
        </w:rPr>
      </w:pPr>
      <w:r w:rsidRPr="0074347E">
        <w:rPr>
          <w:rFonts w:cs="Arial"/>
        </w:rPr>
        <w:t>For "Folder", navigate to the folder/share where the client would like to store their SQL backup files.</w:t>
      </w:r>
    </w:p>
    <w:p w14:paraId="65E72EF8" w14:textId="77777777" w:rsidR="009527B3" w:rsidRPr="009527B3" w:rsidRDefault="0074347E" w:rsidP="00DF4F96">
      <w:pPr>
        <w:pStyle w:val="ListParagraph"/>
        <w:numPr>
          <w:ilvl w:val="4"/>
          <w:numId w:val="19"/>
        </w:numPr>
        <w:spacing w:after="0" w:line="240" w:lineRule="auto"/>
        <w:rPr>
          <w:rFonts w:cs="Arial"/>
        </w:rPr>
      </w:pPr>
      <w:r w:rsidRPr="0074347E">
        <w:rPr>
          <w:rFonts w:cs="Arial"/>
        </w:rPr>
        <w:t>For "File Extension", type in "BAK" (without the quotes)</w:t>
      </w:r>
      <w:r>
        <w:rPr>
          <w:rFonts w:cs="Arial"/>
        </w:rPr>
        <w:br/>
      </w:r>
    </w:p>
    <w:p w14:paraId="7101C791" w14:textId="77777777" w:rsidR="009527B3" w:rsidRPr="009527B3" w:rsidRDefault="009527B3" w:rsidP="00DF4F96">
      <w:pPr>
        <w:pStyle w:val="ListParagraph"/>
        <w:numPr>
          <w:ilvl w:val="1"/>
          <w:numId w:val="19"/>
        </w:numPr>
        <w:spacing w:after="0" w:line="240" w:lineRule="auto"/>
        <w:rPr>
          <w:rFonts w:cs="Arial"/>
        </w:rPr>
      </w:pPr>
      <w:r>
        <w:rPr>
          <w:rFonts w:ascii="Calibri" w:eastAsia="Times New Roman" w:hAnsi="Calibri" w:cs="Times New Roman"/>
        </w:rPr>
        <w:t xml:space="preserve">#4 - </w:t>
      </w:r>
      <w:r w:rsidRPr="009527B3">
        <w:rPr>
          <w:rFonts w:ascii="Calibri" w:eastAsia="Times New Roman" w:hAnsi="Calibri" w:cs="Times New Roman"/>
        </w:rPr>
        <w:t>Back Up Database Task</w:t>
      </w:r>
      <w:r>
        <w:rPr>
          <w:rFonts w:ascii="Calibri" w:eastAsia="Times New Roman" w:hAnsi="Calibri" w:cs="Times New Roman"/>
        </w:rPr>
        <w:t xml:space="preserve"> 1</w:t>
      </w:r>
    </w:p>
    <w:p w14:paraId="6C51FFF5" w14:textId="77777777" w:rsidR="0048148D" w:rsidRDefault="0048148D" w:rsidP="00DF4F96">
      <w:pPr>
        <w:pStyle w:val="ListParagraph"/>
        <w:numPr>
          <w:ilvl w:val="2"/>
          <w:numId w:val="19"/>
        </w:numPr>
        <w:spacing w:after="0" w:line="240" w:lineRule="auto"/>
        <w:rPr>
          <w:rFonts w:cs="Arial"/>
        </w:rPr>
      </w:pPr>
      <w:r w:rsidRPr="0074347E">
        <w:rPr>
          <w:rFonts w:cs="Arial"/>
        </w:rPr>
        <w:t xml:space="preserve">Backup Type: </w:t>
      </w:r>
    </w:p>
    <w:p w14:paraId="20D544A1" w14:textId="77777777" w:rsidR="0048148D" w:rsidRPr="0074347E" w:rsidRDefault="0048148D" w:rsidP="00DF4F96">
      <w:pPr>
        <w:pStyle w:val="ListParagraph"/>
        <w:numPr>
          <w:ilvl w:val="3"/>
          <w:numId w:val="19"/>
        </w:numPr>
        <w:spacing w:after="0" w:line="240" w:lineRule="auto"/>
        <w:rPr>
          <w:rFonts w:cs="Arial"/>
        </w:rPr>
      </w:pPr>
      <w:r w:rsidRPr="0074347E">
        <w:rPr>
          <w:rFonts w:cs="Arial"/>
        </w:rPr>
        <w:t>Choose "</w:t>
      </w:r>
      <w:r>
        <w:rPr>
          <w:rFonts w:cs="Arial"/>
        </w:rPr>
        <w:t>Transaction Log</w:t>
      </w:r>
      <w:r w:rsidRPr="0074347E">
        <w:rPr>
          <w:rFonts w:cs="Arial"/>
        </w:rPr>
        <w:t>"</w:t>
      </w:r>
    </w:p>
    <w:p w14:paraId="30B69A3F" w14:textId="77777777" w:rsidR="0048148D" w:rsidRDefault="0048148D" w:rsidP="00DF4F96">
      <w:pPr>
        <w:pStyle w:val="ListParagraph"/>
        <w:numPr>
          <w:ilvl w:val="2"/>
          <w:numId w:val="19"/>
        </w:numPr>
        <w:spacing w:after="0" w:line="240" w:lineRule="auto"/>
        <w:rPr>
          <w:rFonts w:cs="Arial"/>
        </w:rPr>
      </w:pPr>
      <w:r w:rsidRPr="0074347E">
        <w:rPr>
          <w:rFonts w:cs="Arial"/>
        </w:rPr>
        <w:t xml:space="preserve">Databases: </w:t>
      </w:r>
    </w:p>
    <w:p w14:paraId="684840D8" w14:textId="77777777" w:rsidR="0048148D" w:rsidRPr="0074347E" w:rsidRDefault="0048148D" w:rsidP="00DF4F96">
      <w:pPr>
        <w:pStyle w:val="ListParagraph"/>
        <w:numPr>
          <w:ilvl w:val="3"/>
          <w:numId w:val="19"/>
        </w:numPr>
        <w:spacing w:after="0" w:line="240" w:lineRule="auto"/>
        <w:rPr>
          <w:rFonts w:cs="Arial"/>
        </w:rPr>
      </w:pPr>
      <w:r w:rsidRPr="0074347E">
        <w:rPr>
          <w:rFonts w:cs="Arial"/>
        </w:rPr>
        <w:t>Choose "Specific Databases" and place a check mark next to all the Stockell databases</w:t>
      </w:r>
    </w:p>
    <w:p w14:paraId="36EC9621" w14:textId="77777777" w:rsidR="0048148D" w:rsidRDefault="0048148D" w:rsidP="00DF4F96">
      <w:pPr>
        <w:pStyle w:val="ListParagraph"/>
        <w:numPr>
          <w:ilvl w:val="2"/>
          <w:numId w:val="19"/>
        </w:numPr>
        <w:spacing w:after="0" w:line="240" w:lineRule="auto"/>
        <w:rPr>
          <w:rFonts w:cs="Arial"/>
        </w:rPr>
      </w:pPr>
      <w:r w:rsidRPr="0074347E">
        <w:rPr>
          <w:rFonts w:cs="Arial"/>
        </w:rPr>
        <w:t xml:space="preserve">Select "Create a backup file for every database" </w:t>
      </w:r>
    </w:p>
    <w:p w14:paraId="2D484CE7" w14:textId="77777777" w:rsidR="0048148D" w:rsidRPr="0074347E" w:rsidRDefault="0048148D" w:rsidP="00DF4F96">
      <w:pPr>
        <w:pStyle w:val="ListParagraph"/>
        <w:numPr>
          <w:ilvl w:val="3"/>
          <w:numId w:val="19"/>
        </w:numPr>
        <w:spacing w:after="0" w:line="240" w:lineRule="auto"/>
        <w:rPr>
          <w:rFonts w:cs="Arial"/>
        </w:rPr>
      </w:pPr>
      <w:r w:rsidRPr="0074347E">
        <w:rPr>
          <w:rFonts w:cs="Arial"/>
        </w:rPr>
        <w:t>Choose "Create a sub-directory for each database"</w:t>
      </w:r>
    </w:p>
    <w:p w14:paraId="49BAF663" w14:textId="77777777" w:rsidR="0048148D" w:rsidRPr="0074347E" w:rsidRDefault="0048148D" w:rsidP="00DF4F96">
      <w:pPr>
        <w:pStyle w:val="ListParagraph"/>
        <w:numPr>
          <w:ilvl w:val="4"/>
          <w:numId w:val="19"/>
        </w:numPr>
        <w:spacing w:after="0" w:line="240" w:lineRule="auto"/>
        <w:rPr>
          <w:rFonts w:cs="Arial"/>
        </w:rPr>
      </w:pPr>
      <w:r w:rsidRPr="0074347E">
        <w:rPr>
          <w:rFonts w:cs="Arial"/>
        </w:rPr>
        <w:t>For "Folder", navigate to the folder/share where the client would like to store their SQL backup files.</w:t>
      </w:r>
    </w:p>
    <w:p w14:paraId="248AFDD9" w14:textId="77777777" w:rsidR="009527B3" w:rsidRPr="0048148D" w:rsidRDefault="0048148D" w:rsidP="00DF4F96">
      <w:pPr>
        <w:pStyle w:val="ListParagraph"/>
        <w:numPr>
          <w:ilvl w:val="4"/>
          <w:numId w:val="19"/>
        </w:numPr>
        <w:spacing w:after="0" w:line="240" w:lineRule="auto"/>
        <w:rPr>
          <w:rFonts w:cs="Arial"/>
        </w:rPr>
      </w:pPr>
      <w:r w:rsidRPr="0074347E">
        <w:rPr>
          <w:rFonts w:cs="Arial"/>
        </w:rPr>
        <w:t>For "File Extension", type in "</w:t>
      </w:r>
      <w:r>
        <w:rPr>
          <w:rFonts w:cs="Arial"/>
        </w:rPr>
        <w:t>TRN</w:t>
      </w:r>
      <w:r w:rsidRPr="0074347E">
        <w:rPr>
          <w:rFonts w:cs="Arial"/>
        </w:rPr>
        <w:t>" (without the quotes)</w:t>
      </w:r>
      <w:r>
        <w:rPr>
          <w:rFonts w:cs="Arial"/>
        </w:rPr>
        <w:br/>
      </w:r>
    </w:p>
    <w:p w14:paraId="0339250F" w14:textId="77777777" w:rsidR="009527B3" w:rsidRPr="009527B3" w:rsidRDefault="009527B3" w:rsidP="00DF4F96">
      <w:pPr>
        <w:pStyle w:val="ListParagraph"/>
        <w:numPr>
          <w:ilvl w:val="1"/>
          <w:numId w:val="19"/>
        </w:numPr>
        <w:spacing w:after="0" w:line="240" w:lineRule="auto"/>
        <w:rPr>
          <w:rFonts w:cs="Arial"/>
        </w:rPr>
      </w:pPr>
      <w:r w:rsidRPr="009527B3">
        <w:rPr>
          <w:rFonts w:ascii="Calibri" w:eastAsia="Times New Roman" w:hAnsi="Calibri" w:cs="Times New Roman"/>
        </w:rPr>
        <w:t>#5</w:t>
      </w:r>
      <w:r>
        <w:rPr>
          <w:rFonts w:ascii="Calibri" w:eastAsia="Times New Roman" w:hAnsi="Calibri" w:cs="Times New Roman"/>
        </w:rPr>
        <w:t xml:space="preserve"> - Shrink Database Task</w:t>
      </w:r>
    </w:p>
    <w:p w14:paraId="424F5EE8"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 xml:space="preserve">Connection: </w:t>
      </w:r>
    </w:p>
    <w:p w14:paraId="79F8B56F" w14:textId="77777777" w:rsidR="00576530" w:rsidRPr="00576530" w:rsidRDefault="00576530" w:rsidP="00DF4F96">
      <w:pPr>
        <w:pStyle w:val="ListParagraph"/>
        <w:numPr>
          <w:ilvl w:val="3"/>
          <w:numId w:val="19"/>
        </w:numPr>
        <w:spacing w:after="0" w:line="240" w:lineRule="auto"/>
        <w:rPr>
          <w:rFonts w:cs="Arial"/>
        </w:rPr>
      </w:pPr>
      <w:r w:rsidRPr="00576530">
        <w:rPr>
          <w:rFonts w:cs="Arial"/>
        </w:rPr>
        <w:t>Choose "Local Server Connection"</w:t>
      </w:r>
    </w:p>
    <w:p w14:paraId="55555B49"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 xml:space="preserve">Databases: </w:t>
      </w:r>
    </w:p>
    <w:p w14:paraId="469BD204" w14:textId="77777777" w:rsidR="00576530" w:rsidRPr="00576530" w:rsidRDefault="00576530" w:rsidP="00DF4F96">
      <w:pPr>
        <w:pStyle w:val="ListParagraph"/>
        <w:numPr>
          <w:ilvl w:val="3"/>
          <w:numId w:val="19"/>
        </w:numPr>
        <w:spacing w:after="0" w:line="240" w:lineRule="auto"/>
        <w:rPr>
          <w:rFonts w:cs="Arial"/>
        </w:rPr>
      </w:pPr>
      <w:r w:rsidRPr="00576530">
        <w:rPr>
          <w:rFonts w:cs="Arial"/>
        </w:rPr>
        <w:t>Choose "Specific Databases" and place a check mark next to all the Stockell databases</w:t>
      </w:r>
    </w:p>
    <w:p w14:paraId="62D4BCC4"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Shrink database when it grows beyond: 50 MB</w:t>
      </w:r>
    </w:p>
    <w:p w14:paraId="165A98D3" w14:textId="77777777" w:rsidR="00576530" w:rsidRPr="00576530" w:rsidRDefault="00576530" w:rsidP="00DF4F96">
      <w:pPr>
        <w:pStyle w:val="ListParagraph"/>
        <w:numPr>
          <w:ilvl w:val="2"/>
          <w:numId w:val="19"/>
        </w:numPr>
        <w:spacing w:after="0" w:line="240" w:lineRule="auto"/>
        <w:rPr>
          <w:rFonts w:cs="Arial"/>
        </w:rPr>
      </w:pPr>
      <w:r w:rsidRPr="00576530">
        <w:rPr>
          <w:rFonts w:cs="Arial"/>
        </w:rPr>
        <w:lastRenderedPageBreak/>
        <w:t>Amount of free space to remain after shrink: 10 %</w:t>
      </w:r>
    </w:p>
    <w:p w14:paraId="2CA5A687" w14:textId="77777777" w:rsidR="009527B3" w:rsidRDefault="00576530" w:rsidP="00DF4F96">
      <w:pPr>
        <w:pStyle w:val="ListParagraph"/>
        <w:numPr>
          <w:ilvl w:val="2"/>
          <w:numId w:val="19"/>
        </w:numPr>
        <w:spacing w:after="0" w:line="240" w:lineRule="auto"/>
        <w:rPr>
          <w:rFonts w:cs="Arial"/>
        </w:rPr>
      </w:pPr>
      <w:r w:rsidRPr="00576530">
        <w:rPr>
          <w:rFonts w:cs="Arial"/>
        </w:rPr>
        <w:t>Select "Return freed space to operating system"</w:t>
      </w:r>
      <w:r>
        <w:rPr>
          <w:rFonts w:cs="Arial"/>
        </w:rPr>
        <w:br/>
      </w:r>
    </w:p>
    <w:p w14:paraId="69F254A5" w14:textId="77777777" w:rsidR="00576530" w:rsidRDefault="00576530" w:rsidP="00DF4F96">
      <w:pPr>
        <w:pStyle w:val="ListParagraph"/>
        <w:numPr>
          <w:ilvl w:val="0"/>
          <w:numId w:val="19"/>
        </w:numPr>
        <w:spacing w:after="0" w:line="240" w:lineRule="auto"/>
        <w:rPr>
          <w:rFonts w:cs="Arial"/>
        </w:rPr>
      </w:pPr>
      <w:r>
        <w:rPr>
          <w:rFonts w:cs="Arial"/>
        </w:rPr>
        <w:t>Add a schedule to the new maintenance plan</w:t>
      </w:r>
    </w:p>
    <w:p w14:paraId="10A62259" w14:textId="77777777" w:rsidR="00576530" w:rsidRDefault="00576530" w:rsidP="00DF4F96">
      <w:pPr>
        <w:pStyle w:val="ListParagraph"/>
        <w:numPr>
          <w:ilvl w:val="1"/>
          <w:numId w:val="19"/>
        </w:numPr>
        <w:spacing w:after="0" w:line="240" w:lineRule="auto"/>
        <w:rPr>
          <w:rFonts w:cs="Arial"/>
        </w:rPr>
      </w:pPr>
      <w:r w:rsidRPr="00576530">
        <w:rPr>
          <w:rFonts w:cs="Arial"/>
        </w:rPr>
        <w:t xml:space="preserve">To tell the plan when to execute, you will need to create a schedule for the plan.  To do so, click the </w:t>
      </w:r>
      <w:r>
        <w:rPr>
          <w:rFonts w:cs="Arial"/>
          <w:noProof/>
        </w:rPr>
        <w:drawing>
          <wp:inline distT="0" distB="0" distL="0" distR="0" wp14:anchorId="7FF23A84" wp14:editId="0ABBDE0E">
            <wp:extent cx="187325" cy="165100"/>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cstate="print"/>
                    <a:srcRect/>
                    <a:stretch>
                      <a:fillRect/>
                    </a:stretch>
                  </pic:blipFill>
                  <pic:spPr bwMode="auto">
                    <a:xfrm>
                      <a:off x="0" y="0"/>
                      <a:ext cx="187325" cy="165100"/>
                    </a:xfrm>
                    <a:prstGeom prst="rect">
                      <a:avLst/>
                    </a:prstGeom>
                    <a:noFill/>
                    <a:ln w="9525">
                      <a:noFill/>
                      <a:miter lim="800000"/>
                      <a:headEnd/>
                      <a:tailEnd/>
                    </a:ln>
                  </pic:spPr>
                </pic:pic>
              </a:graphicData>
            </a:graphic>
          </wp:inline>
        </w:drawing>
      </w:r>
      <w:r w:rsidRPr="00576530">
        <w:rPr>
          <w:rFonts w:cs="Arial"/>
        </w:rPr>
        <w:t xml:space="preserve"> icon to the right of "Subplan_1" within the maintenance plan (</w:t>
      </w:r>
      <w:r w:rsidRPr="00576530">
        <w:rPr>
          <w:rFonts w:cs="Arial"/>
          <w:i/>
        </w:rPr>
        <w:t>FYI: subplan_1 is the plan we just created</w:t>
      </w:r>
      <w:r>
        <w:rPr>
          <w:rFonts w:cs="Arial"/>
        </w:rPr>
        <w:t>).</w:t>
      </w:r>
    </w:p>
    <w:p w14:paraId="50807318" w14:textId="77777777" w:rsidR="00576530" w:rsidRPr="00576530" w:rsidRDefault="00576530" w:rsidP="00DF4F96">
      <w:pPr>
        <w:pStyle w:val="ListParagraph"/>
        <w:numPr>
          <w:ilvl w:val="1"/>
          <w:numId w:val="19"/>
        </w:numPr>
        <w:spacing w:after="0" w:line="240" w:lineRule="auto"/>
        <w:rPr>
          <w:rFonts w:cs="Arial"/>
        </w:rPr>
      </w:pPr>
      <w:r w:rsidRPr="00576530">
        <w:rPr>
          <w:rFonts w:cs="Arial"/>
        </w:rPr>
        <w:t xml:space="preserve">In the popup, choose the following: </w:t>
      </w:r>
    </w:p>
    <w:p w14:paraId="6ACC337C"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Schedule Type: Recurring</w:t>
      </w:r>
    </w:p>
    <w:p w14:paraId="36E01F19"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Occurs: Daily</w:t>
      </w:r>
    </w:p>
    <w:p w14:paraId="4F15D015"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Recurs every: 1 day(s)</w:t>
      </w:r>
    </w:p>
    <w:p w14:paraId="12DC92D8" w14:textId="77777777" w:rsidR="00576530" w:rsidRPr="00576530" w:rsidRDefault="00576530" w:rsidP="00DF4F96">
      <w:pPr>
        <w:pStyle w:val="ListParagraph"/>
        <w:numPr>
          <w:ilvl w:val="2"/>
          <w:numId w:val="19"/>
        </w:numPr>
        <w:spacing w:after="0" w:line="240" w:lineRule="auto"/>
        <w:rPr>
          <w:rFonts w:cs="Arial"/>
        </w:rPr>
      </w:pPr>
      <w:r w:rsidRPr="00576530">
        <w:rPr>
          <w:rFonts w:cs="Arial"/>
        </w:rPr>
        <w:t>Occurs once at: 12:00:00 AM</w:t>
      </w:r>
    </w:p>
    <w:p w14:paraId="32FA1A72" w14:textId="77777777" w:rsidR="00576530" w:rsidRDefault="00576530" w:rsidP="00DF4F96">
      <w:pPr>
        <w:pStyle w:val="ListParagraph"/>
        <w:numPr>
          <w:ilvl w:val="1"/>
          <w:numId w:val="19"/>
        </w:numPr>
        <w:spacing w:after="0" w:line="240" w:lineRule="auto"/>
        <w:rPr>
          <w:rFonts w:cs="Arial"/>
        </w:rPr>
      </w:pPr>
      <w:r>
        <w:rPr>
          <w:rFonts w:cs="Arial"/>
        </w:rPr>
        <w:t xml:space="preserve">Click </w:t>
      </w:r>
      <w:r w:rsidRPr="00576530">
        <w:rPr>
          <w:rFonts w:cs="Arial"/>
          <w:b/>
        </w:rPr>
        <w:t>OK</w:t>
      </w:r>
      <w:r>
        <w:rPr>
          <w:rFonts w:cs="Arial"/>
        </w:rPr>
        <w:t xml:space="preserve"> to save the schedule.</w:t>
      </w:r>
      <w:r>
        <w:rPr>
          <w:rFonts w:cs="Arial"/>
        </w:rPr>
        <w:br/>
      </w:r>
    </w:p>
    <w:p w14:paraId="3FD5672C" w14:textId="77777777" w:rsidR="00576530" w:rsidRDefault="00576530" w:rsidP="00DF4F96">
      <w:pPr>
        <w:pStyle w:val="ListParagraph"/>
        <w:numPr>
          <w:ilvl w:val="0"/>
          <w:numId w:val="19"/>
        </w:numPr>
        <w:spacing w:after="0" w:line="240" w:lineRule="auto"/>
        <w:rPr>
          <w:rFonts w:cs="Arial"/>
        </w:rPr>
      </w:pPr>
      <w:r>
        <w:rPr>
          <w:rFonts w:cs="Arial"/>
        </w:rPr>
        <w:t>Save and test the plan</w:t>
      </w:r>
    </w:p>
    <w:p w14:paraId="78E3E211" w14:textId="77777777" w:rsidR="00576530" w:rsidRDefault="00576530" w:rsidP="00DF4F96">
      <w:pPr>
        <w:pStyle w:val="ListParagraph"/>
        <w:numPr>
          <w:ilvl w:val="1"/>
          <w:numId w:val="19"/>
        </w:numPr>
        <w:spacing w:after="0" w:line="240" w:lineRule="auto"/>
        <w:rPr>
          <w:rFonts w:cs="Arial"/>
        </w:rPr>
      </w:pPr>
      <w:r>
        <w:rPr>
          <w:rFonts w:cs="Arial"/>
        </w:rPr>
        <w:t xml:space="preserve">Once the new maintenance plan has been saved, right-click it in the list and choose </w:t>
      </w:r>
      <w:r w:rsidRPr="00576530">
        <w:rPr>
          <w:rFonts w:cs="Arial"/>
          <w:b/>
        </w:rPr>
        <w:t>Execute</w:t>
      </w:r>
    </w:p>
    <w:p w14:paraId="59649345" w14:textId="77777777" w:rsidR="00576530" w:rsidRPr="00576530" w:rsidRDefault="00576530" w:rsidP="00DF4F96">
      <w:pPr>
        <w:pStyle w:val="ListParagraph"/>
        <w:numPr>
          <w:ilvl w:val="1"/>
          <w:numId w:val="19"/>
        </w:numPr>
        <w:spacing w:after="0" w:line="240" w:lineRule="auto"/>
        <w:rPr>
          <w:rFonts w:cs="Arial"/>
        </w:rPr>
      </w:pPr>
      <w:r>
        <w:rPr>
          <w:rFonts w:cs="Arial"/>
        </w:rPr>
        <w:t xml:space="preserve">The plan will run and should return </w:t>
      </w:r>
      <w:r w:rsidRPr="00576530">
        <w:rPr>
          <w:rFonts w:cs="Arial"/>
          <w:b/>
        </w:rPr>
        <w:t>Success</w:t>
      </w:r>
      <w:r>
        <w:rPr>
          <w:rFonts w:cs="Arial"/>
          <w:b/>
        </w:rPr>
        <w:br/>
      </w:r>
      <w:r>
        <w:rPr>
          <w:rFonts w:cs="Arial"/>
          <w:noProof/>
        </w:rPr>
        <w:drawing>
          <wp:inline distT="0" distB="0" distL="0" distR="0" wp14:anchorId="64427B8D" wp14:editId="658AC077">
            <wp:extent cx="2286000" cy="1374464"/>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cstate="print"/>
                    <a:srcRect/>
                    <a:stretch>
                      <a:fillRect/>
                    </a:stretch>
                  </pic:blipFill>
                  <pic:spPr bwMode="auto">
                    <a:xfrm>
                      <a:off x="0" y="0"/>
                      <a:ext cx="2286000" cy="1374464"/>
                    </a:xfrm>
                    <a:prstGeom prst="rect">
                      <a:avLst/>
                    </a:prstGeom>
                    <a:noFill/>
                    <a:ln w="9525">
                      <a:noFill/>
                      <a:miter lim="800000"/>
                      <a:headEnd/>
                      <a:tailEnd/>
                    </a:ln>
                  </pic:spPr>
                </pic:pic>
              </a:graphicData>
            </a:graphic>
          </wp:inline>
        </w:drawing>
      </w:r>
      <w:r>
        <w:rPr>
          <w:rFonts w:cs="Arial"/>
          <w:b/>
        </w:rPr>
        <w:t xml:space="preserve"> </w:t>
      </w:r>
      <w:r>
        <w:rPr>
          <w:rFonts w:cs="Arial"/>
          <w:b/>
          <w:noProof/>
        </w:rPr>
        <w:drawing>
          <wp:inline distT="0" distB="0" distL="0" distR="0" wp14:anchorId="170672D2" wp14:editId="6D6F90BE">
            <wp:extent cx="2286000" cy="1374463"/>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cstate="print"/>
                    <a:srcRect/>
                    <a:stretch>
                      <a:fillRect/>
                    </a:stretch>
                  </pic:blipFill>
                  <pic:spPr bwMode="auto">
                    <a:xfrm>
                      <a:off x="0" y="0"/>
                      <a:ext cx="2286000" cy="1374463"/>
                    </a:xfrm>
                    <a:prstGeom prst="rect">
                      <a:avLst/>
                    </a:prstGeom>
                    <a:noFill/>
                    <a:ln w="9525">
                      <a:noFill/>
                      <a:miter lim="800000"/>
                      <a:headEnd/>
                      <a:tailEnd/>
                    </a:ln>
                  </pic:spPr>
                </pic:pic>
              </a:graphicData>
            </a:graphic>
          </wp:inline>
        </w:drawing>
      </w:r>
    </w:p>
    <w:p w14:paraId="0272A9E4" w14:textId="77777777" w:rsidR="00576530" w:rsidRDefault="00576530" w:rsidP="00576530">
      <w:pPr>
        <w:spacing w:after="0" w:line="240" w:lineRule="auto"/>
        <w:rPr>
          <w:rFonts w:cs="Arial"/>
        </w:rPr>
      </w:pPr>
    </w:p>
    <w:p w14:paraId="03EC51EB" w14:textId="77777777" w:rsidR="00576530" w:rsidRPr="005800D3" w:rsidRDefault="005800D3" w:rsidP="005C403D">
      <w:pPr>
        <w:pStyle w:val="Heading2"/>
      </w:pPr>
      <w:bookmarkStart w:id="229" w:name="_Toc411923764"/>
      <w:bookmarkStart w:id="230" w:name="Setup_SQL_Sched_Jobs"/>
      <w:r w:rsidRPr="005800D3">
        <w:t xml:space="preserve">Create Standard SQL Scheduled </w:t>
      </w:r>
      <w:commentRangeStart w:id="231"/>
      <w:commentRangeStart w:id="232"/>
      <w:r w:rsidRPr="005800D3">
        <w:t>Jobs</w:t>
      </w:r>
      <w:bookmarkEnd w:id="229"/>
      <w:commentRangeEnd w:id="231"/>
      <w:r w:rsidR="000D430B">
        <w:rPr>
          <w:rStyle w:val="CommentReference"/>
          <w:b w:val="0"/>
          <w:u w:val="none"/>
        </w:rPr>
        <w:commentReference w:id="231"/>
      </w:r>
      <w:commentRangeEnd w:id="232"/>
      <w:r w:rsidR="00406B66">
        <w:rPr>
          <w:rStyle w:val="CommentReference"/>
          <w:b w:val="0"/>
          <w:u w:val="none"/>
        </w:rPr>
        <w:commentReference w:id="232"/>
      </w:r>
    </w:p>
    <w:bookmarkEnd w:id="230"/>
    <w:p w14:paraId="1C0F5FCB" w14:textId="02AEC990" w:rsidR="00855A86" w:rsidRPr="00855A86" w:rsidRDefault="00855A86" w:rsidP="00855A86">
      <w:pPr>
        <w:spacing w:after="0" w:line="240" w:lineRule="auto"/>
        <w:rPr>
          <w:rFonts w:cs="Arial"/>
        </w:rPr>
      </w:pPr>
      <w:r w:rsidRPr="00855A86">
        <w:rPr>
          <w:rFonts w:cs="Arial"/>
        </w:rPr>
        <w:t>There are several SQL Scheduled jobs that need to be created on the client’s SQL Server.  These jobs are used for various</w:t>
      </w:r>
      <w:r w:rsidR="007E4699">
        <w:rPr>
          <w:rFonts w:cs="Arial"/>
        </w:rPr>
        <w:t xml:space="preserve"> reasons and are outlined below.  NOTE – all sql jobs should have notifications set up.  Upon failure, an email notification should be sent to </w:t>
      </w:r>
      <w:del w:id="233" w:author="Brian Stockell" w:date="2019-11-21T13:55:00Z">
        <w:r w:rsidR="007E4699" w:rsidDel="00A54B96">
          <w:rPr>
            <w:rFonts w:cs="Arial"/>
          </w:rPr>
          <w:delText>som</w:delText>
        </w:r>
      </w:del>
      <w:del w:id="234" w:author="Brian Stockell" w:date="2019-12-14T22:04:00Z">
        <w:r w:rsidR="007E4699" w:rsidDel="002B29EC">
          <w:rPr>
            <w:rFonts w:cs="Arial"/>
          </w:rPr>
          <w:delText xml:space="preserve">eone at </w:delText>
        </w:r>
      </w:del>
      <w:r w:rsidR="007E4699">
        <w:rPr>
          <w:rFonts w:cs="Arial"/>
        </w:rPr>
        <w:t>the client site.</w:t>
      </w:r>
      <w:r w:rsidR="00DB47EC">
        <w:rPr>
          <w:rFonts w:cs="Arial"/>
        </w:rPr>
        <w:t xml:space="preserve"> (Support will set up notifications for Cloud-hosted sites)</w:t>
      </w:r>
    </w:p>
    <w:p w14:paraId="14DABACB" w14:textId="77777777" w:rsidR="00855A86" w:rsidRPr="00855A86" w:rsidRDefault="00855A86" w:rsidP="00855A86">
      <w:pPr>
        <w:spacing w:after="0" w:line="240" w:lineRule="auto"/>
        <w:rPr>
          <w:rFonts w:cs="Arial"/>
        </w:rPr>
      </w:pPr>
    </w:p>
    <w:p w14:paraId="71711725" w14:textId="77777777" w:rsidR="00855A86" w:rsidRDefault="004824AA" w:rsidP="00855A86">
      <w:pPr>
        <w:spacing w:after="0" w:line="240" w:lineRule="auto"/>
        <w:ind w:left="720"/>
        <w:rPr>
          <w:rFonts w:cs="Arial"/>
        </w:rPr>
      </w:pPr>
      <w:r>
        <w:rPr>
          <w:rFonts w:cs="Arial"/>
          <w:noProof/>
        </w:rPr>
        <w:drawing>
          <wp:anchor distT="0" distB="0" distL="114300" distR="114300" simplePos="0" relativeHeight="251658241" behindDoc="1" locked="0" layoutInCell="1" allowOverlap="1" wp14:anchorId="6C10BA8A" wp14:editId="58D1212A">
            <wp:simplePos x="0" y="0"/>
            <wp:positionH relativeFrom="column">
              <wp:posOffset>401299</wp:posOffset>
            </wp:positionH>
            <wp:positionV relativeFrom="paragraph">
              <wp:posOffset>132267</wp:posOffset>
            </wp:positionV>
            <wp:extent cx="445645" cy="449705"/>
            <wp:effectExtent l="19050" t="0" r="0" b="0"/>
            <wp:wrapSquare wrapText="bothSides"/>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645" cy="449705"/>
                    </a:xfrm>
                    <a:prstGeom prst="rect">
                      <a:avLst/>
                    </a:prstGeom>
                    <a:noFill/>
                    <a:ln w="9525">
                      <a:noFill/>
                      <a:miter lim="800000"/>
                      <a:headEnd/>
                      <a:tailEnd/>
                    </a:ln>
                  </pic:spPr>
                </pic:pic>
              </a:graphicData>
            </a:graphic>
          </wp:anchor>
        </w:drawing>
      </w:r>
    </w:p>
    <w:p w14:paraId="66FDDE9F" w14:textId="3173D7A7" w:rsidR="00F12795" w:rsidRPr="00181442" w:rsidRDefault="00804B77" w:rsidP="00181442">
      <w:pPr>
        <w:ind w:left="1440"/>
        <w:rPr>
          <w:rFonts w:cs="Arial"/>
          <w:color w:val="00B050"/>
        </w:rPr>
      </w:pPr>
      <w:r w:rsidRPr="001969D2">
        <w:rPr>
          <w:rFonts w:cs="Arial"/>
          <w:color w:val="00B050"/>
        </w:rPr>
        <w:t>The “</w:t>
      </w:r>
      <w:r w:rsidR="007B010E">
        <w:rPr>
          <w:rFonts w:cs="Arial"/>
          <w:b/>
          <w:color w:val="00B050"/>
        </w:rPr>
        <w:t xml:space="preserve">Create </w:t>
      </w:r>
      <w:r w:rsidR="00DB47EC">
        <w:rPr>
          <w:rFonts w:cs="Arial"/>
          <w:b/>
          <w:color w:val="00B050"/>
        </w:rPr>
        <w:t xml:space="preserve">Standard </w:t>
      </w:r>
      <w:r w:rsidR="007B010E">
        <w:rPr>
          <w:rFonts w:cs="Arial"/>
          <w:b/>
          <w:color w:val="00B050"/>
        </w:rPr>
        <w:t xml:space="preserve">SQL </w:t>
      </w:r>
      <w:r w:rsidR="00DB47EC">
        <w:rPr>
          <w:rFonts w:cs="Arial"/>
          <w:b/>
          <w:color w:val="00B050"/>
        </w:rPr>
        <w:t xml:space="preserve">Scheduled </w:t>
      </w:r>
      <w:r w:rsidR="007B010E">
        <w:rPr>
          <w:rFonts w:cs="Arial"/>
          <w:b/>
          <w:color w:val="00B050"/>
        </w:rPr>
        <w:t>Job</w:t>
      </w:r>
      <w:r w:rsidR="00DB47EC">
        <w:rPr>
          <w:rFonts w:cs="Arial"/>
          <w:b/>
          <w:color w:val="00B050"/>
        </w:rPr>
        <w:t>s.</w:t>
      </w:r>
      <w:r w:rsidRPr="001969D2">
        <w:rPr>
          <w:rFonts w:cs="Arial"/>
          <w:b/>
          <w:color w:val="00B050"/>
        </w:rPr>
        <w:t>sql</w:t>
      </w:r>
      <w:r w:rsidRPr="001969D2">
        <w:rPr>
          <w:rFonts w:cs="Arial"/>
          <w:color w:val="00B050"/>
        </w:rPr>
        <w:t>” script can be adjusted and run to create these SQL scheduled jobs</w:t>
      </w:r>
      <w:r w:rsidR="00DB47EC">
        <w:rPr>
          <w:rFonts w:cs="Arial"/>
          <w:color w:val="00B050"/>
        </w:rPr>
        <w:t>. This will need to be run against both Prod and Test RCM databases.</w:t>
      </w:r>
    </w:p>
    <w:p w14:paraId="34526B0E" w14:textId="100EE8CB" w:rsidR="00F12795" w:rsidRDefault="00F12795" w:rsidP="00576530">
      <w:pPr>
        <w:spacing w:after="0" w:line="240" w:lineRule="auto"/>
        <w:rPr>
          <w:ins w:id="235" w:author="Brian Stockell" w:date="2019-12-14T22:33:00Z"/>
          <w:rFonts w:cs="Arial"/>
        </w:rPr>
      </w:pPr>
    </w:p>
    <w:p w14:paraId="270573BD" w14:textId="1735D1C9" w:rsidR="00F074F8" w:rsidRDefault="00F074F8" w:rsidP="00576530">
      <w:pPr>
        <w:spacing w:after="0" w:line="240" w:lineRule="auto"/>
        <w:rPr>
          <w:ins w:id="236" w:author="Brian Stockell" w:date="2019-12-14T22:33:00Z"/>
          <w:rFonts w:cs="Arial"/>
        </w:rPr>
      </w:pPr>
    </w:p>
    <w:p w14:paraId="06BDC15F" w14:textId="1440B47D" w:rsidR="00F074F8" w:rsidRDefault="00F074F8" w:rsidP="00576530">
      <w:pPr>
        <w:spacing w:after="0" w:line="240" w:lineRule="auto"/>
        <w:rPr>
          <w:ins w:id="237" w:author="Brian Stockell" w:date="2019-12-14T22:33:00Z"/>
          <w:rFonts w:cs="Arial"/>
        </w:rPr>
      </w:pPr>
      <w:ins w:id="238" w:author="Brian Stockell" w:date="2019-12-14T22:33:00Z">
        <w:r>
          <w:rPr>
            <w:rFonts w:cs="Arial"/>
            <w:noProof/>
            <w:color w:val="C00000"/>
          </w:rPr>
          <w:drawing>
            <wp:inline distT="0" distB="0" distL="0" distR="0" wp14:anchorId="35F3AF83" wp14:editId="60A0F70D">
              <wp:extent cx="914400" cy="914400"/>
              <wp:effectExtent l="0" t="0" r="0" b="0"/>
              <wp:docPr id="67" name="Graphic 6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1158DD61" w14:textId="77777777" w:rsidR="00F074F8" w:rsidRDefault="00F074F8" w:rsidP="00576530">
      <w:pPr>
        <w:spacing w:after="0" w:line="240" w:lineRule="auto"/>
        <w:rPr>
          <w:rFonts w:cs="Arial"/>
        </w:rPr>
      </w:pPr>
    </w:p>
    <w:p w14:paraId="58E1C423" w14:textId="38B01994" w:rsidR="008B47F7" w:rsidRDefault="008B47F7">
      <w:pPr>
        <w:rPr>
          <w:rFonts w:cs="Arial"/>
        </w:rPr>
      </w:pPr>
      <w:del w:id="239" w:author="Brian Stockell" w:date="2019-12-14T22:33:00Z">
        <w:r w:rsidDel="00F074F8">
          <w:rPr>
            <w:rFonts w:cs="Arial"/>
          </w:rPr>
          <w:lastRenderedPageBreak/>
          <w:br w:type="page"/>
        </w:r>
      </w:del>
    </w:p>
    <w:p w14:paraId="682E5A90" w14:textId="77777777" w:rsidR="008B47F7" w:rsidRPr="00AA491E" w:rsidRDefault="008B47F7" w:rsidP="005C403D">
      <w:pPr>
        <w:pStyle w:val="Heading1"/>
      </w:pPr>
      <w:bookmarkStart w:id="240" w:name="_Toc411923769"/>
      <w:bookmarkStart w:id="241" w:name="Deploy_InsightCS_Standard_Reports"/>
      <w:r>
        <w:t>Deploy</w:t>
      </w:r>
      <w:r w:rsidR="00E27750">
        <w:t xml:space="preserve">ing and Configuring the </w:t>
      </w:r>
      <w:r>
        <w:t xml:space="preserve">InsightCS </w:t>
      </w:r>
      <w:r w:rsidR="002362D2">
        <w:t xml:space="preserve">Standard </w:t>
      </w:r>
      <w:r>
        <w:t>Reports</w:t>
      </w:r>
      <w:bookmarkEnd w:id="240"/>
    </w:p>
    <w:bookmarkEnd w:id="241"/>
    <w:p w14:paraId="55553D13" w14:textId="77777777" w:rsidR="00205BF5" w:rsidRDefault="00205BF5" w:rsidP="00615B8C">
      <w:pPr>
        <w:spacing w:after="0" w:line="240" w:lineRule="auto"/>
        <w:rPr>
          <w:sz w:val="24"/>
          <w:szCs w:val="24"/>
        </w:rPr>
      </w:pPr>
    </w:p>
    <w:p w14:paraId="4214D7EC" w14:textId="77777777" w:rsidR="00137698" w:rsidRPr="00137698" w:rsidRDefault="002362D2" w:rsidP="00615B8C">
      <w:pPr>
        <w:spacing w:after="0" w:line="240" w:lineRule="auto"/>
        <w:rPr>
          <w:rFonts w:cs="Arial"/>
        </w:rPr>
      </w:pPr>
      <w:r>
        <w:rPr>
          <w:sz w:val="24"/>
          <w:szCs w:val="24"/>
        </w:rPr>
        <w:t xml:space="preserve">At this point, </w:t>
      </w:r>
      <w:hyperlink w:anchor="Setup_SQL_SERVERS" w:history="1">
        <w:r w:rsidRPr="002362D2">
          <w:rPr>
            <w:rStyle w:val="Hyperlink"/>
            <w:sz w:val="24"/>
            <w:szCs w:val="24"/>
          </w:rPr>
          <w:t>once the SQL Servers have been setup and configured</w:t>
        </w:r>
      </w:hyperlink>
      <w:r>
        <w:rPr>
          <w:sz w:val="24"/>
          <w:szCs w:val="24"/>
        </w:rPr>
        <w:t>, it is time to deploy the InsightCS Standard Reports.</w:t>
      </w:r>
      <w:r>
        <w:rPr>
          <w:rFonts w:cs="Arial"/>
        </w:rPr>
        <w:t xml:space="preserve">  </w:t>
      </w:r>
    </w:p>
    <w:p w14:paraId="34AC404B" w14:textId="77777777" w:rsidR="002362D2" w:rsidRDefault="002362D2" w:rsidP="00576530">
      <w:pPr>
        <w:spacing w:after="0" w:line="240" w:lineRule="auto"/>
        <w:rPr>
          <w:rFonts w:cs="Arial"/>
        </w:rPr>
      </w:pPr>
    </w:p>
    <w:p w14:paraId="4F2B42A1" w14:textId="77777777" w:rsidR="002362D2" w:rsidRDefault="002362D2" w:rsidP="00576530">
      <w:pPr>
        <w:spacing w:after="0" w:line="240" w:lineRule="auto"/>
        <w:rPr>
          <w:rFonts w:cs="Arial"/>
        </w:rPr>
      </w:pPr>
      <w:r>
        <w:rPr>
          <w:rFonts w:cs="Arial"/>
        </w:rPr>
        <w:t xml:space="preserve">Before you can begin this process, the installation </w:t>
      </w:r>
      <w:hyperlink w:anchor="Upload_Required_Files" w:history="1">
        <w:r w:rsidRPr="002362D2">
          <w:rPr>
            <w:rStyle w:val="Hyperlink"/>
            <w:rFonts w:cs="Arial"/>
          </w:rPr>
          <w:t>files must be uploaded to the client network</w:t>
        </w:r>
      </w:hyperlink>
      <w:r>
        <w:rPr>
          <w:rFonts w:cs="Arial"/>
        </w:rPr>
        <w:t xml:space="preserve"> (</w:t>
      </w:r>
      <w:r w:rsidRPr="002362D2">
        <w:rPr>
          <w:rFonts w:cs="Arial"/>
          <w:i/>
        </w:rPr>
        <w:t>preferably on the main Application Server</w:t>
      </w:r>
      <w:r>
        <w:rPr>
          <w:rFonts w:cs="Arial"/>
        </w:rPr>
        <w:t>).</w:t>
      </w:r>
    </w:p>
    <w:p w14:paraId="49A7FBF8" w14:textId="77777777" w:rsidR="002362D2" w:rsidRDefault="002362D2" w:rsidP="00576530">
      <w:pPr>
        <w:spacing w:after="0" w:line="240" w:lineRule="auto"/>
        <w:rPr>
          <w:rFonts w:cs="Arial"/>
        </w:rPr>
      </w:pPr>
    </w:p>
    <w:p w14:paraId="4C7A3EFF" w14:textId="0DF1EC1C" w:rsidR="002362D2" w:rsidRDefault="002362D2" w:rsidP="00576530">
      <w:pPr>
        <w:spacing w:after="0" w:line="240" w:lineRule="auto"/>
        <w:rPr>
          <w:rFonts w:cs="Arial"/>
        </w:rPr>
      </w:pPr>
      <w:r>
        <w:rPr>
          <w:rFonts w:cs="Arial"/>
        </w:rPr>
        <w:t>To deploy InsightCS Standard Reports</w:t>
      </w:r>
      <w:r w:rsidR="00615B8C">
        <w:rPr>
          <w:rFonts w:cs="Arial"/>
        </w:rPr>
        <w:t xml:space="preserve"> (</w:t>
      </w:r>
      <w:r w:rsidR="00615B8C" w:rsidRPr="00615B8C">
        <w:rPr>
          <w:rFonts w:cs="Arial"/>
          <w:i/>
        </w:rPr>
        <w:t xml:space="preserve">twice, once for </w:t>
      </w:r>
      <w:r w:rsidR="00BC0888">
        <w:rPr>
          <w:rFonts w:cs="Arial"/>
          <w:i/>
        </w:rPr>
        <w:t>Prod</w:t>
      </w:r>
      <w:r w:rsidR="00615B8C" w:rsidRPr="00615B8C">
        <w:rPr>
          <w:rFonts w:cs="Arial"/>
          <w:i/>
        </w:rPr>
        <w:t xml:space="preserve"> and once for </w:t>
      </w:r>
      <w:r w:rsidR="00BC0888">
        <w:rPr>
          <w:rFonts w:cs="Arial"/>
          <w:i/>
        </w:rPr>
        <w:t>Test</w:t>
      </w:r>
      <w:r w:rsidR="00615B8C">
        <w:rPr>
          <w:rFonts w:cs="Arial"/>
        </w:rPr>
        <w:t>)</w:t>
      </w:r>
      <w:r>
        <w:rPr>
          <w:rFonts w:cs="Arial"/>
        </w:rPr>
        <w:t>:</w:t>
      </w:r>
    </w:p>
    <w:p w14:paraId="08CF97AE" w14:textId="77777777" w:rsidR="002362D2" w:rsidRDefault="002362D2" w:rsidP="00576530">
      <w:pPr>
        <w:spacing w:after="0" w:line="240" w:lineRule="auto"/>
        <w:rPr>
          <w:rFonts w:cs="Arial"/>
        </w:rPr>
      </w:pPr>
    </w:p>
    <w:p w14:paraId="1EFA95ED" w14:textId="77777777" w:rsidR="002362D2" w:rsidRDefault="00147006" w:rsidP="00DF4F96">
      <w:pPr>
        <w:pStyle w:val="ListParagraph"/>
        <w:numPr>
          <w:ilvl w:val="0"/>
          <w:numId w:val="20"/>
        </w:numPr>
        <w:spacing w:after="0" w:line="240" w:lineRule="auto"/>
        <w:rPr>
          <w:rFonts w:cs="Arial"/>
        </w:rPr>
      </w:pPr>
      <w:r>
        <w:rPr>
          <w:rFonts w:cs="Arial"/>
        </w:rPr>
        <w:t xml:space="preserve">Run the </w:t>
      </w:r>
      <w:r w:rsidRPr="00147006">
        <w:rPr>
          <w:rFonts w:cs="Arial"/>
          <w:b/>
        </w:rPr>
        <w:t>Reporting_setup.exe</w:t>
      </w:r>
      <w:r w:rsidR="009D70E5">
        <w:rPr>
          <w:rFonts w:cs="Arial"/>
        </w:rPr>
        <w:t xml:space="preserve">. </w:t>
      </w:r>
      <w:r w:rsidR="009D70E5" w:rsidRPr="001B6A9C">
        <w:rPr>
          <w:rFonts w:cs="Arial"/>
          <w:color w:val="FF0000"/>
        </w:rPr>
        <w:t>Please note that it may be necessary to run the exe as an administrator in order to successfully install the reports.  In order to do so, launch cmd.exe as an administrator, then navigate to the folder with the report installer in it, and run it from there.</w:t>
      </w:r>
    </w:p>
    <w:p w14:paraId="0E5662EB" w14:textId="77777777" w:rsidR="00147006" w:rsidRDefault="00147006" w:rsidP="00DF4F96">
      <w:pPr>
        <w:pStyle w:val="ListParagraph"/>
        <w:numPr>
          <w:ilvl w:val="0"/>
          <w:numId w:val="20"/>
        </w:numPr>
        <w:spacing w:after="0" w:line="240" w:lineRule="auto"/>
        <w:rPr>
          <w:rFonts w:cs="Arial"/>
        </w:rPr>
      </w:pPr>
      <w:r>
        <w:rPr>
          <w:rFonts w:cs="Arial"/>
        </w:rPr>
        <w:t xml:space="preserve">Click </w:t>
      </w:r>
      <w:r>
        <w:rPr>
          <w:rFonts w:cs="Arial"/>
          <w:b/>
        </w:rPr>
        <w:t>NEXT</w:t>
      </w:r>
    </w:p>
    <w:p w14:paraId="231D7F3B" w14:textId="77777777" w:rsidR="00147006" w:rsidRDefault="00147006" w:rsidP="00DF4F96">
      <w:pPr>
        <w:pStyle w:val="ListParagraph"/>
        <w:numPr>
          <w:ilvl w:val="0"/>
          <w:numId w:val="20"/>
        </w:numPr>
        <w:spacing w:after="0" w:line="240" w:lineRule="auto"/>
        <w:rPr>
          <w:rFonts w:cs="Arial"/>
        </w:rPr>
      </w:pPr>
      <w:r>
        <w:rPr>
          <w:rFonts w:cs="Arial"/>
        </w:rPr>
        <w:t>Fill in the form:</w:t>
      </w:r>
    </w:p>
    <w:p w14:paraId="3DA6B434" w14:textId="77777777" w:rsidR="00147006" w:rsidRPr="00147006" w:rsidRDefault="00147006" w:rsidP="00DF4F96">
      <w:pPr>
        <w:pStyle w:val="ListParagraph"/>
        <w:numPr>
          <w:ilvl w:val="1"/>
          <w:numId w:val="20"/>
        </w:numPr>
        <w:spacing w:after="0" w:line="240" w:lineRule="auto"/>
        <w:rPr>
          <w:rFonts w:cs="Arial"/>
        </w:rPr>
      </w:pPr>
      <w:r w:rsidRPr="00147006">
        <w:rPr>
          <w:rFonts w:cs="Arial"/>
        </w:rPr>
        <w:t>Report Server Path</w:t>
      </w:r>
    </w:p>
    <w:p w14:paraId="3F5C0A74" w14:textId="77777777" w:rsidR="00147006" w:rsidRPr="00147006" w:rsidRDefault="00147006" w:rsidP="00DF4F96">
      <w:pPr>
        <w:pStyle w:val="ListParagraph"/>
        <w:numPr>
          <w:ilvl w:val="2"/>
          <w:numId w:val="20"/>
        </w:numPr>
        <w:spacing w:after="0" w:line="240" w:lineRule="auto"/>
        <w:rPr>
          <w:rFonts w:cs="Arial"/>
        </w:rPr>
      </w:pPr>
      <w:r w:rsidRPr="00147006">
        <w:rPr>
          <w:rFonts w:cs="Arial"/>
        </w:rPr>
        <w:t>This is the path the report server base installation (i.e. http://&lt;SERVERNAME&gt;/reportserver where &lt;SERVER NAME&gt; is the name of the reporting services server).</w:t>
      </w:r>
    </w:p>
    <w:p w14:paraId="4909DCA1" w14:textId="77777777" w:rsidR="00147006" w:rsidRPr="00147006" w:rsidRDefault="00147006" w:rsidP="00DF4F96">
      <w:pPr>
        <w:pStyle w:val="ListParagraph"/>
        <w:numPr>
          <w:ilvl w:val="2"/>
          <w:numId w:val="20"/>
        </w:numPr>
        <w:spacing w:after="0" w:line="240" w:lineRule="auto"/>
        <w:rPr>
          <w:rFonts w:cs="Arial"/>
        </w:rPr>
      </w:pPr>
      <w:r w:rsidRPr="00147006">
        <w:rPr>
          <w:rFonts w:cs="Arial"/>
        </w:rPr>
        <w:t>NOTICE: NO trailing slash …</w:t>
      </w:r>
    </w:p>
    <w:p w14:paraId="1A61FA30" w14:textId="77777777" w:rsidR="00147006" w:rsidRDefault="00147006" w:rsidP="00DF4F96">
      <w:pPr>
        <w:pStyle w:val="ListParagraph"/>
        <w:numPr>
          <w:ilvl w:val="1"/>
          <w:numId w:val="20"/>
        </w:numPr>
        <w:spacing w:after="0" w:line="240" w:lineRule="auto"/>
        <w:rPr>
          <w:rFonts w:cs="Arial"/>
        </w:rPr>
      </w:pPr>
      <w:r w:rsidRPr="00147006">
        <w:rPr>
          <w:rFonts w:cs="Arial"/>
        </w:rPr>
        <w:t>Root Directory</w:t>
      </w:r>
      <w:r>
        <w:rPr>
          <w:rFonts w:cs="Arial"/>
        </w:rPr>
        <w:t xml:space="preserve">: </w:t>
      </w:r>
    </w:p>
    <w:p w14:paraId="3BC7B3EB" w14:textId="6277B8CB" w:rsidR="00147006" w:rsidRPr="00147006" w:rsidRDefault="00147006" w:rsidP="00DF4F96">
      <w:pPr>
        <w:pStyle w:val="ListParagraph"/>
        <w:numPr>
          <w:ilvl w:val="2"/>
          <w:numId w:val="20"/>
        </w:numPr>
        <w:spacing w:after="0" w:line="240" w:lineRule="auto"/>
        <w:rPr>
          <w:rFonts w:cs="Arial"/>
        </w:rPr>
      </w:pPr>
      <w:r>
        <w:rPr>
          <w:rFonts w:cs="Arial"/>
        </w:rPr>
        <w:t>T</w:t>
      </w:r>
      <w:r w:rsidRPr="00147006">
        <w:rPr>
          <w:rFonts w:cs="Arial"/>
        </w:rPr>
        <w:t xml:space="preserve">his should be "/Insight/&lt;DATABASE NAME&gt;" </w:t>
      </w:r>
    </w:p>
    <w:p w14:paraId="774E05DA" w14:textId="77777777" w:rsidR="00147006" w:rsidRPr="00147006" w:rsidRDefault="00147006" w:rsidP="00DF4F96">
      <w:pPr>
        <w:pStyle w:val="ListParagraph"/>
        <w:numPr>
          <w:ilvl w:val="0"/>
          <w:numId w:val="20"/>
        </w:numPr>
        <w:spacing w:after="0" w:line="240" w:lineRule="auto"/>
        <w:rPr>
          <w:rFonts w:cs="Arial"/>
        </w:rPr>
      </w:pPr>
      <w:r>
        <w:rPr>
          <w:rFonts w:cs="Arial"/>
        </w:rPr>
        <w:t xml:space="preserve">Click </w:t>
      </w:r>
      <w:r w:rsidRPr="00147006">
        <w:rPr>
          <w:rFonts w:cs="Arial"/>
          <w:b/>
        </w:rPr>
        <w:t>NEXT</w:t>
      </w:r>
    </w:p>
    <w:p w14:paraId="074360FA" w14:textId="77777777" w:rsidR="00147006" w:rsidRDefault="00147006" w:rsidP="00DF4F96">
      <w:pPr>
        <w:pStyle w:val="ListParagraph"/>
        <w:numPr>
          <w:ilvl w:val="1"/>
          <w:numId w:val="20"/>
        </w:numPr>
        <w:spacing w:after="0" w:line="240" w:lineRule="auto"/>
        <w:rPr>
          <w:rFonts w:cs="Arial"/>
        </w:rPr>
      </w:pPr>
      <w:r w:rsidRPr="00147006">
        <w:rPr>
          <w:rFonts w:cs="Arial"/>
        </w:rPr>
        <w:t xml:space="preserve">Notice that </w:t>
      </w:r>
      <w:r w:rsidRPr="00147006">
        <w:rPr>
          <w:rFonts w:cs="Arial"/>
          <w:b/>
        </w:rPr>
        <w:t>Analytical Reports</w:t>
      </w:r>
      <w:r w:rsidRPr="00147006">
        <w:rPr>
          <w:rFonts w:cs="Arial"/>
        </w:rPr>
        <w:t xml:space="preserve"> is by default, NOT installed … </w:t>
      </w:r>
    </w:p>
    <w:p w14:paraId="0E924F21" w14:textId="49D7DF0D" w:rsidR="00147006" w:rsidRDefault="007A28A0" w:rsidP="00DF4F96">
      <w:pPr>
        <w:pStyle w:val="ListParagraph"/>
        <w:numPr>
          <w:ilvl w:val="3"/>
          <w:numId w:val="20"/>
        </w:numPr>
        <w:spacing w:after="0" w:line="240" w:lineRule="auto"/>
        <w:rPr>
          <w:rFonts w:cs="Arial"/>
        </w:rPr>
      </w:pPr>
      <w:r>
        <w:rPr>
          <w:rFonts w:cs="Arial"/>
        </w:rPr>
        <w:t xml:space="preserve">Analytical Reports </w:t>
      </w:r>
      <w:r w:rsidR="00BB29A4">
        <w:rPr>
          <w:rFonts w:cs="Arial"/>
        </w:rPr>
        <w:t>should be installed for all clients. You will be prompted for a password.  Password = stockellbi</w:t>
      </w:r>
    </w:p>
    <w:p w14:paraId="1DF24E0D" w14:textId="77777777" w:rsidR="00147006" w:rsidRDefault="00147006" w:rsidP="00DF4F96">
      <w:pPr>
        <w:pStyle w:val="ListParagraph"/>
        <w:numPr>
          <w:ilvl w:val="0"/>
          <w:numId w:val="20"/>
        </w:numPr>
        <w:spacing w:after="0" w:line="240" w:lineRule="auto"/>
        <w:rPr>
          <w:rFonts w:cs="Arial"/>
        </w:rPr>
      </w:pPr>
      <w:r>
        <w:rPr>
          <w:rFonts w:cs="Arial"/>
        </w:rPr>
        <w:t xml:space="preserve">Click </w:t>
      </w:r>
      <w:r w:rsidRPr="00147006">
        <w:rPr>
          <w:rFonts w:cs="Arial"/>
          <w:b/>
        </w:rPr>
        <w:t>NEXT</w:t>
      </w:r>
    </w:p>
    <w:p w14:paraId="73A910E0" w14:textId="77777777" w:rsidR="00147006" w:rsidRDefault="00147006" w:rsidP="00DF4F96">
      <w:pPr>
        <w:pStyle w:val="ListParagraph"/>
        <w:numPr>
          <w:ilvl w:val="0"/>
          <w:numId w:val="20"/>
        </w:numPr>
        <w:spacing w:after="0" w:line="240" w:lineRule="auto"/>
        <w:rPr>
          <w:rFonts w:cs="Arial"/>
        </w:rPr>
      </w:pPr>
      <w:r>
        <w:rPr>
          <w:rFonts w:cs="Arial"/>
        </w:rPr>
        <w:t xml:space="preserve">Click </w:t>
      </w:r>
      <w:r w:rsidRPr="00147006">
        <w:rPr>
          <w:rFonts w:cs="Arial"/>
          <w:b/>
        </w:rPr>
        <w:t>INSTALL</w:t>
      </w:r>
    </w:p>
    <w:p w14:paraId="37F95E82" w14:textId="77777777" w:rsidR="00267DBA" w:rsidRDefault="00267DBA" w:rsidP="00DF4F96">
      <w:pPr>
        <w:pStyle w:val="ListParagraph"/>
        <w:numPr>
          <w:ilvl w:val="0"/>
          <w:numId w:val="20"/>
        </w:numPr>
        <w:spacing w:after="0" w:line="240" w:lineRule="auto"/>
        <w:rPr>
          <w:rFonts w:cs="Arial"/>
        </w:rPr>
      </w:pPr>
      <w:r>
        <w:rPr>
          <w:rFonts w:cs="Arial"/>
        </w:rPr>
        <w:t xml:space="preserve">You will see a popup that states: “Installing Reports”, click </w:t>
      </w:r>
      <w:r>
        <w:rPr>
          <w:rFonts w:cs="Arial"/>
          <w:b/>
        </w:rPr>
        <w:t>OK</w:t>
      </w:r>
    </w:p>
    <w:p w14:paraId="74AB61E3" w14:textId="77777777" w:rsidR="00267DBA" w:rsidRDefault="00267DBA" w:rsidP="00DF4F96">
      <w:pPr>
        <w:pStyle w:val="ListParagraph"/>
        <w:numPr>
          <w:ilvl w:val="0"/>
          <w:numId w:val="20"/>
        </w:numPr>
        <w:spacing w:after="0" w:line="240" w:lineRule="auto"/>
        <w:rPr>
          <w:rFonts w:cs="Arial"/>
        </w:rPr>
      </w:pPr>
      <w:r>
        <w:rPr>
          <w:rFonts w:cs="Arial"/>
        </w:rPr>
        <w:t>At this point, a COMMAND PROMPT (or DOS) window will appear.  You will see several messages go by in this window.  This will happen several times</w:t>
      </w:r>
    </w:p>
    <w:p w14:paraId="6DD7384C" w14:textId="77777777" w:rsidR="00267DBA" w:rsidRDefault="00267DBA" w:rsidP="00DF4F96">
      <w:pPr>
        <w:pStyle w:val="ListParagraph"/>
        <w:numPr>
          <w:ilvl w:val="1"/>
          <w:numId w:val="20"/>
        </w:numPr>
        <w:spacing w:after="0" w:line="240" w:lineRule="auto"/>
        <w:rPr>
          <w:rFonts w:cs="Arial"/>
        </w:rPr>
      </w:pPr>
      <w:r>
        <w:rPr>
          <w:rFonts w:cs="Arial"/>
        </w:rPr>
        <w:t xml:space="preserve">Each time you see the following, press the </w:t>
      </w:r>
      <w:r w:rsidRPr="00267DBA">
        <w:rPr>
          <w:rFonts w:cs="Arial"/>
          <w:b/>
        </w:rPr>
        <w:t>ENTER</w:t>
      </w:r>
      <w:r>
        <w:rPr>
          <w:rFonts w:cs="Arial"/>
        </w:rPr>
        <w:t xml:space="preserve"> key to continue:</w:t>
      </w:r>
      <w:r>
        <w:rPr>
          <w:rFonts w:cs="Arial"/>
        </w:rPr>
        <w:br/>
      </w:r>
      <w:r>
        <w:rPr>
          <w:rFonts w:cs="Arial"/>
        </w:rPr>
        <w:br/>
      </w:r>
      <w:r>
        <w:rPr>
          <w:rFonts w:cs="Arial"/>
          <w:noProof/>
        </w:rPr>
        <w:drawing>
          <wp:inline distT="0" distB="0" distL="0" distR="0" wp14:anchorId="2890BE9B" wp14:editId="53ED0B89">
            <wp:extent cx="3608570" cy="179151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3606486" cy="1790482"/>
                    </a:xfrm>
                    <a:prstGeom prst="rect">
                      <a:avLst/>
                    </a:prstGeom>
                    <a:noFill/>
                    <a:ln w="9525">
                      <a:noFill/>
                      <a:miter lim="800000"/>
                      <a:headEnd/>
                      <a:tailEnd/>
                    </a:ln>
                  </pic:spPr>
                </pic:pic>
              </a:graphicData>
            </a:graphic>
          </wp:inline>
        </w:drawing>
      </w:r>
      <w:r>
        <w:rPr>
          <w:rFonts w:cs="Arial"/>
        </w:rPr>
        <w:br/>
      </w:r>
    </w:p>
    <w:p w14:paraId="7497BF1B" w14:textId="483FCAE5" w:rsidR="00147006" w:rsidRDefault="00267DBA" w:rsidP="00DF4F96">
      <w:pPr>
        <w:pStyle w:val="ListParagraph"/>
        <w:numPr>
          <w:ilvl w:val="0"/>
          <w:numId w:val="20"/>
        </w:numPr>
        <w:spacing w:after="0" w:line="240" w:lineRule="auto"/>
        <w:rPr>
          <w:ins w:id="242" w:author="Brian Stockell" w:date="2019-12-14T22:03:00Z"/>
          <w:rFonts w:cs="Arial"/>
        </w:rPr>
      </w:pPr>
      <w:r>
        <w:rPr>
          <w:rFonts w:cs="Arial"/>
        </w:rPr>
        <w:lastRenderedPageBreak/>
        <w:t xml:space="preserve">Click </w:t>
      </w:r>
      <w:r w:rsidRPr="00267DBA">
        <w:rPr>
          <w:rFonts w:cs="Arial"/>
          <w:b/>
        </w:rPr>
        <w:t>FINISH</w:t>
      </w:r>
      <w:r>
        <w:rPr>
          <w:rFonts w:cs="Arial"/>
        </w:rPr>
        <w:t xml:space="preserve"> in the final dialog</w:t>
      </w:r>
      <w:r>
        <w:rPr>
          <w:rFonts w:cs="Arial"/>
        </w:rPr>
        <w:br/>
      </w:r>
    </w:p>
    <w:p w14:paraId="52579160" w14:textId="04BBC941" w:rsidR="002B29EC" w:rsidRDefault="002B29EC" w:rsidP="002B29EC">
      <w:pPr>
        <w:spacing w:after="0" w:line="240" w:lineRule="auto"/>
        <w:rPr>
          <w:ins w:id="243" w:author="Brian Stockell" w:date="2019-12-14T22:03:00Z"/>
          <w:rFonts w:cs="Arial"/>
        </w:rPr>
      </w:pPr>
    </w:p>
    <w:p w14:paraId="33246B73" w14:textId="47879724" w:rsidR="002B29EC" w:rsidRDefault="002B29EC" w:rsidP="002B29EC">
      <w:pPr>
        <w:spacing w:after="0" w:line="240" w:lineRule="auto"/>
        <w:rPr>
          <w:ins w:id="244" w:author="Brian Stockell" w:date="2019-12-14T22:03:00Z"/>
          <w:rFonts w:cs="Arial"/>
        </w:rPr>
      </w:pPr>
      <w:ins w:id="245" w:author="Brian Stockell" w:date="2019-12-14T22:03:00Z">
        <w:r>
          <w:rPr>
            <w:rFonts w:cs="Arial"/>
            <w:noProof/>
          </w:rPr>
          <w:drawing>
            <wp:inline distT="0" distB="0" distL="0" distR="0" wp14:anchorId="2F16D978" wp14:editId="1AA1A44B">
              <wp:extent cx="914400" cy="914400"/>
              <wp:effectExtent l="0" t="0" r="0" b="0"/>
              <wp:docPr id="64" name="Graphic 6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37BE2010" w14:textId="77777777" w:rsidR="002B29EC" w:rsidRDefault="002B29EC" w:rsidP="002B29EC">
      <w:pPr>
        <w:spacing w:after="0" w:line="240" w:lineRule="auto"/>
        <w:rPr>
          <w:ins w:id="246" w:author="Brian Stockell" w:date="2019-12-14T22:03:00Z"/>
          <w:rFonts w:cs="Arial"/>
        </w:rPr>
      </w:pPr>
    </w:p>
    <w:p w14:paraId="55C48214" w14:textId="77777777" w:rsidR="002B29EC" w:rsidRPr="002B29EC" w:rsidRDefault="002B29EC">
      <w:pPr>
        <w:spacing w:after="0" w:line="240" w:lineRule="auto"/>
        <w:rPr>
          <w:rFonts w:cs="Arial"/>
          <w:rPrChange w:id="247" w:author="Brian Stockell" w:date="2019-12-14T22:03:00Z">
            <w:rPr/>
          </w:rPrChange>
        </w:rPr>
        <w:pPrChange w:id="248" w:author="Brian Stockell" w:date="2019-12-14T22:03:00Z">
          <w:pPr>
            <w:pStyle w:val="ListParagraph"/>
            <w:numPr>
              <w:numId w:val="20"/>
            </w:numPr>
            <w:spacing w:after="0" w:line="240" w:lineRule="auto"/>
            <w:ind w:hanging="360"/>
          </w:pPr>
        </w:pPrChange>
      </w:pPr>
    </w:p>
    <w:p w14:paraId="7C8B669E" w14:textId="77777777" w:rsidR="00280C09" w:rsidRPr="00280C09" w:rsidRDefault="00280C09" w:rsidP="005C403D">
      <w:pPr>
        <w:pStyle w:val="Heading2"/>
      </w:pPr>
      <w:bookmarkStart w:id="249" w:name="_Toc411923770"/>
      <w:bookmarkStart w:id="250" w:name="ConfigureDataSources"/>
      <w:r w:rsidRPr="00280C09">
        <w:t>Configure Data Sources</w:t>
      </w:r>
      <w:bookmarkEnd w:id="249"/>
    </w:p>
    <w:bookmarkEnd w:id="250"/>
    <w:p w14:paraId="0AECA653" w14:textId="26EAA4C8" w:rsidR="00147006" w:rsidRDefault="00280C09" w:rsidP="00147006">
      <w:pPr>
        <w:spacing w:after="0" w:line="240" w:lineRule="auto"/>
        <w:rPr>
          <w:rFonts w:cs="Arial"/>
        </w:rPr>
      </w:pPr>
      <w:r>
        <w:rPr>
          <w:rFonts w:cs="Arial"/>
        </w:rPr>
        <w:t xml:space="preserve">Once reports have been deployed, their data sources need to be configured for both the </w:t>
      </w:r>
      <w:del w:id="251" w:author="Brian Stockell" w:date="2019-11-21T13:53:00Z">
        <w:r w:rsidDel="00A54B96">
          <w:rPr>
            <w:rFonts w:cs="Arial"/>
          </w:rPr>
          <w:delText>IcsMain</w:delText>
        </w:r>
      </w:del>
      <w:ins w:id="252" w:author="Brian Stockell" w:date="2019-11-21T13:53:00Z">
        <w:del w:id="253" w:author="Patrick Lim" w:date="2020-03-03T13:41:00Z">
          <w:r w:rsidR="00A54B96" w:rsidDel="00AA0B74">
            <w:rPr>
              <w:rFonts w:cs="Arial"/>
            </w:rPr>
            <w:delText>Aat</w:delText>
          </w:r>
        </w:del>
      </w:ins>
      <w:ins w:id="254" w:author="Patrick Lim" w:date="2020-03-03T13:41:00Z">
        <w:r w:rsidR="00AA0B74">
          <w:rPr>
            <w:rFonts w:cs="Arial"/>
          </w:rPr>
          <w:t>Chcc</w:t>
        </w:r>
      </w:ins>
      <w:ins w:id="255" w:author="Brian Stockell" w:date="2019-11-21T13:53:00Z">
        <w:r w:rsidR="00A54B96">
          <w:rPr>
            <w:rFonts w:cs="Arial"/>
          </w:rPr>
          <w:t>-rcm</w:t>
        </w:r>
      </w:ins>
      <w:r>
        <w:rPr>
          <w:rFonts w:cs="Arial"/>
        </w:rPr>
        <w:t xml:space="preserve"> and </w:t>
      </w:r>
      <w:del w:id="256" w:author="Brian Stockell" w:date="2019-11-21T13:54:00Z">
        <w:r w:rsidDel="00A54B96">
          <w:rPr>
            <w:rFonts w:cs="Arial"/>
          </w:rPr>
          <w:delText>IcsTest</w:delText>
        </w:r>
      </w:del>
      <w:ins w:id="257" w:author="Brian Stockell" w:date="2019-11-21T13:54:00Z">
        <w:del w:id="258" w:author="Patrick Lim" w:date="2020-03-03T13:41:00Z">
          <w:r w:rsidR="00A54B96" w:rsidDel="00AA0B74">
            <w:rPr>
              <w:rFonts w:cs="Arial"/>
            </w:rPr>
            <w:delText>Aat</w:delText>
          </w:r>
        </w:del>
      </w:ins>
      <w:ins w:id="259" w:author="Patrick Lim" w:date="2020-03-03T13:41:00Z">
        <w:r w:rsidR="00AA0B74">
          <w:rPr>
            <w:rFonts w:cs="Arial"/>
          </w:rPr>
          <w:t>Chcc</w:t>
        </w:r>
      </w:ins>
      <w:ins w:id="260" w:author="Brian Stockell" w:date="2019-11-21T13:54:00Z">
        <w:r w:rsidR="00A54B96">
          <w:rPr>
            <w:rFonts w:cs="Arial"/>
          </w:rPr>
          <w:t>-rcm-test</w:t>
        </w:r>
      </w:ins>
      <w:r>
        <w:rPr>
          <w:rFonts w:cs="Arial"/>
        </w:rPr>
        <w:t xml:space="preserve"> databases.  To configured the InsightCS Reports data sources:</w:t>
      </w:r>
    </w:p>
    <w:p w14:paraId="33B5796C" w14:textId="77777777" w:rsidR="00280C09" w:rsidRDefault="00280C09" w:rsidP="00147006">
      <w:pPr>
        <w:spacing w:after="0" w:line="240" w:lineRule="auto"/>
        <w:rPr>
          <w:rFonts w:cs="Arial"/>
        </w:rPr>
      </w:pPr>
    </w:p>
    <w:p w14:paraId="53FFF1B6" w14:textId="77777777" w:rsidR="00280C09" w:rsidRDefault="00280C09" w:rsidP="00DF4F96">
      <w:pPr>
        <w:pStyle w:val="ListParagraph"/>
        <w:numPr>
          <w:ilvl w:val="0"/>
          <w:numId w:val="21"/>
        </w:numPr>
        <w:spacing w:after="0" w:line="240" w:lineRule="auto"/>
        <w:rPr>
          <w:rFonts w:cs="Arial"/>
        </w:rPr>
      </w:pPr>
      <w:r w:rsidRPr="00280C09">
        <w:rPr>
          <w:rFonts w:cs="Arial"/>
        </w:rPr>
        <w:t>Connect to the client reporting server and do the following for each deployment of reports (production and test):</w:t>
      </w:r>
    </w:p>
    <w:p w14:paraId="1CE8A5EA" w14:textId="77777777" w:rsidR="00280C09" w:rsidRDefault="00280C09" w:rsidP="00DF4F96">
      <w:pPr>
        <w:pStyle w:val="ListParagraph"/>
        <w:numPr>
          <w:ilvl w:val="0"/>
          <w:numId w:val="21"/>
        </w:numPr>
        <w:spacing w:after="0" w:line="240" w:lineRule="auto"/>
        <w:rPr>
          <w:rFonts w:cs="Arial"/>
        </w:rPr>
      </w:pPr>
      <w:r w:rsidRPr="00280C09">
        <w:rPr>
          <w:rFonts w:cs="Arial"/>
        </w:rPr>
        <w:t>Click to open the database's report folder</w:t>
      </w:r>
    </w:p>
    <w:p w14:paraId="2431D0D6" w14:textId="77777777" w:rsidR="00280C09" w:rsidRPr="00280C09" w:rsidRDefault="00280C09" w:rsidP="00DF4F96">
      <w:pPr>
        <w:pStyle w:val="ListParagraph"/>
        <w:numPr>
          <w:ilvl w:val="0"/>
          <w:numId w:val="21"/>
        </w:numPr>
        <w:spacing w:after="0" w:line="240" w:lineRule="auto"/>
        <w:rPr>
          <w:rFonts w:cs="Arial"/>
        </w:rPr>
      </w:pPr>
      <w:r w:rsidRPr="00280C09">
        <w:rPr>
          <w:rFonts w:cs="Arial"/>
        </w:rPr>
        <w:t xml:space="preserve">Click to open the </w:t>
      </w:r>
      <w:r w:rsidRPr="00280C09">
        <w:rPr>
          <w:rFonts w:cs="Arial"/>
          <w:b/>
        </w:rPr>
        <w:t>InsightCS</w:t>
      </w:r>
      <w:r w:rsidRPr="00280C09">
        <w:rPr>
          <w:rFonts w:cs="Arial"/>
        </w:rPr>
        <w:t xml:space="preserve"> folder</w:t>
      </w:r>
    </w:p>
    <w:p w14:paraId="26255884" w14:textId="77777777" w:rsidR="00280C09" w:rsidRDefault="00280C09" w:rsidP="00DF4F96">
      <w:pPr>
        <w:pStyle w:val="ListParagraph"/>
        <w:numPr>
          <w:ilvl w:val="0"/>
          <w:numId w:val="21"/>
        </w:numPr>
        <w:spacing w:after="0" w:line="240" w:lineRule="auto"/>
        <w:rPr>
          <w:rFonts w:cs="Arial"/>
        </w:rPr>
      </w:pPr>
      <w:r w:rsidRPr="00280C09">
        <w:rPr>
          <w:rFonts w:cs="Arial"/>
        </w:rPr>
        <w:t xml:space="preserve">Click to open </w:t>
      </w:r>
      <w:r w:rsidRPr="00280C09">
        <w:rPr>
          <w:rFonts w:cs="Arial"/>
          <w:b/>
        </w:rPr>
        <w:t>Data Sources</w:t>
      </w:r>
      <w:r w:rsidRPr="00280C09">
        <w:rPr>
          <w:rFonts w:cs="Arial"/>
        </w:rPr>
        <w:t xml:space="preserve"> folder</w:t>
      </w:r>
    </w:p>
    <w:p w14:paraId="01C19154" w14:textId="77777777" w:rsidR="00280C09" w:rsidRDefault="00280C09" w:rsidP="00DF4F96">
      <w:pPr>
        <w:pStyle w:val="ListParagraph"/>
        <w:numPr>
          <w:ilvl w:val="0"/>
          <w:numId w:val="21"/>
        </w:numPr>
        <w:spacing w:after="0" w:line="240" w:lineRule="auto"/>
        <w:rPr>
          <w:rFonts w:cs="Arial"/>
        </w:rPr>
      </w:pPr>
      <w:r w:rsidRPr="00280C09">
        <w:rPr>
          <w:rFonts w:cs="Arial"/>
        </w:rPr>
        <w:t>For each data source listed:</w:t>
      </w:r>
    </w:p>
    <w:p w14:paraId="79F10107" w14:textId="77777777" w:rsidR="00280C09" w:rsidRDefault="00280C09" w:rsidP="00DF4F96">
      <w:pPr>
        <w:pStyle w:val="ListParagraph"/>
        <w:numPr>
          <w:ilvl w:val="1"/>
          <w:numId w:val="21"/>
        </w:numPr>
        <w:spacing w:after="0" w:line="240" w:lineRule="auto"/>
        <w:rPr>
          <w:rFonts w:cs="Arial"/>
        </w:rPr>
      </w:pPr>
      <w:r w:rsidRPr="00280C09">
        <w:rPr>
          <w:rFonts w:cs="Arial"/>
        </w:rPr>
        <w:t>Click on the data source</w:t>
      </w:r>
    </w:p>
    <w:p w14:paraId="2DC16E9F" w14:textId="77777777" w:rsidR="00280C09" w:rsidRDefault="00280C09" w:rsidP="00DF4F96">
      <w:pPr>
        <w:pStyle w:val="ListParagraph"/>
        <w:numPr>
          <w:ilvl w:val="1"/>
          <w:numId w:val="21"/>
        </w:numPr>
        <w:spacing w:after="0" w:line="240" w:lineRule="auto"/>
        <w:rPr>
          <w:rFonts w:cs="Arial"/>
        </w:rPr>
      </w:pPr>
      <w:r w:rsidRPr="00280C09">
        <w:rPr>
          <w:rFonts w:cs="Arial"/>
        </w:rPr>
        <w:t>Ensure that the connection string is correct</w:t>
      </w:r>
    </w:p>
    <w:p w14:paraId="70BD84BA" w14:textId="77777777" w:rsidR="00280C09" w:rsidRDefault="00280C09" w:rsidP="00DF4F96">
      <w:pPr>
        <w:pStyle w:val="ListParagraph"/>
        <w:numPr>
          <w:ilvl w:val="1"/>
          <w:numId w:val="21"/>
        </w:numPr>
        <w:spacing w:after="0" w:line="240" w:lineRule="auto"/>
        <w:rPr>
          <w:rFonts w:cs="Arial"/>
        </w:rPr>
      </w:pPr>
      <w:r w:rsidRPr="00280C09">
        <w:rPr>
          <w:rFonts w:cs="Arial"/>
        </w:rPr>
        <w:t>Ensure that the security settings are correct</w:t>
      </w:r>
    </w:p>
    <w:p w14:paraId="3199D1E7" w14:textId="77777777" w:rsidR="00280C09" w:rsidRDefault="00280C09" w:rsidP="00DF4F96">
      <w:pPr>
        <w:pStyle w:val="ListParagraph"/>
        <w:numPr>
          <w:ilvl w:val="2"/>
          <w:numId w:val="21"/>
        </w:numPr>
        <w:spacing w:after="0" w:line="240" w:lineRule="auto"/>
        <w:rPr>
          <w:rFonts w:cs="Arial"/>
        </w:rPr>
      </w:pPr>
      <w:r w:rsidRPr="00280C09">
        <w:rPr>
          <w:rFonts w:cs="Arial"/>
        </w:rPr>
        <w:t xml:space="preserve">In most cases, "Windows integrated security" should be used.  </w:t>
      </w:r>
    </w:p>
    <w:p w14:paraId="751647FB" w14:textId="77777777" w:rsidR="00280C09" w:rsidRPr="00280C09" w:rsidRDefault="00280C09" w:rsidP="00DF4F96">
      <w:pPr>
        <w:pStyle w:val="ListParagraph"/>
        <w:numPr>
          <w:ilvl w:val="0"/>
          <w:numId w:val="21"/>
        </w:numPr>
        <w:spacing w:after="0" w:line="240" w:lineRule="auto"/>
        <w:rPr>
          <w:rFonts w:cs="Arial"/>
        </w:rPr>
      </w:pPr>
      <w:r w:rsidRPr="00280C09">
        <w:rPr>
          <w:rFonts w:cs="Arial"/>
        </w:rPr>
        <w:t xml:space="preserve">Click </w:t>
      </w:r>
      <w:r>
        <w:rPr>
          <w:rFonts w:cs="Arial"/>
          <w:b/>
        </w:rPr>
        <w:t>APPLY</w:t>
      </w:r>
    </w:p>
    <w:p w14:paraId="72D469CF" w14:textId="77777777" w:rsidR="00280C09" w:rsidRDefault="00280C09" w:rsidP="00280C09">
      <w:pPr>
        <w:spacing w:after="0" w:line="240" w:lineRule="auto"/>
        <w:rPr>
          <w:rFonts w:cs="Arial"/>
        </w:rPr>
      </w:pP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566"/>
      </w:tblGrid>
      <w:tr w:rsidR="00280C09" w14:paraId="2F1842D2" w14:textId="77777777" w:rsidTr="00280C09">
        <w:trPr>
          <w:trHeight w:val="779"/>
        </w:trPr>
        <w:tc>
          <w:tcPr>
            <w:tcW w:w="1056" w:type="dxa"/>
          </w:tcPr>
          <w:p w14:paraId="59EC0D54" w14:textId="77777777" w:rsidR="00280C09" w:rsidRDefault="00280C09" w:rsidP="00280C09">
            <w:pPr>
              <w:rPr>
                <w:rFonts w:cs="Arial"/>
              </w:rPr>
            </w:pPr>
            <w:r w:rsidRPr="00280C09">
              <w:rPr>
                <w:rFonts w:cs="Arial"/>
                <w:noProof/>
              </w:rPr>
              <w:drawing>
                <wp:inline distT="0" distB="0" distL="0" distR="0" wp14:anchorId="47E06EB2" wp14:editId="08037A09">
                  <wp:extent cx="505606" cy="494675"/>
                  <wp:effectExtent l="19050" t="0" r="8744"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05606" cy="494675"/>
                          </a:xfrm>
                          <a:prstGeom prst="rect">
                            <a:avLst/>
                          </a:prstGeom>
                          <a:noFill/>
                          <a:ln w="9525">
                            <a:noFill/>
                            <a:miter lim="800000"/>
                            <a:headEnd/>
                            <a:tailEnd/>
                          </a:ln>
                        </pic:spPr>
                      </pic:pic>
                    </a:graphicData>
                  </a:graphic>
                </wp:inline>
              </w:drawing>
            </w:r>
          </w:p>
        </w:tc>
        <w:tc>
          <w:tcPr>
            <w:tcW w:w="7782" w:type="dxa"/>
          </w:tcPr>
          <w:p w14:paraId="4FC83558" w14:textId="77777777" w:rsidR="00280C09" w:rsidRPr="001969D2" w:rsidRDefault="00280C09" w:rsidP="00280C09">
            <w:pPr>
              <w:rPr>
                <w:rFonts w:cs="Arial"/>
                <w:color w:val="C00000"/>
              </w:rPr>
            </w:pPr>
            <w:r w:rsidRPr="001969D2">
              <w:rPr>
                <w:rFonts w:cs="Arial"/>
                <w:color w:val="C00000"/>
              </w:rPr>
              <w:t>For clients that HAVE NOT purchased the BI Suite, the InsightCS DW data source should be configured to match the InsightCS data source.</w:t>
            </w:r>
          </w:p>
          <w:p w14:paraId="4EB3450A" w14:textId="77777777" w:rsidR="00280C09" w:rsidRPr="001969D2" w:rsidRDefault="00280C09" w:rsidP="00280C09">
            <w:pPr>
              <w:rPr>
                <w:rFonts w:cs="Arial"/>
                <w:color w:val="C00000"/>
              </w:rPr>
            </w:pPr>
          </w:p>
          <w:p w14:paraId="4E6C62D4" w14:textId="77777777" w:rsidR="00280C09" w:rsidRDefault="00280C09" w:rsidP="00280C09">
            <w:pPr>
              <w:rPr>
                <w:rFonts w:cs="Arial"/>
              </w:rPr>
            </w:pPr>
            <w:r w:rsidRPr="001969D2">
              <w:rPr>
                <w:rFonts w:cs="Arial"/>
                <w:color w:val="C00000"/>
              </w:rPr>
              <w:t xml:space="preserve">For clients that HAVE purchased the BI Suite, the </w:t>
            </w:r>
            <w:r w:rsidRPr="001969D2">
              <w:rPr>
                <w:rFonts w:cs="Arial"/>
                <w:b/>
                <w:color w:val="C00000"/>
              </w:rPr>
              <w:t>InsightCS DW</w:t>
            </w:r>
            <w:r w:rsidRPr="001969D2">
              <w:rPr>
                <w:rFonts w:cs="Arial"/>
                <w:color w:val="C00000"/>
              </w:rPr>
              <w:t xml:space="preserve"> data source should point to the client's warehouse database.</w:t>
            </w:r>
          </w:p>
        </w:tc>
      </w:tr>
    </w:tbl>
    <w:p w14:paraId="50C84A08" w14:textId="77777777" w:rsidR="00280C09" w:rsidRPr="00280C09" w:rsidRDefault="00280C09" w:rsidP="00280C09">
      <w:pPr>
        <w:spacing w:after="0" w:line="240" w:lineRule="auto"/>
        <w:rPr>
          <w:rFonts w:cs="Arial"/>
        </w:rPr>
      </w:pPr>
      <w:r w:rsidRPr="00280C09">
        <w:rPr>
          <w:rFonts w:cs="Arial"/>
        </w:rPr>
        <w:tab/>
      </w:r>
    </w:p>
    <w:p w14:paraId="2ECCE348" w14:textId="77777777" w:rsidR="00280C09" w:rsidRPr="00280C09" w:rsidRDefault="00280C09" w:rsidP="00280C09">
      <w:pPr>
        <w:spacing w:after="0" w:line="240" w:lineRule="auto"/>
        <w:ind w:left="720"/>
        <w:rPr>
          <w:rFonts w:cs="Arial"/>
          <w:b/>
          <w:i/>
        </w:rPr>
      </w:pPr>
      <w:r w:rsidRPr="00280C09">
        <w:rPr>
          <w:rFonts w:cs="Arial"/>
          <w:b/>
          <w:i/>
        </w:rPr>
        <w:t xml:space="preserve">Note on Connection Strings within Reporting Services </w:t>
      </w:r>
    </w:p>
    <w:p w14:paraId="05381AD9" w14:textId="77777777" w:rsidR="00280C09" w:rsidRPr="00280C09" w:rsidRDefault="00280C09" w:rsidP="00280C09">
      <w:pPr>
        <w:spacing w:after="0" w:line="240" w:lineRule="auto"/>
        <w:ind w:left="720"/>
        <w:rPr>
          <w:rFonts w:cs="Arial"/>
          <w:i/>
        </w:rPr>
      </w:pPr>
    </w:p>
    <w:p w14:paraId="546ABA91" w14:textId="77777777" w:rsidR="00280C09" w:rsidRPr="00280C09" w:rsidRDefault="00280C09" w:rsidP="00280C09">
      <w:pPr>
        <w:spacing w:after="0" w:line="240" w:lineRule="auto"/>
        <w:ind w:left="720"/>
        <w:rPr>
          <w:rFonts w:cs="Arial"/>
          <w:i/>
        </w:rPr>
      </w:pPr>
      <w:r w:rsidRPr="00280C09">
        <w:rPr>
          <w:rFonts w:cs="Arial"/>
          <w:i/>
        </w:rPr>
        <w:t>The connection strings within Reporting Services are in the following format:</w:t>
      </w:r>
    </w:p>
    <w:p w14:paraId="1D842E4F" w14:textId="77777777" w:rsidR="00280C09" w:rsidRPr="00280C09" w:rsidRDefault="00280C09" w:rsidP="00280C09">
      <w:pPr>
        <w:spacing w:after="0" w:line="240" w:lineRule="auto"/>
        <w:ind w:left="720"/>
        <w:rPr>
          <w:rFonts w:cs="Arial"/>
          <w:i/>
        </w:rPr>
      </w:pPr>
    </w:p>
    <w:p w14:paraId="72F15A2C" w14:textId="77777777" w:rsidR="00280C09" w:rsidRPr="00280C09" w:rsidRDefault="00280C09" w:rsidP="00280C09">
      <w:pPr>
        <w:spacing w:after="0" w:line="240" w:lineRule="auto"/>
        <w:ind w:left="720" w:firstLine="720"/>
        <w:rPr>
          <w:rFonts w:cs="Arial"/>
          <w:i/>
        </w:rPr>
      </w:pPr>
      <w:r w:rsidRPr="00280C09">
        <w:rPr>
          <w:rFonts w:cs="Arial"/>
          <w:i/>
        </w:rPr>
        <w:t>Data Source=&lt;SERVER&gt;;Initial Catalog=&lt;DATABASE&gt;</w:t>
      </w:r>
    </w:p>
    <w:p w14:paraId="301D4325" w14:textId="77777777" w:rsidR="00280C09" w:rsidRPr="00280C09" w:rsidRDefault="00280C09" w:rsidP="00280C09">
      <w:pPr>
        <w:spacing w:after="0" w:line="240" w:lineRule="auto"/>
        <w:ind w:left="720"/>
        <w:rPr>
          <w:rFonts w:cs="Arial"/>
          <w:i/>
        </w:rPr>
      </w:pPr>
    </w:p>
    <w:p w14:paraId="6DA5B157" w14:textId="77777777" w:rsidR="00280C09" w:rsidRPr="00280C09" w:rsidRDefault="00280C09" w:rsidP="00280C09">
      <w:pPr>
        <w:spacing w:after="0" w:line="240" w:lineRule="auto"/>
        <w:ind w:left="720"/>
        <w:rPr>
          <w:rFonts w:cs="Arial"/>
        </w:rPr>
      </w:pPr>
      <w:r w:rsidRPr="00280C09">
        <w:rPr>
          <w:rFonts w:cs="Arial"/>
          <w:i/>
        </w:rPr>
        <w:t>Where &lt;SERVER&gt; is either the FQDN of the server, or "(local)" if the reports and the database are on the same server and &lt;DATABASE&gt; is the name of either the PRODUCATION or TEST database.</w:t>
      </w:r>
    </w:p>
    <w:p w14:paraId="08913AB7" w14:textId="77777777" w:rsidR="00280C09" w:rsidRPr="00280C09" w:rsidRDefault="00280C09" w:rsidP="00280C09">
      <w:pPr>
        <w:spacing w:after="0" w:line="240" w:lineRule="auto"/>
        <w:rPr>
          <w:rFonts w:cs="Arial"/>
        </w:rPr>
      </w:pPr>
    </w:p>
    <w:p w14:paraId="4686255E" w14:textId="668A3063" w:rsidR="00280C09" w:rsidRDefault="002B29EC" w:rsidP="00280C09">
      <w:pPr>
        <w:spacing w:after="0" w:line="240" w:lineRule="auto"/>
        <w:rPr>
          <w:rFonts w:cs="Arial"/>
        </w:rPr>
      </w:pPr>
      <w:ins w:id="261" w:author="Brian Stockell" w:date="2019-12-14T22:03:00Z">
        <w:r>
          <w:rPr>
            <w:rFonts w:cs="Arial"/>
            <w:noProof/>
          </w:rPr>
          <w:drawing>
            <wp:inline distT="0" distB="0" distL="0" distR="0" wp14:anchorId="5E6F28F2" wp14:editId="6982A3BA">
              <wp:extent cx="914400" cy="914400"/>
              <wp:effectExtent l="0" t="0" r="0" b="0"/>
              <wp:docPr id="63" name="Graphic 6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23546B68" w14:textId="77777777" w:rsidR="00280C09" w:rsidRPr="00280C09" w:rsidRDefault="00280C09" w:rsidP="00280C09">
      <w:pPr>
        <w:spacing w:after="0" w:line="240" w:lineRule="auto"/>
        <w:rPr>
          <w:rFonts w:cs="Arial"/>
        </w:rPr>
      </w:pPr>
    </w:p>
    <w:p w14:paraId="78A9299A" w14:textId="77777777" w:rsidR="00280C09" w:rsidRPr="00280C09" w:rsidRDefault="00280C09" w:rsidP="005C403D">
      <w:pPr>
        <w:pStyle w:val="Heading2"/>
      </w:pPr>
      <w:bookmarkStart w:id="262" w:name="_Toc411923771"/>
      <w:bookmarkStart w:id="263" w:name="RS_UploadLogoImageFiles"/>
      <w:r>
        <w:t>Add the Logo Image Files to the Reporting Services Server</w:t>
      </w:r>
      <w:bookmarkEnd w:id="262"/>
    </w:p>
    <w:bookmarkEnd w:id="263"/>
    <w:p w14:paraId="0CADFB53" w14:textId="77777777" w:rsidR="00280C09" w:rsidRDefault="00280C09" w:rsidP="00576530">
      <w:pPr>
        <w:spacing w:after="0" w:line="240" w:lineRule="auto"/>
        <w:rPr>
          <w:rFonts w:cs="Arial"/>
        </w:rPr>
      </w:pPr>
      <w:r>
        <w:rPr>
          <w:rFonts w:cs="Arial"/>
        </w:rPr>
        <w:t xml:space="preserve">The following images </w:t>
      </w:r>
      <w:r w:rsidR="00721D50">
        <w:rPr>
          <w:rFonts w:cs="Arial"/>
        </w:rPr>
        <w:t>are used by most of the InsightCS Standard Reports</w:t>
      </w:r>
      <w:r>
        <w:rPr>
          <w:rFonts w:cs="Arial"/>
        </w:rPr>
        <w:t>:</w:t>
      </w:r>
    </w:p>
    <w:p w14:paraId="098F54BB" w14:textId="77777777" w:rsidR="00721D50" w:rsidRDefault="00721D50" w:rsidP="00576530">
      <w:pPr>
        <w:spacing w:after="0" w:line="240" w:lineRule="auto"/>
        <w:rPr>
          <w:rFonts w:cs="Arial"/>
        </w:rPr>
      </w:pPr>
    </w:p>
    <w:p w14:paraId="5AB2388A" w14:textId="77777777" w:rsidR="00280C09" w:rsidRPr="00721D50" w:rsidRDefault="00280C09" w:rsidP="00DF4F96">
      <w:pPr>
        <w:pStyle w:val="ListParagraph"/>
        <w:numPr>
          <w:ilvl w:val="0"/>
          <w:numId w:val="22"/>
        </w:numPr>
        <w:spacing w:after="0" w:line="240" w:lineRule="auto"/>
        <w:rPr>
          <w:rFonts w:cs="Arial"/>
        </w:rPr>
      </w:pPr>
      <w:r w:rsidRPr="00721D50">
        <w:rPr>
          <w:rFonts w:cs="Arial"/>
        </w:rPr>
        <w:t>ClientLogo.bmp</w:t>
      </w:r>
      <w:r w:rsidR="00721D50">
        <w:rPr>
          <w:rFonts w:cs="Arial"/>
        </w:rPr>
        <w:br/>
      </w:r>
      <w:r w:rsidR="00721D50" w:rsidRPr="00721D50">
        <w:rPr>
          <w:rFonts w:cs="Arial"/>
          <w:i/>
        </w:rPr>
        <w:t>H/W in pixels: 300/112</w:t>
      </w:r>
      <w:r w:rsidR="00721D50">
        <w:rPr>
          <w:rFonts w:cs="Arial"/>
        </w:rPr>
        <w:br/>
      </w:r>
    </w:p>
    <w:p w14:paraId="022FDF3A" w14:textId="77777777" w:rsidR="00280C09" w:rsidRPr="00721D50" w:rsidRDefault="00280C09" w:rsidP="00DF4F96">
      <w:pPr>
        <w:pStyle w:val="ListParagraph"/>
        <w:numPr>
          <w:ilvl w:val="0"/>
          <w:numId w:val="22"/>
        </w:numPr>
        <w:spacing w:after="0" w:line="240" w:lineRule="auto"/>
        <w:rPr>
          <w:rFonts w:cs="Arial"/>
        </w:rPr>
      </w:pPr>
      <w:r w:rsidRPr="00721D50">
        <w:rPr>
          <w:rFonts w:cs="Arial"/>
        </w:rPr>
        <w:t>InsightCS.bmp</w:t>
      </w:r>
      <w:r w:rsidR="00721D50">
        <w:rPr>
          <w:rFonts w:cs="Arial"/>
        </w:rPr>
        <w:br/>
      </w:r>
      <w:r w:rsidR="00721D50" w:rsidRPr="00721D50">
        <w:rPr>
          <w:rFonts w:cs="Arial"/>
          <w:i/>
        </w:rPr>
        <w:t xml:space="preserve">H/W in pixels: </w:t>
      </w:r>
      <w:r w:rsidR="00721D50">
        <w:rPr>
          <w:rFonts w:cs="Arial"/>
          <w:i/>
        </w:rPr>
        <w:t>197</w:t>
      </w:r>
      <w:r w:rsidR="00721D50" w:rsidRPr="00721D50">
        <w:rPr>
          <w:rFonts w:cs="Arial"/>
          <w:i/>
        </w:rPr>
        <w:t>/</w:t>
      </w:r>
      <w:r w:rsidR="00721D50">
        <w:rPr>
          <w:rFonts w:cs="Arial"/>
          <w:i/>
        </w:rPr>
        <w:t>75</w:t>
      </w:r>
    </w:p>
    <w:p w14:paraId="0193666D" w14:textId="77777777" w:rsidR="00721D50" w:rsidRDefault="00721D50" w:rsidP="00721D50">
      <w:pPr>
        <w:spacing w:after="0" w:line="240" w:lineRule="auto"/>
        <w:rPr>
          <w:rFonts w:cs="Arial"/>
        </w:rPr>
      </w:pPr>
    </w:p>
    <w:p w14:paraId="0ECD197A" w14:textId="77777777" w:rsidR="00721D50" w:rsidRPr="00721D50" w:rsidRDefault="00721D50" w:rsidP="00721D50">
      <w:pPr>
        <w:spacing w:after="0" w:line="240" w:lineRule="auto"/>
        <w:rPr>
          <w:rFonts w:cs="Arial"/>
          <w:i/>
        </w:rPr>
      </w:pPr>
      <w:r>
        <w:rPr>
          <w:rFonts w:cs="Arial"/>
          <w:i/>
        </w:rPr>
        <w:t>The default “ClientLogo.bmp” file is a copy of the Stockell logo</w:t>
      </w:r>
      <w:r w:rsidRPr="00721D50">
        <w:rPr>
          <w:rFonts w:cs="Arial"/>
          <w:i/>
        </w:rPr>
        <w:t>.</w:t>
      </w:r>
      <w:r>
        <w:rPr>
          <w:rFonts w:cs="Arial"/>
          <w:i/>
        </w:rPr>
        <w:t xml:space="preserve">  If a graphic of the client’s logo is available, “ClientLogo.bmp” should be replaced with the client’s logo.  The BMP format, as well as sizing, of the original should be retained.</w:t>
      </w:r>
    </w:p>
    <w:p w14:paraId="6D57186E" w14:textId="77777777" w:rsidR="00721D50" w:rsidRDefault="00721D50" w:rsidP="00721D50">
      <w:pPr>
        <w:spacing w:after="0" w:line="240" w:lineRule="auto"/>
        <w:rPr>
          <w:rFonts w:cs="Arial"/>
        </w:rPr>
      </w:pPr>
    </w:p>
    <w:p w14:paraId="41512D1A" w14:textId="7973CFF4" w:rsidR="00420080" w:rsidRDefault="00420080" w:rsidP="00420080">
      <w:pPr>
        <w:spacing w:after="0" w:line="240" w:lineRule="auto"/>
        <w:rPr>
          <w:rFonts w:cs="Arial"/>
        </w:rPr>
      </w:pPr>
      <w:r>
        <w:rPr>
          <w:rFonts w:cs="Arial"/>
        </w:rPr>
        <w:t xml:space="preserve">These files will need to be uploaded to all Application Area folders under </w:t>
      </w:r>
      <w:del w:id="264" w:author="Brian Stockell" w:date="2019-11-21T13:53:00Z">
        <w:r w:rsidDel="00A54B96">
          <w:rPr>
            <w:rFonts w:cs="Arial"/>
          </w:rPr>
          <w:delText>IcsMain</w:delText>
        </w:r>
      </w:del>
      <w:ins w:id="265" w:author="Brian Stockell" w:date="2019-11-21T13:53:00Z">
        <w:del w:id="266" w:author="Patrick Lim" w:date="2020-03-03T13:41:00Z">
          <w:r w:rsidR="00A54B96" w:rsidDel="00AA0B74">
            <w:rPr>
              <w:rFonts w:cs="Arial"/>
            </w:rPr>
            <w:delText>Aat</w:delText>
          </w:r>
        </w:del>
      </w:ins>
      <w:ins w:id="267" w:author="Patrick Lim" w:date="2020-03-03T13:41:00Z">
        <w:r w:rsidR="00AA0B74">
          <w:rPr>
            <w:rFonts w:cs="Arial"/>
          </w:rPr>
          <w:t>Chcc</w:t>
        </w:r>
      </w:ins>
      <w:ins w:id="268" w:author="Brian Stockell" w:date="2019-11-21T13:53:00Z">
        <w:r w:rsidR="00A54B96">
          <w:rPr>
            <w:rFonts w:cs="Arial"/>
          </w:rPr>
          <w:t>-rcm</w:t>
        </w:r>
      </w:ins>
      <w:r>
        <w:rPr>
          <w:rFonts w:cs="Arial"/>
        </w:rPr>
        <w:t>/</w:t>
      </w:r>
      <w:del w:id="269" w:author="Brian Stockell" w:date="2019-11-21T13:54:00Z">
        <w:r w:rsidDel="00A54B96">
          <w:rPr>
            <w:rFonts w:cs="Arial"/>
          </w:rPr>
          <w:delText>IcsTest</w:delText>
        </w:r>
      </w:del>
      <w:ins w:id="270" w:author="Brian Stockell" w:date="2019-11-21T13:54:00Z">
        <w:del w:id="271" w:author="Patrick Lim" w:date="2020-03-03T13:41:00Z">
          <w:r w:rsidR="00A54B96" w:rsidDel="00AA0B74">
            <w:rPr>
              <w:rFonts w:cs="Arial"/>
            </w:rPr>
            <w:delText>Aat</w:delText>
          </w:r>
        </w:del>
      </w:ins>
      <w:ins w:id="272" w:author="Patrick Lim" w:date="2020-03-03T13:41:00Z">
        <w:r w:rsidR="00AA0B74">
          <w:rPr>
            <w:rFonts w:cs="Arial"/>
          </w:rPr>
          <w:t>Chcc</w:t>
        </w:r>
      </w:ins>
      <w:ins w:id="273" w:author="Brian Stockell" w:date="2019-11-21T13:54:00Z">
        <w:r w:rsidR="00A54B96">
          <w:rPr>
            <w:rFonts w:cs="Arial"/>
          </w:rPr>
          <w:t>-rcm-test</w:t>
        </w:r>
      </w:ins>
      <w:r>
        <w:rPr>
          <w:rFonts w:cs="Arial"/>
        </w:rPr>
        <w:t xml:space="preserve"> (Accounts Receivable, ADT – Registration, ATB, etc…)</w:t>
      </w:r>
    </w:p>
    <w:p w14:paraId="623C1523" w14:textId="77777777" w:rsidR="00EA52B1" w:rsidRDefault="00EA52B1" w:rsidP="00420080">
      <w:pPr>
        <w:spacing w:after="0" w:line="240" w:lineRule="auto"/>
        <w:rPr>
          <w:rFonts w:cs="Arial"/>
        </w:rPr>
      </w:pPr>
    </w:p>
    <w:p w14:paraId="3603BFA0" w14:textId="77777777" w:rsidR="00EA52B1" w:rsidRDefault="00EA52B1" w:rsidP="00EA52B1">
      <w:pPr>
        <w:pStyle w:val="Heading2"/>
      </w:pPr>
      <w:bookmarkStart w:id="274" w:name="_Toc411923772"/>
      <w:r>
        <w:t>Adjust Snapshot options</w:t>
      </w:r>
      <w:bookmarkEnd w:id="274"/>
    </w:p>
    <w:p w14:paraId="48DB23C8" w14:textId="77777777" w:rsidR="00EA52B1" w:rsidRDefault="00EA52B1" w:rsidP="00EA52B1">
      <w:r>
        <w:t>For all reports that can be configured to have a snapshot taken each time when rendered, update the ‘Snapshot Options’, limited the number of copies or report history.  A good standard would be to set this to 30.  Adjust as necessary.  The following reports currently can be configured for automatic snapshots:</w:t>
      </w:r>
    </w:p>
    <w:p w14:paraId="19F89483" w14:textId="77777777" w:rsidR="00EA52B1" w:rsidRDefault="00EA52B1" w:rsidP="00DF4F96">
      <w:pPr>
        <w:pStyle w:val="ListParagraph"/>
        <w:numPr>
          <w:ilvl w:val="0"/>
          <w:numId w:val="46"/>
        </w:numPr>
      </w:pPr>
      <w:r>
        <w:t>Billing Selection</w:t>
      </w:r>
    </w:p>
    <w:p w14:paraId="70662BCC" w14:textId="77777777" w:rsidR="00EA52B1" w:rsidRDefault="00EA52B1" w:rsidP="00DF4F96">
      <w:pPr>
        <w:pStyle w:val="ListParagraph"/>
        <w:numPr>
          <w:ilvl w:val="0"/>
          <w:numId w:val="46"/>
        </w:numPr>
      </w:pPr>
      <w:r>
        <w:t>Billing Exceptions</w:t>
      </w:r>
    </w:p>
    <w:p w14:paraId="1AAB1285" w14:textId="77777777" w:rsidR="00EA52B1" w:rsidRDefault="00EA52B1" w:rsidP="00DF4F96">
      <w:pPr>
        <w:pStyle w:val="ListParagraph"/>
        <w:numPr>
          <w:ilvl w:val="0"/>
          <w:numId w:val="46"/>
        </w:numPr>
      </w:pPr>
      <w:r>
        <w:t>System Balance</w:t>
      </w:r>
    </w:p>
    <w:p w14:paraId="2FF230E3" w14:textId="77777777" w:rsidR="00CE26B9" w:rsidRPr="00EA52B1" w:rsidRDefault="00CE26B9" w:rsidP="00DF4F96">
      <w:pPr>
        <w:pStyle w:val="ListParagraph"/>
        <w:numPr>
          <w:ilvl w:val="0"/>
          <w:numId w:val="46"/>
        </w:numPr>
      </w:pPr>
      <w:r>
        <w:t>GL Summary</w:t>
      </w:r>
    </w:p>
    <w:p w14:paraId="794A539F" w14:textId="77777777" w:rsidR="00EA52B1" w:rsidRPr="0041263E" w:rsidRDefault="0041263E" w:rsidP="00420080">
      <w:pPr>
        <w:spacing w:after="0" w:line="240" w:lineRule="auto"/>
        <w:rPr>
          <w:rFonts w:cs="Arial"/>
          <w:color w:val="FF0000"/>
        </w:rPr>
      </w:pPr>
      <w:r>
        <w:rPr>
          <w:rFonts w:cs="Arial"/>
          <w:color w:val="FF0000"/>
        </w:rPr>
        <w:t>Note: I haven’t actually tested this, but you should be able to set the Snapshot options for the entire report library by selecting ‘Site Settings’ at the top of the Report Manager.  In the General tab, you can then set the snapshot options as necessary.</w:t>
      </w:r>
    </w:p>
    <w:p w14:paraId="3376EED4" w14:textId="77777777" w:rsidR="001969D2" w:rsidRDefault="001969D2" w:rsidP="001969D2">
      <w:pPr>
        <w:spacing w:after="0" w:line="240" w:lineRule="auto"/>
        <w:rPr>
          <w:rFonts w:cs="Arial"/>
        </w:rPr>
      </w:pPr>
    </w:p>
    <w:p w14:paraId="74B4FC6D" w14:textId="77777777" w:rsidR="00A3544A" w:rsidRDefault="00A3544A" w:rsidP="00A3544A">
      <w:pPr>
        <w:pStyle w:val="Heading2"/>
      </w:pPr>
      <w:commentRangeStart w:id="275"/>
      <w:r>
        <w:t>Reports with Custom Data Source</w:t>
      </w:r>
      <w:commentRangeEnd w:id="275"/>
      <w:r w:rsidR="00F94A0A">
        <w:rPr>
          <w:rStyle w:val="CommentReference"/>
          <w:b w:val="0"/>
          <w:u w:val="none"/>
        </w:rPr>
        <w:commentReference w:id="275"/>
      </w:r>
    </w:p>
    <w:p w14:paraId="5E44D164" w14:textId="29BCD1EB" w:rsidR="009C748E" w:rsidRPr="007A00FB" w:rsidRDefault="00A3544A" w:rsidP="00A3544A">
      <w:r>
        <w:t xml:space="preserve">There are several reports in which you must specify a custom data source, instead of using a shared data source.  If this is not updated, the processes that utilize these reports will fail.  When specifying the custom data source, select the option to use ‘Credentials stored securely in the report server’, enter in the </w:t>
      </w:r>
      <w:r w:rsidR="007A28A0">
        <w:t>SQL</w:t>
      </w:r>
      <w:r>
        <w:t xml:space="preserve"> NT account and password, and finally select the ‘User as Windows credentials when connecting to the data source’</w:t>
      </w:r>
      <w:r w:rsidR="00D57268">
        <w:t xml:space="preserve"> checkbox, and then click ‘Apply’.</w:t>
      </w:r>
      <w:r w:rsidR="009C748E">
        <w:t xml:space="preserve">  The following reports must be updated to use a custom </w:t>
      </w:r>
      <w:r w:rsidR="009C748E" w:rsidRPr="007A00FB">
        <w:t>data source:</w:t>
      </w:r>
    </w:p>
    <w:p w14:paraId="1121C378" w14:textId="77777777" w:rsidR="009C748E" w:rsidRPr="007A00FB" w:rsidRDefault="009C748E" w:rsidP="00DF4F96">
      <w:pPr>
        <w:pStyle w:val="ListParagraph"/>
        <w:numPr>
          <w:ilvl w:val="0"/>
          <w:numId w:val="49"/>
        </w:numPr>
      </w:pPr>
      <w:r w:rsidRPr="007A00FB">
        <w:t>BillingSelection (under Claim Management)</w:t>
      </w:r>
    </w:p>
    <w:p w14:paraId="575499C6" w14:textId="77777777" w:rsidR="009C748E" w:rsidRPr="007A00FB" w:rsidRDefault="009C748E" w:rsidP="00DF4F96">
      <w:pPr>
        <w:pStyle w:val="ListParagraph"/>
        <w:numPr>
          <w:ilvl w:val="0"/>
          <w:numId w:val="49"/>
        </w:numPr>
      </w:pPr>
      <w:r w:rsidRPr="007A00FB">
        <w:t>BillingException (under Claim Management)</w:t>
      </w:r>
    </w:p>
    <w:p w14:paraId="639C3032" w14:textId="77777777" w:rsidR="009C748E" w:rsidRPr="007A00FB" w:rsidRDefault="009C748E" w:rsidP="00DF4F96">
      <w:pPr>
        <w:pStyle w:val="ListParagraph"/>
        <w:numPr>
          <w:ilvl w:val="0"/>
          <w:numId w:val="49"/>
        </w:numPr>
      </w:pPr>
      <w:r w:rsidRPr="007A00FB">
        <w:t>GLSummary (under InsightCS Application)</w:t>
      </w:r>
    </w:p>
    <w:p w14:paraId="79F1E43F" w14:textId="4BCDFDE9" w:rsidR="009C748E" w:rsidRDefault="009C748E" w:rsidP="00DF4F96">
      <w:pPr>
        <w:pStyle w:val="ListParagraph"/>
        <w:numPr>
          <w:ilvl w:val="0"/>
          <w:numId w:val="49"/>
        </w:numPr>
      </w:pPr>
      <w:r>
        <w:t>SystemBalance (under Patient Accounting)</w:t>
      </w:r>
    </w:p>
    <w:p w14:paraId="3892AFCF" w14:textId="173BA2BE" w:rsidR="007A28A0" w:rsidRDefault="007A28A0" w:rsidP="00DF4F96">
      <w:pPr>
        <w:pStyle w:val="ListParagraph"/>
        <w:numPr>
          <w:ilvl w:val="0"/>
          <w:numId w:val="49"/>
        </w:numPr>
      </w:pPr>
      <w:r>
        <w:lastRenderedPageBreak/>
        <w:t>CodesImport (under InsightCS Application)</w:t>
      </w:r>
    </w:p>
    <w:p w14:paraId="4FCE4F47" w14:textId="77777777" w:rsidR="009C748E" w:rsidRDefault="009C748E" w:rsidP="00A3544A"/>
    <w:p w14:paraId="188D5D9C" w14:textId="710F9F74" w:rsidR="005F7481" w:rsidDel="002B29EC" w:rsidRDefault="005F7481" w:rsidP="00A3544A">
      <w:pPr>
        <w:rPr>
          <w:del w:id="276" w:author="Brian Stockell" w:date="2019-12-14T22:02:00Z"/>
        </w:rPr>
      </w:pPr>
    </w:p>
    <w:p w14:paraId="5C6D6E36" w14:textId="7F6526B0" w:rsidR="005F7481" w:rsidDel="002B29EC" w:rsidRDefault="005F7481" w:rsidP="00A3544A">
      <w:pPr>
        <w:rPr>
          <w:del w:id="277" w:author="Brian Stockell" w:date="2019-12-14T22:02:00Z"/>
        </w:rPr>
      </w:pPr>
    </w:p>
    <w:p w14:paraId="3D7252EF" w14:textId="77777777" w:rsidR="005F7481" w:rsidRDefault="009C748E" w:rsidP="00A3544A">
      <w:r>
        <w:rPr>
          <w:noProof/>
        </w:rPr>
        <w:drawing>
          <wp:inline distT="0" distB="0" distL="0" distR="0" wp14:anchorId="086D56CE" wp14:editId="65A7E4C4">
            <wp:extent cx="5943600" cy="519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94935"/>
                    </a:xfrm>
                    <a:prstGeom prst="rect">
                      <a:avLst/>
                    </a:prstGeom>
                  </pic:spPr>
                </pic:pic>
              </a:graphicData>
            </a:graphic>
          </wp:inline>
        </w:drawing>
      </w:r>
      <w:r w:rsidR="00A3544A">
        <w:t xml:space="preserve"> </w:t>
      </w:r>
    </w:p>
    <w:p w14:paraId="76CBC937" w14:textId="2CED6476" w:rsidR="00F90DF8" w:rsidRDefault="00F90DF8" w:rsidP="00F90DF8">
      <w:pPr>
        <w:pStyle w:val="Heading2"/>
      </w:pPr>
      <w:r>
        <w:t>Permissions</w:t>
      </w:r>
    </w:p>
    <w:p w14:paraId="069C039C" w14:textId="3393ABF8" w:rsidR="005F7481" w:rsidDel="002B29EC" w:rsidRDefault="005F7481" w:rsidP="00A3544A">
      <w:pPr>
        <w:rPr>
          <w:del w:id="278" w:author="Brian Stockell" w:date="2019-12-14T22:02:00Z"/>
        </w:rPr>
      </w:pPr>
    </w:p>
    <w:p w14:paraId="4E06F1CC" w14:textId="433906C3" w:rsidR="00F90DF8" w:rsidRDefault="00F90DF8" w:rsidP="00A3544A">
      <w:pPr>
        <w:rPr>
          <w:ins w:id="279" w:author="Brian Stockell" w:date="2019-12-14T22:02:00Z"/>
        </w:rPr>
      </w:pPr>
      <w:r>
        <w:t>Ensure</w:t>
      </w:r>
      <w:r w:rsidR="005F7481">
        <w:t xml:space="preserve"> appropriate permissions have been set up on the Report Server for RCM users to access reports.</w:t>
      </w:r>
    </w:p>
    <w:p w14:paraId="7DC52D1E" w14:textId="1060E6A4" w:rsidR="002B29EC" w:rsidRDefault="002B29EC" w:rsidP="00A3544A">
      <w:pPr>
        <w:rPr>
          <w:ins w:id="280" w:author="Brian Stockell" w:date="2019-12-14T22:02:00Z"/>
        </w:rPr>
      </w:pPr>
    </w:p>
    <w:p w14:paraId="707CD61A" w14:textId="7FC6B7B6" w:rsidR="002B29EC" w:rsidRDefault="002B29EC" w:rsidP="00A3544A">
      <w:pPr>
        <w:rPr>
          <w:ins w:id="281" w:author="Brian Stockell" w:date="2019-12-14T22:02:00Z"/>
        </w:rPr>
      </w:pPr>
      <w:ins w:id="282" w:author="Brian Stockell" w:date="2019-12-14T22:02:00Z">
        <w:r>
          <w:rPr>
            <w:rFonts w:cs="Arial"/>
            <w:noProof/>
          </w:rPr>
          <w:drawing>
            <wp:inline distT="0" distB="0" distL="0" distR="0" wp14:anchorId="0582B6AA" wp14:editId="02A652E1">
              <wp:extent cx="914400" cy="914400"/>
              <wp:effectExtent l="0" t="0" r="0" b="0"/>
              <wp:docPr id="61" name="Graphic 6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146EF557" w14:textId="77777777" w:rsidR="002B29EC" w:rsidRDefault="002B29EC" w:rsidP="00A3544A"/>
    <w:p w14:paraId="2A33DA63" w14:textId="151F26D1" w:rsidR="00F90DF8" w:rsidRDefault="00F90DF8" w:rsidP="00F90DF8">
      <w:pPr>
        <w:pStyle w:val="Heading2"/>
      </w:pPr>
      <w:commentRangeStart w:id="283"/>
      <w:r>
        <w:lastRenderedPageBreak/>
        <w:t>Additional RDL’s to install</w:t>
      </w:r>
      <w:commentRangeEnd w:id="283"/>
      <w:r w:rsidR="005A3BD6">
        <w:rPr>
          <w:rStyle w:val="CommentReference"/>
          <w:b w:val="0"/>
          <w:u w:val="none"/>
        </w:rPr>
        <w:commentReference w:id="283"/>
      </w:r>
    </w:p>
    <w:p w14:paraId="50FD1144" w14:textId="6D57BAEA" w:rsidR="00F90DF8" w:rsidRDefault="00F90DF8" w:rsidP="00A3544A">
      <w:r>
        <w:t>There are additional reports that are not part of the Report Installer that should be added manually.  Those RDL’s can be found here:</w:t>
      </w:r>
    </w:p>
    <w:p w14:paraId="7D8FB679" w14:textId="29FB5018" w:rsidR="00F90DF8" w:rsidRDefault="004B0E8F" w:rsidP="00A3544A">
      <w:hyperlink r:id="rId41" w:history="1">
        <w:r w:rsidR="00F90DF8">
          <w:rPr>
            <w:rStyle w:val="Hyperlink"/>
          </w:rPr>
          <w:t>https://medsphere.sharepoint.com/IT%20Operations/Shared%20Documents/Forms/AllItems.aspx?id=%2FIT%20Operations%2FShared%20Documents%2FRCM%2FOperations%20Files%20%28for%20new%20installs%29%2FRDLs</w:t>
        </w:r>
      </w:hyperlink>
    </w:p>
    <w:p w14:paraId="293C7DEA" w14:textId="10B741A4" w:rsidR="00F90DF8" w:rsidRDefault="00F90DF8" w:rsidP="00A3544A"/>
    <w:p w14:paraId="615DFCEE" w14:textId="0305A1F7" w:rsidR="00F90DF8" w:rsidRDefault="00F90DF8" w:rsidP="00DF4F96">
      <w:pPr>
        <w:pStyle w:val="ListParagraph"/>
        <w:numPr>
          <w:ilvl w:val="0"/>
          <w:numId w:val="53"/>
        </w:numPr>
      </w:pPr>
      <w:r w:rsidRPr="00F90DF8">
        <w:t>CollectorProductivity</w:t>
      </w:r>
      <w:r>
        <w:t xml:space="preserve"> (installed under Accounts Receivable)</w:t>
      </w:r>
    </w:p>
    <w:p w14:paraId="0A232752" w14:textId="376554DC" w:rsidR="00F90DF8" w:rsidRDefault="00F90DF8" w:rsidP="00DF4F96">
      <w:pPr>
        <w:pStyle w:val="ListParagraph"/>
        <w:numPr>
          <w:ilvl w:val="0"/>
          <w:numId w:val="53"/>
        </w:numPr>
      </w:pPr>
      <w:r w:rsidRPr="00F90DF8">
        <w:t>Patient_Labels_LB2_MFB</w:t>
      </w:r>
      <w:r>
        <w:t xml:space="preserve"> (installed under ADT – Registration)</w:t>
      </w:r>
    </w:p>
    <w:p w14:paraId="7FAF3699" w14:textId="1262AC07" w:rsidR="00F90DF8" w:rsidRDefault="00F90DF8" w:rsidP="00DF4F96">
      <w:pPr>
        <w:pStyle w:val="ListParagraph"/>
        <w:numPr>
          <w:ilvl w:val="0"/>
          <w:numId w:val="53"/>
        </w:numPr>
      </w:pPr>
      <w:r w:rsidRPr="00F90DF8">
        <w:t xml:space="preserve">Patient_Labels_PLS_102W </w:t>
      </w:r>
      <w:r>
        <w:t>(installed under ADT – Registration)</w:t>
      </w:r>
    </w:p>
    <w:p w14:paraId="7FCE8D94" w14:textId="601E9C7F" w:rsidR="00F90DF8" w:rsidRDefault="00F90DF8" w:rsidP="00DF4F96">
      <w:pPr>
        <w:pStyle w:val="ListParagraph"/>
        <w:numPr>
          <w:ilvl w:val="0"/>
          <w:numId w:val="53"/>
        </w:numPr>
      </w:pPr>
      <w:r w:rsidRPr="00F90DF8">
        <w:t xml:space="preserve">Patient_Labels_PLS_214 </w:t>
      </w:r>
      <w:r>
        <w:t>(installed under ADT – Registration)</w:t>
      </w:r>
    </w:p>
    <w:p w14:paraId="321A6CAA" w14:textId="5162A628" w:rsidR="00F90DF8" w:rsidRDefault="00F90DF8" w:rsidP="00DF4F96">
      <w:pPr>
        <w:pStyle w:val="ListParagraph"/>
        <w:numPr>
          <w:ilvl w:val="0"/>
          <w:numId w:val="53"/>
        </w:numPr>
      </w:pPr>
      <w:r w:rsidRPr="00F90DF8">
        <w:t xml:space="preserve">PatientLabelsAvery5160 </w:t>
      </w:r>
      <w:r>
        <w:t>(installed under ADT – Registration)</w:t>
      </w:r>
    </w:p>
    <w:p w14:paraId="45753A7D" w14:textId="25CD16E9" w:rsidR="00F90DF8" w:rsidRDefault="00F90DF8" w:rsidP="00DF4F96">
      <w:pPr>
        <w:pStyle w:val="ListParagraph"/>
        <w:numPr>
          <w:ilvl w:val="0"/>
          <w:numId w:val="53"/>
        </w:numPr>
      </w:pPr>
      <w:r w:rsidRPr="00F90DF8">
        <w:t>PatientStatement_PayPlan</w:t>
      </w:r>
      <w:r>
        <w:t xml:space="preserve"> (installed under Letters and Statements)</w:t>
      </w:r>
    </w:p>
    <w:p w14:paraId="0F6C338C" w14:textId="3D01BD80" w:rsidR="00F90DF8" w:rsidRDefault="00F90DF8" w:rsidP="00DF4F96">
      <w:pPr>
        <w:pStyle w:val="ListParagraph"/>
        <w:numPr>
          <w:ilvl w:val="0"/>
          <w:numId w:val="53"/>
        </w:numPr>
      </w:pPr>
      <w:r w:rsidRPr="00F90DF8">
        <w:t xml:space="preserve">PatientStatement_PayPlanPastDue </w:t>
      </w:r>
      <w:r>
        <w:t>(installed under Letters and Statements)</w:t>
      </w:r>
    </w:p>
    <w:p w14:paraId="06CFB5D7" w14:textId="2A600FB2" w:rsidR="000A011F" w:rsidRDefault="000A011F" w:rsidP="000A011F"/>
    <w:p w14:paraId="4246F190" w14:textId="2CE77863" w:rsidR="000A011F" w:rsidRDefault="000A011F" w:rsidP="000A011F">
      <w:r>
        <w:t>Once added, their respective data sources will need to be set manually.</w:t>
      </w:r>
    </w:p>
    <w:p w14:paraId="47F4A509" w14:textId="77777777" w:rsidR="00F90DF8" w:rsidRDefault="00F90DF8" w:rsidP="00F90DF8">
      <w:pPr>
        <w:pStyle w:val="ListParagraph"/>
      </w:pPr>
    </w:p>
    <w:p w14:paraId="52AD9D99" w14:textId="59AA83D0" w:rsidR="005F7481" w:rsidRPr="00F90DF8" w:rsidRDefault="001969D2" w:rsidP="00DF4F96">
      <w:pPr>
        <w:pStyle w:val="ListParagraph"/>
        <w:numPr>
          <w:ilvl w:val="0"/>
          <w:numId w:val="52"/>
        </w:numPr>
        <w:rPr>
          <w:rFonts w:cs="Arial"/>
        </w:rPr>
      </w:pPr>
      <w:r w:rsidRPr="00F90DF8">
        <w:rPr>
          <w:rFonts w:cs="Arial"/>
        </w:rPr>
        <w:br w:type="page"/>
      </w:r>
    </w:p>
    <w:p w14:paraId="090B010E" w14:textId="77777777" w:rsidR="005F7481" w:rsidRDefault="005F7481" w:rsidP="00A3544A">
      <w:pPr>
        <w:rPr>
          <w:rFonts w:cs="Arial"/>
        </w:rPr>
      </w:pPr>
    </w:p>
    <w:p w14:paraId="5C5EE7EF" w14:textId="77777777" w:rsidR="001969D2" w:rsidRPr="001969D2" w:rsidRDefault="001969D2" w:rsidP="005C403D">
      <w:pPr>
        <w:pStyle w:val="Heading1"/>
      </w:pPr>
      <w:bookmarkStart w:id="284" w:name="_Toc411923773"/>
      <w:r w:rsidRPr="001969D2">
        <w:t>Install and Configure InsightCS Application Servers</w:t>
      </w:r>
      <w:bookmarkEnd w:id="284"/>
    </w:p>
    <w:p w14:paraId="3FF49284" w14:textId="77777777" w:rsidR="003354AB" w:rsidRPr="001969D2" w:rsidRDefault="003354AB" w:rsidP="003354AB">
      <w:pPr>
        <w:spacing w:after="0" w:line="240" w:lineRule="auto"/>
        <w:rPr>
          <w:rFonts w:cs="Arial"/>
        </w:rPr>
      </w:pPr>
      <w:r>
        <w:rPr>
          <w:rFonts w:cs="Arial"/>
          <w:noProof/>
        </w:rPr>
        <w:drawing>
          <wp:anchor distT="0" distB="0" distL="114300" distR="114300" simplePos="0" relativeHeight="251658242" behindDoc="1" locked="0" layoutInCell="1" allowOverlap="1" wp14:anchorId="75001B6D" wp14:editId="202917D7">
            <wp:simplePos x="0" y="0"/>
            <wp:positionH relativeFrom="column">
              <wp:posOffset>33655</wp:posOffset>
            </wp:positionH>
            <wp:positionV relativeFrom="paragraph">
              <wp:posOffset>40640</wp:posOffset>
            </wp:positionV>
            <wp:extent cx="505460" cy="494665"/>
            <wp:effectExtent l="19050" t="0" r="8890" b="0"/>
            <wp:wrapTight wrapText="bothSides">
              <wp:wrapPolygon edited="0">
                <wp:start x="-814" y="0"/>
                <wp:lineTo x="-814" y="20796"/>
                <wp:lineTo x="21980" y="20796"/>
                <wp:lineTo x="21980" y="0"/>
                <wp:lineTo x="-814" y="0"/>
              </wp:wrapPolygon>
            </wp:wrapTight>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05460" cy="494665"/>
                    </a:xfrm>
                    <a:prstGeom prst="rect">
                      <a:avLst/>
                    </a:prstGeom>
                    <a:noFill/>
                    <a:ln w="9525">
                      <a:noFill/>
                      <a:miter lim="800000"/>
                      <a:headEnd/>
                      <a:tailEnd/>
                    </a:ln>
                  </pic:spPr>
                </pic:pic>
              </a:graphicData>
            </a:graphic>
          </wp:anchor>
        </w:drawing>
      </w:r>
    </w:p>
    <w:p w14:paraId="24A5B1DD" w14:textId="1DDCAF47" w:rsidR="003354AB" w:rsidRDefault="003354AB" w:rsidP="00197458">
      <w:pPr>
        <w:spacing w:after="0" w:line="240" w:lineRule="auto"/>
        <w:rPr>
          <w:ins w:id="285" w:author="Brian Stockell" w:date="2019-12-14T15:53:00Z"/>
          <w:rFonts w:cs="Arial"/>
          <w:color w:val="C00000"/>
        </w:rPr>
      </w:pPr>
      <w:r w:rsidRPr="003354AB">
        <w:rPr>
          <w:rFonts w:cs="Arial"/>
          <w:color w:val="C00000"/>
        </w:rPr>
        <w:t xml:space="preserve">Prior to configuring the Application Servers, please ensure that you have </w:t>
      </w:r>
      <w:hyperlink w:anchor="Upload_Required_Files" w:history="1">
        <w:r w:rsidR="00197458" w:rsidRPr="00197458">
          <w:rPr>
            <w:rStyle w:val="Hyperlink"/>
            <w:rFonts w:cs="Arial"/>
          </w:rPr>
          <w:t>uploaded all required files to the client site</w:t>
        </w:r>
      </w:hyperlink>
      <w:r w:rsidR="00197458">
        <w:rPr>
          <w:rFonts w:cs="Arial"/>
          <w:color w:val="C00000"/>
        </w:rPr>
        <w:t xml:space="preserve"> and </w:t>
      </w:r>
      <w:hyperlink w:anchor="Create_Required_File_Shares" w:history="1">
        <w:r w:rsidRPr="00197458">
          <w:rPr>
            <w:rStyle w:val="Hyperlink"/>
            <w:rFonts w:cs="Arial"/>
          </w:rPr>
          <w:t>created the required directory structure and file shares</w:t>
        </w:r>
      </w:hyperlink>
      <w:r w:rsidRPr="00197458">
        <w:rPr>
          <w:rFonts w:cs="Arial"/>
          <w:color w:val="C00000"/>
        </w:rPr>
        <w:t xml:space="preserve"> on </w:t>
      </w:r>
      <w:r w:rsidR="00197458">
        <w:rPr>
          <w:rFonts w:cs="Arial"/>
          <w:color w:val="C00000"/>
        </w:rPr>
        <w:t xml:space="preserve">their </w:t>
      </w:r>
      <w:r w:rsidRPr="00197458">
        <w:rPr>
          <w:rFonts w:cs="Arial"/>
          <w:color w:val="C00000"/>
        </w:rPr>
        <w:t>Application Servers</w:t>
      </w:r>
      <w:r w:rsidR="00197458">
        <w:rPr>
          <w:rFonts w:cs="Arial"/>
          <w:color w:val="C00000"/>
        </w:rPr>
        <w:t>.</w:t>
      </w:r>
    </w:p>
    <w:p w14:paraId="78EE65DA" w14:textId="11B04D57" w:rsidR="00C75094" w:rsidRPr="00197458" w:rsidRDefault="00C75094" w:rsidP="00197458">
      <w:pPr>
        <w:spacing w:after="0" w:line="240" w:lineRule="auto"/>
        <w:rPr>
          <w:rFonts w:cs="Arial"/>
          <w:color w:val="C00000"/>
        </w:rPr>
      </w:pPr>
    </w:p>
    <w:p w14:paraId="03A531F2" w14:textId="77777777" w:rsidR="003354AB" w:rsidRDefault="003354AB" w:rsidP="001969D2">
      <w:pPr>
        <w:spacing w:after="0" w:line="240" w:lineRule="auto"/>
        <w:rPr>
          <w:rFonts w:cs="Arial"/>
        </w:rPr>
      </w:pPr>
    </w:p>
    <w:p w14:paraId="7379CF67" w14:textId="77777777" w:rsidR="001969D2" w:rsidRDefault="001969D2" w:rsidP="001969D2">
      <w:pPr>
        <w:spacing w:after="0" w:line="240" w:lineRule="auto"/>
        <w:rPr>
          <w:rFonts w:cs="Arial"/>
        </w:rPr>
      </w:pPr>
      <w:r>
        <w:rPr>
          <w:rFonts w:cs="Arial"/>
        </w:rPr>
        <w:t>In a typical environment, there will be two InsightCS Application Servers (</w:t>
      </w:r>
      <w:r w:rsidRPr="001969D2">
        <w:rPr>
          <w:rFonts w:cs="Arial"/>
          <w:i/>
        </w:rPr>
        <w:t>formerly “Control Workstations”</w:t>
      </w:r>
      <w:r>
        <w:rPr>
          <w:rFonts w:cs="Arial"/>
        </w:rPr>
        <w:t>).  These servers are used in both testing as well as production to:</w:t>
      </w:r>
      <w:r>
        <w:rPr>
          <w:rFonts w:cs="Arial"/>
        </w:rPr>
        <w:br/>
      </w:r>
    </w:p>
    <w:p w14:paraId="23168EFE" w14:textId="77777777" w:rsidR="003354AB" w:rsidRDefault="00EC480A" w:rsidP="00DF4F96">
      <w:pPr>
        <w:pStyle w:val="ListParagraph"/>
        <w:numPr>
          <w:ilvl w:val="0"/>
          <w:numId w:val="23"/>
        </w:numPr>
        <w:spacing w:after="0" w:line="240" w:lineRule="auto"/>
        <w:rPr>
          <w:rFonts w:cs="Arial"/>
        </w:rPr>
      </w:pPr>
      <w:r>
        <w:rPr>
          <w:rFonts w:cs="Arial"/>
        </w:rPr>
        <w:t>Ru</w:t>
      </w:r>
      <w:r w:rsidR="003354AB">
        <w:rPr>
          <w:rFonts w:cs="Arial"/>
        </w:rPr>
        <w:t xml:space="preserve">n the InsightCS client application during the implementation phase </w:t>
      </w:r>
    </w:p>
    <w:p w14:paraId="33786165" w14:textId="77777777" w:rsidR="003354AB" w:rsidRPr="003354AB" w:rsidRDefault="003354AB" w:rsidP="00DF4F96">
      <w:pPr>
        <w:pStyle w:val="ListParagraph"/>
        <w:numPr>
          <w:ilvl w:val="0"/>
          <w:numId w:val="23"/>
        </w:numPr>
        <w:spacing w:after="0" w:line="240" w:lineRule="auto"/>
        <w:rPr>
          <w:rFonts w:cs="Arial"/>
        </w:rPr>
      </w:pPr>
      <w:r>
        <w:rPr>
          <w:rFonts w:cs="Arial"/>
        </w:rPr>
        <w:t>Run all InsightCS Nightly Processes</w:t>
      </w:r>
    </w:p>
    <w:p w14:paraId="2C3D1F3B" w14:textId="77777777" w:rsidR="001969D2" w:rsidRDefault="001969D2" w:rsidP="00DF4F96">
      <w:pPr>
        <w:pStyle w:val="ListParagraph"/>
        <w:numPr>
          <w:ilvl w:val="0"/>
          <w:numId w:val="23"/>
        </w:numPr>
        <w:spacing w:after="0" w:line="240" w:lineRule="auto"/>
        <w:rPr>
          <w:rFonts w:cs="Arial"/>
        </w:rPr>
      </w:pPr>
      <w:r w:rsidRPr="001969D2">
        <w:rPr>
          <w:rFonts w:cs="Arial"/>
        </w:rPr>
        <w:t>Run all InsightCS Services</w:t>
      </w:r>
    </w:p>
    <w:p w14:paraId="3FE3F579" w14:textId="77777777" w:rsidR="003354AB" w:rsidRDefault="003354AB" w:rsidP="00DF4F96">
      <w:pPr>
        <w:pStyle w:val="ListParagraph"/>
        <w:numPr>
          <w:ilvl w:val="0"/>
          <w:numId w:val="23"/>
        </w:numPr>
        <w:spacing w:after="0" w:line="240" w:lineRule="auto"/>
        <w:rPr>
          <w:rFonts w:cs="Arial"/>
        </w:rPr>
      </w:pPr>
      <w:r w:rsidRPr="001969D2">
        <w:rPr>
          <w:rFonts w:cs="Arial"/>
        </w:rPr>
        <w:t>Run all InsightCS Interfaces</w:t>
      </w:r>
    </w:p>
    <w:p w14:paraId="274CF109" w14:textId="77777777" w:rsidR="003354AB" w:rsidRDefault="003354AB" w:rsidP="003354AB">
      <w:pPr>
        <w:spacing w:after="0" w:line="240" w:lineRule="auto"/>
        <w:rPr>
          <w:rFonts w:cs="Arial"/>
        </w:rPr>
      </w:pPr>
    </w:p>
    <w:p w14:paraId="4DC7A416" w14:textId="77777777" w:rsidR="003354AB" w:rsidRPr="00C75094" w:rsidRDefault="003354AB" w:rsidP="003354AB">
      <w:pPr>
        <w:spacing w:after="0" w:line="240" w:lineRule="auto"/>
        <w:rPr>
          <w:rFonts w:cs="Arial"/>
          <w:b/>
          <w:bCs/>
          <w:i/>
          <w:strike/>
          <w:rPrChange w:id="286" w:author="Brian Stockell" w:date="2019-12-14T15:57:00Z">
            <w:rPr>
              <w:rFonts w:cs="Arial"/>
              <w:i/>
            </w:rPr>
          </w:rPrChange>
        </w:rPr>
      </w:pPr>
      <w:r w:rsidRPr="00C75094">
        <w:rPr>
          <w:rFonts w:cs="Arial"/>
          <w:i/>
          <w:strike/>
          <w:rPrChange w:id="287" w:author="Brian Stockell" w:date="2019-12-14T15:57:00Z">
            <w:rPr>
              <w:rFonts w:cs="Arial"/>
              <w:i/>
            </w:rPr>
          </w:rPrChange>
        </w:rPr>
        <w:t xml:space="preserve">This section outlines the steps needed to fully install an InsightCS Application Server.  These steps should be </w:t>
      </w:r>
      <w:r w:rsidRPr="00C75094">
        <w:rPr>
          <w:rFonts w:cs="Arial"/>
          <w:b/>
          <w:bCs/>
          <w:i/>
          <w:strike/>
          <w:rPrChange w:id="288" w:author="Brian Stockell" w:date="2019-12-14T15:57:00Z">
            <w:rPr>
              <w:rFonts w:cs="Arial"/>
              <w:i/>
            </w:rPr>
          </w:rPrChange>
        </w:rPr>
        <w:t>repeated for each Application Server at the client site.</w:t>
      </w:r>
    </w:p>
    <w:p w14:paraId="7EEEB435" w14:textId="77777777" w:rsidR="00272F15" w:rsidRPr="00C75094" w:rsidRDefault="00272F15" w:rsidP="003354AB">
      <w:pPr>
        <w:spacing w:after="0" w:line="240" w:lineRule="auto"/>
        <w:rPr>
          <w:rFonts w:cs="Arial"/>
          <w:i/>
          <w:strike/>
          <w:rPrChange w:id="289" w:author="Brian Stockell" w:date="2019-12-14T15:57:00Z">
            <w:rPr>
              <w:rFonts w:cs="Arial"/>
              <w:i/>
            </w:rPr>
          </w:rPrChange>
        </w:rPr>
      </w:pPr>
    </w:p>
    <w:p w14:paraId="26845BC1" w14:textId="77777777" w:rsidR="00272F15" w:rsidRPr="00C75094" w:rsidRDefault="00272F15" w:rsidP="003354AB">
      <w:pPr>
        <w:spacing w:after="0" w:line="240" w:lineRule="auto"/>
        <w:rPr>
          <w:rFonts w:cs="Arial"/>
          <w:i/>
          <w:strike/>
          <w:color w:val="FF0000"/>
          <w:rPrChange w:id="290" w:author="Brian Stockell" w:date="2019-12-14T15:57:00Z">
            <w:rPr>
              <w:rFonts w:cs="Arial"/>
              <w:i/>
              <w:color w:val="FF0000"/>
            </w:rPr>
          </w:rPrChange>
        </w:rPr>
      </w:pPr>
      <w:commentRangeStart w:id="291"/>
      <w:r w:rsidRPr="00C75094">
        <w:rPr>
          <w:rFonts w:cs="Arial"/>
          <w:i/>
          <w:strike/>
          <w:color w:val="FF0000"/>
          <w:rPrChange w:id="292" w:author="Brian Stockell" w:date="2019-12-14T15:57:00Z">
            <w:rPr>
              <w:rFonts w:cs="Arial"/>
              <w:i/>
              <w:color w:val="FF0000"/>
            </w:rPr>
          </w:rPrChange>
        </w:rPr>
        <w:t>When setting up the prod / test application servers, each should have BOTH prod and test processes and services installed.  In the event that one of the servers goes down, the other should have already been configured to run those processes</w:t>
      </w:r>
      <w:r w:rsidR="00BB41B5" w:rsidRPr="00C75094">
        <w:rPr>
          <w:rFonts w:cs="Arial"/>
          <w:i/>
          <w:strike/>
          <w:color w:val="FF0000"/>
          <w:rPrChange w:id="293" w:author="Brian Stockell" w:date="2019-12-14T15:57:00Z">
            <w:rPr>
              <w:rFonts w:cs="Arial"/>
              <w:i/>
              <w:color w:val="FF0000"/>
            </w:rPr>
          </w:rPrChange>
        </w:rPr>
        <w:t xml:space="preserve"> (as a backup)</w:t>
      </w:r>
      <w:r w:rsidRPr="00C75094">
        <w:rPr>
          <w:rFonts w:cs="Arial"/>
          <w:i/>
          <w:strike/>
          <w:color w:val="FF0000"/>
          <w:rPrChange w:id="294" w:author="Brian Stockell" w:date="2019-12-14T15:57:00Z">
            <w:rPr>
              <w:rFonts w:cs="Arial"/>
              <w:i/>
              <w:color w:val="FF0000"/>
            </w:rPr>
          </w:rPrChange>
        </w:rPr>
        <w:t>.  Processes that aren’t being used should be disabled (for example, production processes should be disabled on the test application server, and vise versa.</w:t>
      </w:r>
      <w:r w:rsidR="00BB41B5" w:rsidRPr="00C75094">
        <w:rPr>
          <w:rFonts w:cs="Arial"/>
          <w:i/>
          <w:strike/>
          <w:color w:val="FF0000"/>
          <w:rPrChange w:id="295" w:author="Brian Stockell" w:date="2019-12-14T15:57:00Z">
            <w:rPr>
              <w:rFonts w:cs="Arial"/>
              <w:i/>
              <w:color w:val="FF0000"/>
            </w:rPr>
          </w:rPrChange>
        </w:rPr>
        <w:t>)</w:t>
      </w:r>
      <w:commentRangeEnd w:id="291"/>
      <w:r w:rsidR="00C75094" w:rsidRPr="00C75094">
        <w:rPr>
          <w:rStyle w:val="CommentReference"/>
          <w:strike/>
          <w:rPrChange w:id="296" w:author="Brian Stockell" w:date="2019-12-14T15:57:00Z">
            <w:rPr>
              <w:rStyle w:val="CommentReference"/>
            </w:rPr>
          </w:rPrChange>
        </w:rPr>
        <w:commentReference w:id="291"/>
      </w:r>
    </w:p>
    <w:p w14:paraId="3EC0B063" w14:textId="4110185F" w:rsidR="001969D2" w:rsidRDefault="001969D2" w:rsidP="001969D2">
      <w:pPr>
        <w:spacing w:after="0" w:line="240" w:lineRule="auto"/>
        <w:rPr>
          <w:ins w:id="297" w:author="Brian Stockell" w:date="2019-12-14T15:57:00Z"/>
          <w:rFonts w:cs="Arial"/>
          <w:strike/>
        </w:rPr>
      </w:pPr>
    </w:p>
    <w:p w14:paraId="2183BF24" w14:textId="25A0FA33" w:rsidR="00C75094" w:rsidRDefault="00C75094" w:rsidP="001969D2">
      <w:pPr>
        <w:spacing w:after="0" w:line="240" w:lineRule="auto"/>
        <w:rPr>
          <w:ins w:id="298" w:author="Brian Stockell" w:date="2019-12-14T15:57:00Z"/>
          <w:rFonts w:cs="Arial"/>
          <w:strike/>
        </w:rPr>
      </w:pPr>
      <w:ins w:id="299" w:author="Brian Stockell" w:date="2019-12-14T15:57:00Z">
        <w:r>
          <w:rPr>
            <w:rFonts w:cs="Arial"/>
            <w:noProof/>
            <w:color w:val="C00000"/>
          </w:rPr>
          <w:drawing>
            <wp:inline distT="0" distB="0" distL="0" distR="0" wp14:anchorId="2BAB3445" wp14:editId="62010851">
              <wp:extent cx="914400" cy="914400"/>
              <wp:effectExtent l="0" t="0" r="0" b="0"/>
              <wp:docPr id="52" name="Graphic 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3AFA0BBC" w14:textId="77777777" w:rsidR="00C75094" w:rsidRPr="00C75094" w:rsidRDefault="00C75094" w:rsidP="001969D2">
      <w:pPr>
        <w:spacing w:after="0" w:line="240" w:lineRule="auto"/>
        <w:rPr>
          <w:ins w:id="300" w:author="Brian Stockell" w:date="2019-12-14T15:55:00Z"/>
          <w:rFonts w:cs="Arial"/>
          <w:strike/>
          <w:rPrChange w:id="301" w:author="Brian Stockell" w:date="2019-12-14T15:57:00Z">
            <w:rPr>
              <w:ins w:id="302" w:author="Brian Stockell" w:date="2019-12-14T15:55:00Z"/>
              <w:rFonts w:cs="Arial"/>
            </w:rPr>
          </w:rPrChange>
        </w:rPr>
      </w:pPr>
    </w:p>
    <w:p w14:paraId="3A16BB3C" w14:textId="77777777" w:rsidR="00C75094" w:rsidRDefault="00C75094" w:rsidP="001969D2">
      <w:pPr>
        <w:spacing w:after="0" w:line="240" w:lineRule="auto"/>
        <w:rPr>
          <w:rFonts w:cs="Arial"/>
        </w:rPr>
      </w:pPr>
    </w:p>
    <w:p w14:paraId="013BA56D" w14:textId="77777777" w:rsidR="00302244" w:rsidRPr="00302244" w:rsidRDefault="00302244" w:rsidP="005C403D">
      <w:pPr>
        <w:pStyle w:val="Heading2"/>
      </w:pPr>
      <w:bookmarkStart w:id="303" w:name="_Toc411923774"/>
      <w:bookmarkStart w:id="304" w:name="CreateODBCs"/>
      <w:r w:rsidRPr="00302244">
        <w:t>Create the Standard ODBC connection DNS’s</w:t>
      </w:r>
      <w:bookmarkEnd w:id="303"/>
    </w:p>
    <w:bookmarkEnd w:id="304"/>
    <w:p w14:paraId="684609CE" w14:textId="77777777" w:rsidR="008E0076" w:rsidRDefault="008E0076" w:rsidP="001969D2">
      <w:pPr>
        <w:spacing w:after="0" w:line="240" w:lineRule="auto"/>
        <w:rPr>
          <w:rFonts w:cs="Arial"/>
        </w:rPr>
      </w:pPr>
    </w:p>
    <w:tbl>
      <w:tblPr>
        <w:tblStyle w:val="TableGrid"/>
        <w:tblW w:w="7200" w:type="dxa"/>
        <w:jc w:val="center"/>
        <w:tblLook w:val="01E0" w:firstRow="1" w:lastRow="1" w:firstColumn="1" w:lastColumn="1" w:noHBand="0" w:noVBand="0"/>
      </w:tblPr>
      <w:tblGrid>
        <w:gridCol w:w="3837"/>
        <w:gridCol w:w="1887"/>
        <w:gridCol w:w="1476"/>
      </w:tblGrid>
      <w:tr w:rsidR="00975252" w:rsidRPr="008E0076" w14:paraId="54F911F8" w14:textId="77777777" w:rsidTr="00975252">
        <w:trPr>
          <w:trHeight w:val="134"/>
          <w:jc w:val="center"/>
        </w:trPr>
        <w:tc>
          <w:tcPr>
            <w:tcW w:w="1890" w:type="dxa"/>
            <w:shd w:val="clear" w:color="auto" w:fill="17365D" w:themeFill="text2" w:themeFillShade="BF"/>
          </w:tcPr>
          <w:p w14:paraId="61F3216A" w14:textId="77777777" w:rsidR="00975252" w:rsidRPr="008E0076" w:rsidRDefault="00975252" w:rsidP="00975252">
            <w:pPr>
              <w:tabs>
                <w:tab w:val="left" w:pos="1260"/>
              </w:tabs>
              <w:ind w:left="162"/>
              <w:rPr>
                <w:b/>
                <w:iCs/>
                <w:color w:val="FFFFFF" w:themeColor="background1"/>
                <w:highlight w:val="yellow"/>
              </w:rPr>
            </w:pPr>
            <w:r w:rsidRPr="008E0076">
              <w:rPr>
                <w:b/>
                <w:iCs/>
                <w:color w:val="FFFFFF" w:themeColor="background1"/>
              </w:rPr>
              <w:t xml:space="preserve">Data Source </w:t>
            </w:r>
          </w:p>
        </w:tc>
        <w:tc>
          <w:tcPr>
            <w:tcW w:w="1440" w:type="dxa"/>
            <w:shd w:val="clear" w:color="auto" w:fill="17365D" w:themeFill="text2" w:themeFillShade="BF"/>
          </w:tcPr>
          <w:p w14:paraId="4755D54C" w14:textId="77777777" w:rsidR="00975252" w:rsidRPr="008E0076" w:rsidRDefault="00975252" w:rsidP="00EC480A">
            <w:pPr>
              <w:tabs>
                <w:tab w:val="left" w:pos="1260"/>
              </w:tabs>
              <w:rPr>
                <w:b/>
                <w:iCs/>
                <w:color w:val="FFFFFF" w:themeColor="background1"/>
                <w:highlight w:val="yellow"/>
              </w:rPr>
            </w:pPr>
            <w:r w:rsidRPr="008E0076">
              <w:rPr>
                <w:b/>
                <w:iCs/>
                <w:color w:val="FFFFFF" w:themeColor="background1"/>
              </w:rPr>
              <w:t>Description</w:t>
            </w:r>
          </w:p>
        </w:tc>
        <w:tc>
          <w:tcPr>
            <w:tcW w:w="3870" w:type="dxa"/>
            <w:shd w:val="clear" w:color="auto" w:fill="17365D" w:themeFill="text2" w:themeFillShade="BF"/>
          </w:tcPr>
          <w:p w14:paraId="42E48CC4" w14:textId="77777777" w:rsidR="00975252" w:rsidRPr="008E0076" w:rsidRDefault="00975252" w:rsidP="00EC480A">
            <w:pPr>
              <w:tabs>
                <w:tab w:val="left" w:pos="1260"/>
              </w:tabs>
              <w:rPr>
                <w:b/>
                <w:iCs/>
                <w:color w:val="FFFFFF" w:themeColor="background1"/>
              </w:rPr>
            </w:pPr>
            <w:r w:rsidRPr="008E0076">
              <w:rPr>
                <w:b/>
                <w:iCs/>
                <w:color w:val="FFFFFF" w:themeColor="background1"/>
              </w:rPr>
              <w:t>Notes</w:t>
            </w:r>
          </w:p>
        </w:tc>
      </w:tr>
      <w:tr w:rsidR="00975252" w:rsidRPr="00975252" w14:paraId="56436B8C" w14:textId="77777777" w:rsidTr="00975252">
        <w:trPr>
          <w:jc w:val="center"/>
        </w:trPr>
        <w:tc>
          <w:tcPr>
            <w:tcW w:w="1890" w:type="dxa"/>
            <w:tcBorders>
              <w:bottom w:val="single" w:sz="4" w:space="0" w:color="000000" w:themeColor="text1"/>
            </w:tcBorders>
          </w:tcPr>
          <w:p w14:paraId="72333DF8" w14:textId="6AFDBA7A" w:rsidR="00975252" w:rsidRPr="00975252" w:rsidRDefault="00A54B96" w:rsidP="00EC480A">
            <w:pPr>
              <w:tabs>
                <w:tab w:val="left" w:pos="1260"/>
              </w:tabs>
              <w:rPr>
                <w:iCs/>
                <w:sz w:val="18"/>
                <w:szCs w:val="18"/>
              </w:rPr>
            </w:pPr>
            <w:ins w:id="305" w:author="Brian Stockell" w:date="2019-11-21T13:55:00Z">
              <w:del w:id="306" w:author="Patrick Lim" w:date="2020-03-03T13:41:00Z">
                <w:r w:rsidDel="00AA0B74">
                  <w:rPr>
                    <w:iCs/>
                    <w:sz w:val="18"/>
                    <w:szCs w:val="18"/>
                  </w:rPr>
                  <w:delText>AAT</w:delText>
                </w:r>
              </w:del>
            </w:ins>
            <w:ins w:id="307" w:author="Patrick Lim" w:date="2020-03-03T13:41:00Z">
              <w:r w:rsidR="00AA0B74">
                <w:rPr>
                  <w:iCs/>
                  <w:sz w:val="18"/>
                  <w:szCs w:val="18"/>
                </w:rPr>
                <w:t>CHCC</w:t>
              </w:r>
            </w:ins>
            <w:ins w:id="308" w:author="Brian Stockell" w:date="2019-10-02T10:53:00Z">
              <w:r w:rsidR="00C66249">
                <w:rPr>
                  <w:iCs/>
                  <w:sz w:val="18"/>
                  <w:szCs w:val="18"/>
                </w:rPr>
                <w:t>-RCM</w:t>
              </w:r>
            </w:ins>
            <w:del w:id="309" w:author="Brian Stockell" w:date="2019-10-02T10:52:00Z">
              <w:r w:rsidR="002A36AD" w:rsidDel="007B13CD">
                <w:rPr>
                  <w:iCs/>
                  <w:sz w:val="18"/>
                  <w:szCs w:val="18"/>
                </w:rPr>
                <w:delText>{RCM_PROD_DB_NAME}</w:delText>
              </w:r>
            </w:del>
          </w:p>
        </w:tc>
        <w:tc>
          <w:tcPr>
            <w:tcW w:w="1440" w:type="dxa"/>
            <w:tcBorders>
              <w:bottom w:val="single" w:sz="4" w:space="0" w:color="000000" w:themeColor="text1"/>
            </w:tcBorders>
          </w:tcPr>
          <w:p w14:paraId="32DD3BFF" w14:textId="3B2E6489" w:rsidR="00975252" w:rsidRPr="00975252" w:rsidRDefault="00CC17FB" w:rsidP="00EC480A">
            <w:pPr>
              <w:tabs>
                <w:tab w:val="left" w:pos="1260"/>
              </w:tabs>
              <w:rPr>
                <w:iCs/>
                <w:sz w:val="18"/>
                <w:szCs w:val="18"/>
              </w:rPr>
            </w:pPr>
            <w:ins w:id="310" w:author="Brian Stockell" w:date="2019-10-02T10:55:00Z">
              <w:r>
                <w:rPr>
                  <w:iCs/>
                  <w:sz w:val="18"/>
                  <w:szCs w:val="18"/>
                </w:rPr>
                <w:t>RCM</w:t>
              </w:r>
              <w:r w:rsidR="00BF6DDB">
                <w:rPr>
                  <w:iCs/>
                  <w:sz w:val="18"/>
                  <w:szCs w:val="18"/>
                </w:rPr>
                <w:t xml:space="preserve"> PRODUCTION</w:t>
              </w:r>
            </w:ins>
            <w:del w:id="311" w:author="Brian Stockell" w:date="2019-10-02T10:55:00Z">
              <w:r w:rsidR="00975252" w:rsidRPr="00975252" w:rsidDel="00BC5AB8">
                <w:rPr>
                  <w:iCs/>
                  <w:sz w:val="18"/>
                  <w:szCs w:val="18"/>
                </w:rPr>
                <w:delText>InsightCS</w:delText>
              </w:r>
            </w:del>
          </w:p>
        </w:tc>
        <w:tc>
          <w:tcPr>
            <w:tcW w:w="3870" w:type="dxa"/>
            <w:tcBorders>
              <w:bottom w:val="single" w:sz="4" w:space="0" w:color="000000" w:themeColor="text1"/>
            </w:tcBorders>
          </w:tcPr>
          <w:p w14:paraId="6C536480" w14:textId="77777777" w:rsidR="00975252" w:rsidRPr="00975252" w:rsidRDefault="00975252" w:rsidP="00EC480A">
            <w:pPr>
              <w:tabs>
                <w:tab w:val="left" w:pos="1260"/>
              </w:tabs>
              <w:rPr>
                <w:iCs/>
                <w:sz w:val="18"/>
                <w:szCs w:val="18"/>
              </w:rPr>
            </w:pPr>
            <w:r w:rsidRPr="00975252">
              <w:rPr>
                <w:iCs/>
                <w:sz w:val="18"/>
                <w:szCs w:val="18"/>
              </w:rPr>
              <w:t>Defined on any machine that is to access InsightCS</w:t>
            </w:r>
          </w:p>
        </w:tc>
      </w:tr>
      <w:tr w:rsidR="00975252" w:rsidRPr="00975252" w14:paraId="4E02DAC7" w14:textId="77777777" w:rsidTr="00975252">
        <w:trPr>
          <w:jc w:val="center"/>
        </w:trPr>
        <w:tc>
          <w:tcPr>
            <w:tcW w:w="1890" w:type="dxa"/>
            <w:shd w:val="clear" w:color="auto" w:fill="F2F2F2" w:themeFill="background1" w:themeFillShade="F2"/>
          </w:tcPr>
          <w:p w14:paraId="7381CD2C" w14:textId="22E7B775" w:rsidR="00975252" w:rsidRPr="00975252" w:rsidRDefault="00A54B96" w:rsidP="00EC480A">
            <w:pPr>
              <w:tabs>
                <w:tab w:val="left" w:pos="1260"/>
              </w:tabs>
              <w:rPr>
                <w:iCs/>
                <w:sz w:val="18"/>
                <w:szCs w:val="18"/>
              </w:rPr>
            </w:pPr>
            <w:ins w:id="312" w:author="Brian Stockell" w:date="2019-11-21T13:55:00Z">
              <w:del w:id="313" w:author="Patrick Lim" w:date="2020-03-03T13:41:00Z">
                <w:r w:rsidDel="00AA0B74">
                  <w:rPr>
                    <w:iCs/>
                    <w:sz w:val="18"/>
                    <w:szCs w:val="18"/>
                  </w:rPr>
                  <w:delText>AAT</w:delText>
                </w:r>
              </w:del>
            </w:ins>
            <w:ins w:id="314" w:author="Patrick Lim" w:date="2020-03-03T13:41:00Z">
              <w:r w:rsidR="00AA0B74">
                <w:rPr>
                  <w:iCs/>
                  <w:sz w:val="18"/>
                  <w:szCs w:val="18"/>
                </w:rPr>
                <w:t>CHCC</w:t>
              </w:r>
            </w:ins>
            <w:ins w:id="315" w:author="Brian Stockell" w:date="2019-10-02T10:53:00Z">
              <w:r w:rsidR="00C66249">
                <w:rPr>
                  <w:iCs/>
                  <w:sz w:val="18"/>
                  <w:szCs w:val="18"/>
                </w:rPr>
                <w:t>-RCM-TEST</w:t>
              </w:r>
            </w:ins>
            <w:del w:id="316" w:author="Brian Stockell" w:date="2019-10-02T10:53:00Z">
              <w:r w:rsidR="002A36AD" w:rsidDel="00ED3987">
                <w:rPr>
                  <w:iCs/>
                  <w:sz w:val="18"/>
                  <w:szCs w:val="18"/>
                </w:rPr>
                <w:delText>{RCM_TEST_DB_NAME}</w:delText>
              </w:r>
            </w:del>
          </w:p>
        </w:tc>
        <w:tc>
          <w:tcPr>
            <w:tcW w:w="1440" w:type="dxa"/>
            <w:shd w:val="clear" w:color="auto" w:fill="F2F2F2" w:themeFill="background1" w:themeFillShade="F2"/>
          </w:tcPr>
          <w:p w14:paraId="55A8FFBA" w14:textId="57524501" w:rsidR="00975252" w:rsidRPr="00975252" w:rsidRDefault="00975252" w:rsidP="00EC480A">
            <w:pPr>
              <w:tabs>
                <w:tab w:val="left" w:pos="1260"/>
              </w:tabs>
              <w:rPr>
                <w:iCs/>
                <w:sz w:val="18"/>
                <w:szCs w:val="18"/>
              </w:rPr>
            </w:pPr>
            <w:del w:id="317" w:author="Brian Stockell" w:date="2019-10-02T10:55:00Z">
              <w:r w:rsidRPr="00975252" w:rsidDel="00BF6DDB">
                <w:rPr>
                  <w:iCs/>
                  <w:sz w:val="18"/>
                  <w:szCs w:val="18"/>
                </w:rPr>
                <w:delText>InsightCS</w:delText>
              </w:r>
            </w:del>
            <w:ins w:id="318" w:author="Brian Stockell" w:date="2019-10-02T10:55:00Z">
              <w:r w:rsidR="007D2BD3">
                <w:rPr>
                  <w:iCs/>
                  <w:sz w:val="18"/>
                  <w:szCs w:val="18"/>
                </w:rPr>
                <w:t>RCM TEST</w:t>
              </w:r>
            </w:ins>
          </w:p>
        </w:tc>
        <w:tc>
          <w:tcPr>
            <w:tcW w:w="3870" w:type="dxa"/>
            <w:shd w:val="clear" w:color="auto" w:fill="F2F2F2" w:themeFill="background1" w:themeFillShade="F2"/>
          </w:tcPr>
          <w:p w14:paraId="4F676E64" w14:textId="77777777" w:rsidR="00975252" w:rsidRPr="00975252" w:rsidRDefault="00975252" w:rsidP="00EC480A">
            <w:pPr>
              <w:tabs>
                <w:tab w:val="left" w:pos="1260"/>
              </w:tabs>
              <w:rPr>
                <w:iCs/>
                <w:sz w:val="18"/>
                <w:szCs w:val="18"/>
              </w:rPr>
            </w:pPr>
            <w:r w:rsidRPr="00975252">
              <w:rPr>
                <w:iCs/>
                <w:sz w:val="18"/>
                <w:szCs w:val="18"/>
              </w:rPr>
              <w:t>Defined on any machine that is to access InsightCS</w:t>
            </w:r>
          </w:p>
        </w:tc>
      </w:tr>
      <w:tr w:rsidR="00975252" w:rsidRPr="00975252" w14:paraId="202657C2" w14:textId="77777777" w:rsidTr="00975252">
        <w:trPr>
          <w:jc w:val="center"/>
        </w:trPr>
        <w:tc>
          <w:tcPr>
            <w:tcW w:w="1890" w:type="dxa"/>
            <w:tcBorders>
              <w:bottom w:val="single" w:sz="4" w:space="0" w:color="000000" w:themeColor="text1"/>
            </w:tcBorders>
          </w:tcPr>
          <w:p w14:paraId="5E8FE613" w14:textId="2E75D4F4" w:rsidR="00975252" w:rsidRPr="00975252" w:rsidRDefault="00A54B96" w:rsidP="00EC480A">
            <w:pPr>
              <w:tabs>
                <w:tab w:val="left" w:pos="1260"/>
              </w:tabs>
              <w:rPr>
                <w:iCs/>
                <w:sz w:val="18"/>
                <w:szCs w:val="18"/>
              </w:rPr>
            </w:pPr>
            <w:ins w:id="319" w:author="Brian Stockell" w:date="2019-11-21T13:55:00Z">
              <w:del w:id="320" w:author="Patrick Lim" w:date="2020-03-03T13:41:00Z">
                <w:r w:rsidDel="00AA0B74">
                  <w:rPr>
                    <w:iCs/>
                    <w:sz w:val="18"/>
                    <w:szCs w:val="18"/>
                  </w:rPr>
                  <w:delText>AAT</w:delText>
                </w:r>
              </w:del>
            </w:ins>
            <w:ins w:id="321" w:author="Patrick Lim" w:date="2020-03-03T13:41:00Z">
              <w:r w:rsidR="00AA0B74">
                <w:rPr>
                  <w:iCs/>
                  <w:sz w:val="18"/>
                  <w:szCs w:val="18"/>
                </w:rPr>
                <w:t>CHCC</w:t>
              </w:r>
            </w:ins>
            <w:ins w:id="322" w:author="Brian Stockell" w:date="2019-10-02T10:53:00Z">
              <w:r w:rsidR="00C66249">
                <w:rPr>
                  <w:iCs/>
                  <w:sz w:val="18"/>
                  <w:szCs w:val="18"/>
                </w:rPr>
                <w:t>-COLLECTOR</w:t>
              </w:r>
            </w:ins>
            <w:del w:id="323" w:author="Brian Stockell" w:date="2019-10-02T10:53:00Z">
              <w:r w:rsidR="002A36AD" w:rsidDel="00C66249">
                <w:rPr>
                  <w:iCs/>
                  <w:sz w:val="18"/>
                  <w:szCs w:val="18"/>
                </w:rPr>
                <w:delText>{RCM_COLLECTOR_PROD_DB_NAME}</w:delText>
              </w:r>
            </w:del>
          </w:p>
        </w:tc>
        <w:tc>
          <w:tcPr>
            <w:tcW w:w="1440" w:type="dxa"/>
            <w:tcBorders>
              <w:bottom w:val="single" w:sz="4" w:space="0" w:color="000000" w:themeColor="text1"/>
            </w:tcBorders>
          </w:tcPr>
          <w:p w14:paraId="517A4250" w14:textId="77777777" w:rsidR="00975252" w:rsidRPr="00975252" w:rsidRDefault="00975252" w:rsidP="00EC480A">
            <w:pPr>
              <w:tabs>
                <w:tab w:val="left" w:pos="1260"/>
              </w:tabs>
              <w:rPr>
                <w:iCs/>
                <w:sz w:val="18"/>
                <w:szCs w:val="18"/>
              </w:rPr>
            </w:pPr>
            <w:r w:rsidRPr="00975252">
              <w:rPr>
                <w:iCs/>
                <w:sz w:val="18"/>
                <w:szCs w:val="18"/>
              </w:rPr>
              <w:t xml:space="preserve">Collector  </w:t>
            </w:r>
          </w:p>
        </w:tc>
        <w:tc>
          <w:tcPr>
            <w:tcW w:w="3870" w:type="dxa"/>
            <w:tcBorders>
              <w:bottom w:val="single" w:sz="4" w:space="0" w:color="000000" w:themeColor="text1"/>
            </w:tcBorders>
          </w:tcPr>
          <w:p w14:paraId="5A4EE7FA" w14:textId="77777777" w:rsidR="00975252" w:rsidRPr="00975252" w:rsidRDefault="00975252" w:rsidP="00EC480A">
            <w:pPr>
              <w:tabs>
                <w:tab w:val="left" w:pos="1260"/>
              </w:tabs>
              <w:rPr>
                <w:iCs/>
                <w:sz w:val="18"/>
                <w:szCs w:val="18"/>
              </w:rPr>
            </w:pPr>
            <w:r w:rsidRPr="00975252">
              <w:rPr>
                <w:iCs/>
                <w:sz w:val="18"/>
                <w:szCs w:val="18"/>
              </w:rPr>
              <w:t>Define only on the Application Server or any PC monitoring the interfaces</w:t>
            </w:r>
            <w:r w:rsidR="00CD5737">
              <w:rPr>
                <w:iCs/>
                <w:sz w:val="18"/>
                <w:szCs w:val="18"/>
              </w:rPr>
              <w:t xml:space="preserve">.  </w:t>
            </w:r>
            <w:r w:rsidR="00CD5737">
              <w:rPr>
                <w:iCs/>
                <w:sz w:val="18"/>
                <w:szCs w:val="18"/>
              </w:rPr>
              <w:lastRenderedPageBreak/>
              <w:t>Needs to be setup using SQL Authentication</w:t>
            </w:r>
          </w:p>
        </w:tc>
      </w:tr>
      <w:tr w:rsidR="00975252" w:rsidRPr="00975252" w14:paraId="18C77E0C" w14:textId="77777777" w:rsidTr="00975252">
        <w:trPr>
          <w:jc w:val="center"/>
        </w:trPr>
        <w:tc>
          <w:tcPr>
            <w:tcW w:w="1890" w:type="dxa"/>
            <w:shd w:val="clear" w:color="auto" w:fill="F2F2F2" w:themeFill="background1" w:themeFillShade="F2"/>
          </w:tcPr>
          <w:p w14:paraId="7A018391" w14:textId="7977591F" w:rsidR="00975252" w:rsidRPr="00975252" w:rsidRDefault="00A54B96" w:rsidP="00EC480A">
            <w:pPr>
              <w:tabs>
                <w:tab w:val="left" w:pos="1260"/>
              </w:tabs>
              <w:rPr>
                <w:iCs/>
                <w:sz w:val="18"/>
                <w:szCs w:val="18"/>
              </w:rPr>
            </w:pPr>
            <w:ins w:id="324" w:author="Brian Stockell" w:date="2019-11-21T13:55:00Z">
              <w:del w:id="325" w:author="Patrick Lim" w:date="2020-03-03T13:41:00Z">
                <w:r w:rsidDel="00AA0B74">
                  <w:rPr>
                    <w:iCs/>
                    <w:sz w:val="18"/>
                    <w:szCs w:val="18"/>
                  </w:rPr>
                  <w:lastRenderedPageBreak/>
                  <w:delText>AAT</w:delText>
                </w:r>
              </w:del>
            </w:ins>
            <w:ins w:id="326" w:author="Patrick Lim" w:date="2020-03-03T13:41:00Z">
              <w:r w:rsidR="00AA0B74">
                <w:rPr>
                  <w:iCs/>
                  <w:sz w:val="18"/>
                  <w:szCs w:val="18"/>
                </w:rPr>
                <w:t>CHCC</w:t>
              </w:r>
            </w:ins>
            <w:ins w:id="327" w:author="Brian Stockell" w:date="2019-10-02T10:54:00Z">
              <w:r w:rsidR="00F2636A">
                <w:rPr>
                  <w:iCs/>
                  <w:sz w:val="18"/>
                  <w:szCs w:val="18"/>
                </w:rPr>
                <w:t>-</w:t>
              </w:r>
              <w:r w:rsidR="00CD6F14">
                <w:rPr>
                  <w:iCs/>
                  <w:sz w:val="18"/>
                  <w:szCs w:val="18"/>
                </w:rPr>
                <w:t>COLLECTOR-TEST</w:t>
              </w:r>
            </w:ins>
            <w:del w:id="328" w:author="Brian Stockell" w:date="2019-10-02T10:54:00Z">
              <w:r w:rsidR="002A36AD" w:rsidDel="00F2636A">
                <w:rPr>
                  <w:iCs/>
                  <w:sz w:val="18"/>
                  <w:szCs w:val="18"/>
                </w:rPr>
                <w:delText>{</w:delText>
              </w:r>
            </w:del>
            <w:del w:id="329" w:author="Brian Stockell" w:date="2019-10-02T10:53:00Z">
              <w:r w:rsidR="002A36AD" w:rsidDel="00C66249">
                <w:rPr>
                  <w:iCs/>
                  <w:sz w:val="18"/>
                  <w:szCs w:val="18"/>
                </w:rPr>
                <w:delText>RCM_COLLECTOR_TEST_DB_NAME}</w:delText>
              </w:r>
            </w:del>
          </w:p>
        </w:tc>
        <w:tc>
          <w:tcPr>
            <w:tcW w:w="1440" w:type="dxa"/>
            <w:shd w:val="clear" w:color="auto" w:fill="F2F2F2" w:themeFill="background1" w:themeFillShade="F2"/>
          </w:tcPr>
          <w:p w14:paraId="27214691" w14:textId="77777777" w:rsidR="00975252" w:rsidRPr="00975252" w:rsidRDefault="00975252" w:rsidP="00EC480A">
            <w:pPr>
              <w:tabs>
                <w:tab w:val="left" w:pos="1260"/>
              </w:tabs>
              <w:rPr>
                <w:iCs/>
                <w:sz w:val="18"/>
                <w:szCs w:val="18"/>
              </w:rPr>
            </w:pPr>
            <w:r w:rsidRPr="00975252">
              <w:rPr>
                <w:iCs/>
                <w:sz w:val="18"/>
                <w:szCs w:val="18"/>
              </w:rPr>
              <w:t>Collector</w:t>
            </w:r>
          </w:p>
        </w:tc>
        <w:tc>
          <w:tcPr>
            <w:tcW w:w="3870" w:type="dxa"/>
            <w:shd w:val="clear" w:color="auto" w:fill="F2F2F2" w:themeFill="background1" w:themeFillShade="F2"/>
          </w:tcPr>
          <w:p w14:paraId="429CE9F0" w14:textId="77777777" w:rsidR="00975252" w:rsidRPr="00975252" w:rsidRDefault="00975252" w:rsidP="00EC480A">
            <w:pPr>
              <w:rPr>
                <w:sz w:val="18"/>
                <w:szCs w:val="18"/>
              </w:rPr>
            </w:pPr>
            <w:r w:rsidRPr="00975252">
              <w:rPr>
                <w:iCs/>
                <w:sz w:val="18"/>
                <w:szCs w:val="18"/>
              </w:rPr>
              <w:t>Define only on the Application Server or any PC monitoring the interfaces</w:t>
            </w:r>
            <w:r w:rsidR="00CD5737">
              <w:rPr>
                <w:iCs/>
                <w:sz w:val="18"/>
                <w:szCs w:val="18"/>
              </w:rPr>
              <w:t>. Needs to be setup using SQL Authentication</w:t>
            </w:r>
          </w:p>
        </w:tc>
      </w:tr>
      <w:tr w:rsidR="00975252" w:rsidRPr="00975252" w14:paraId="4D427FE5" w14:textId="77777777" w:rsidTr="00975252">
        <w:trPr>
          <w:jc w:val="center"/>
        </w:trPr>
        <w:tc>
          <w:tcPr>
            <w:tcW w:w="1890" w:type="dxa"/>
          </w:tcPr>
          <w:p w14:paraId="383B4E61" w14:textId="72A2FB36" w:rsidR="00975252" w:rsidRPr="00975252" w:rsidRDefault="00A54B96" w:rsidP="00EC480A">
            <w:pPr>
              <w:tabs>
                <w:tab w:val="left" w:pos="1260"/>
              </w:tabs>
              <w:rPr>
                <w:iCs/>
                <w:sz w:val="18"/>
                <w:szCs w:val="18"/>
              </w:rPr>
            </w:pPr>
            <w:ins w:id="330" w:author="Brian Stockell" w:date="2019-11-21T13:55:00Z">
              <w:del w:id="331" w:author="Patrick Lim" w:date="2020-03-03T13:41:00Z">
                <w:r w:rsidDel="00AA0B74">
                  <w:rPr>
                    <w:sz w:val="18"/>
                    <w:szCs w:val="18"/>
                  </w:rPr>
                  <w:delText>AAT</w:delText>
                </w:r>
              </w:del>
            </w:ins>
            <w:ins w:id="332" w:author="Patrick Lim" w:date="2020-03-03T13:41:00Z">
              <w:r w:rsidR="00AA0B74">
                <w:rPr>
                  <w:sz w:val="18"/>
                  <w:szCs w:val="18"/>
                </w:rPr>
                <w:t>CHCC</w:t>
              </w:r>
            </w:ins>
            <w:ins w:id="333" w:author="Brian Stockell" w:date="2019-10-02T10:54:00Z">
              <w:r w:rsidR="00BC5AB8">
                <w:rPr>
                  <w:sz w:val="18"/>
                  <w:szCs w:val="18"/>
                </w:rPr>
                <w:t>-SISLNK</w:t>
              </w:r>
            </w:ins>
            <w:del w:id="334" w:author="Brian Stockell" w:date="2019-10-02T10:54:00Z">
              <w:r w:rsidR="002A36AD" w:rsidDel="00CD6F14">
                <w:rPr>
                  <w:sz w:val="18"/>
                  <w:szCs w:val="18"/>
                </w:rPr>
                <w:delText>{RCM_SISLNK_DB_NAME}</w:delText>
              </w:r>
            </w:del>
          </w:p>
        </w:tc>
        <w:tc>
          <w:tcPr>
            <w:tcW w:w="1440" w:type="dxa"/>
          </w:tcPr>
          <w:p w14:paraId="563AA5AB" w14:textId="77777777" w:rsidR="00975252" w:rsidRPr="00975252" w:rsidRDefault="00975252" w:rsidP="00EC480A">
            <w:pPr>
              <w:tabs>
                <w:tab w:val="left" w:pos="1260"/>
              </w:tabs>
              <w:rPr>
                <w:iCs/>
                <w:sz w:val="18"/>
                <w:szCs w:val="18"/>
              </w:rPr>
            </w:pPr>
            <w:r w:rsidRPr="00975252">
              <w:rPr>
                <w:sz w:val="18"/>
                <w:szCs w:val="18"/>
              </w:rPr>
              <w:t>Sislnk</w:t>
            </w:r>
          </w:p>
        </w:tc>
        <w:tc>
          <w:tcPr>
            <w:tcW w:w="3870" w:type="dxa"/>
          </w:tcPr>
          <w:p w14:paraId="22F2876F" w14:textId="77777777" w:rsidR="00975252" w:rsidRPr="00975252" w:rsidRDefault="00975252" w:rsidP="00EC480A">
            <w:pPr>
              <w:rPr>
                <w:sz w:val="18"/>
                <w:szCs w:val="18"/>
              </w:rPr>
            </w:pPr>
            <w:r w:rsidRPr="00975252">
              <w:rPr>
                <w:iCs/>
                <w:sz w:val="18"/>
                <w:szCs w:val="18"/>
              </w:rPr>
              <w:t>Define only on the Application Server or any PC monitoring the interfaces</w:t>
            </w:r>
            <w:r w:rsidR="00CD5737">
              <w:rPr>
                <w:iCs/>
                <w:sz w:val="18"/>
                <w:szCs w:val="18"/>
              </w:rPr>
              <w:t>.  Needs to be setup using SQL Authentication.</w:t>
            </w:r>
          </w:p>
        </w:tc>
      </w:tr>
    </w:tbl>
    <w:p w14:paraId="0B31547A" w14:textId="42D05664" w:rsidR="00AC7EF9" w:rsidRDefault="007A724B" w:rsidP="001969D2">
      <w:pPr>
        <w:spacing w:after="0" w:line="240" w:lineRule="auto"/>
        <w:rPr>
          <w:rFonts w:cs="Arial"/>
        </w:rPr>
      </w:pPr>
      <w:r>
        <w:rPr>
          <w:rFonts w:cs="Arial"/>
        </w:rPr>
        <w:t>To create m</w:t>
      </w:r>
      <w:ins w:id="335" w:author="Brian Stockell" w:date="2019-10-02T10:55:00Z">
        <w:r w:rsidR="00781ACE">
          <w:rPr>
            <w:rFonts w:cs="Arial"/>
          </w:rPr>
          <w:t>an</w:t>
        </w:r>
      </w:ins>
      <w:ins w:id="336" w:author="Brian Stockell" w:date="2019-10-02T10:56:00Z">
        <w:r w:rsidR="00781ACE">
          <w:rPr>
            <w:rFonts w:cs="Arial"/>
          </w:rPr>
          <w:t>ua</w:t>
        </w:r>
      </w:ins>
      <w:del w:id="337" w:author="Brian Stockell" w:date="2019-10-02T10:54:00Z">
        <w:r w:rsidDel="00CD6F14">
          <w:rPr>
            <w:rFonts w:cs="Arial"/>
          </w:rPr>
          <w:delText>anua</w:delText>
        </w:r>
      </w:del>
      <w:r>
        <w:rPr>
          <w:rFonts w:cs="Arial"/>
        </w:rPr>
        <w:t>lly, for each ODBC, you will:</w:t>
      </w:r>
    </w:p>
    <w:p w14:paraId="7E828F74" w14:textId="77777777" w:rsidR="00AC7EF9" w:rsidRDefault="00AC7EF9" w:rsidP="001969D2">
      <w:pPr>
        <w:spacing w:after="0" w:line="240" w:lineRule="auto"/>
        <w:rPr>
          <w:rFonts w:cs="Arial"/>
        </w:rPr>
      </w:pPr>
    </w:p>
    <w:p w14:paraId="71C64BC0" w14:textId="77777777" w:rsidR="00FA2E79" w:rsidRDefault="00FA2E79" w:rsidP="00DF4F96">
      <w:pPr>
        <w:pStyle w:val="ListParagraph"/>
        <w:numPr>
          <w:ilvl w:val="0"/>
          <w:numId w:val="25"/>
        </w:numPr>
        <w:spacing w:after="0" w:line="240" w:lineRule="auto"/>
        <w:rPr>
          <w:rFonts w:cs="Arial"/>
        </w:rPr>
      </w:pPr>
      <w:r>
        <w:rPr>
          <w:rFonts w:cs="Arial"/>
        </w:rPr>
        <w:t>Navigate to the C:\Windows\SysWOW64\ folder, and run the odbcad32.exe file.</w:t>
      </w:r>
    </w:p>
    <w:p w14:paraId="5F54F345" w14:textId="77777777" w:rsidR="00302244" w:rsidRDefault="00302244" w:rsidP="00DF4F96">
      <w:pPr>
        <w:pStyle w:val="ListParagraph"/>
        <w:numPr>
          <w:ilvl w:val="0"/>
          <w:numId w:val="25"/>
        </w:numPr>
        <w:spacing w:after="0" w:line="240" w:lineRule="auto"/>
        <w:rPr>
          <w:rFonts w:cs="Arial"/>
        </w:rPr>
      </w:pPr>
      <w:r>
        <w:rPr>
          <w:rFonts w:cs="Arial"/>
        </w:rPr>
        <w:t>C</w:t>
      </w:r>
      <w:r w:rsidRPr="00302244">
        <w:rPr>
          <w:rFonts w:cs="Arial"/>
        </w:rPr>
        <w:t xml:space="preserve">lick the </w:t>
      </w:r>
      <w:r w:rsidRPr="00302244">
        <w:rPr>
          <w:rFonts w:cs="Arial"/>
          <w:b/>
        </w:rPr>
        <w:t>System DSN</w:t>
      </w:r>
      <w:r w:rsidRPr="00302244">
        <w:rPr>
          <w:rFonts w:cs="Arial"/>
        </w:rPr>
        <w:t xml:space="preserve"> tab</w:t>
      </w:r>
    </w:p>
    <w:p w14:paraId="590574E8" w14:textId="77777777" w:rsidR="00302244" w:rsidRDefault="00302244" w:rsidP="00DF4F96">
      <w:pPr>
        <w:pStyle w:val="ListParagraph"/>
        <w:numPr>
          <w:ilvl w:val="0"/>
          <w:numId w:val="25"/>
        </w:numPr>
        <w:spacing w:after="0" w:line="240" w:lineRule="auto"/>
        <w:rPr>
          <w:rFonts w:cs="Arial"/>
        </w:rPr>
      </w:pPr>
      <w:r>
        <w:rPr>
          <w:rFonts w:cs="Arial"/>
        </w:rPr>
        <w:t xml:space="preserve">Click the </w:t>
      </w:r>
      <w:r w:rsidRPr="00302244">
        <w:rPr>
          <w:rFonts w:cs="Arial"/>
          <w:b/>
        </w:rPr>
        <w:t>ADD</w:t>
      </w:r>
      <w:r>
        <w:rPr>
          <w:rFonts w:cs="Arial"/>
        </w:rPr>
        <w:t xml:space="preserve"> button</w:t>
      </w:r>
    </w:p>
    <w:p w14:paraId="4162D620" w14:textId="77777777" w:rsidR="00AC7EF9" w:rsidRDefault="00AC7EF9" w:rsidP="00DF4F96">
      <w:pPr>
        <w:pStyle w:val="ListParagraph"/>
        <w:numPr>
          <w:ilvl w:val="0"/>
          <w:numId w:val="25"/>
        </w:numPr>
        <w:spacing w:after="0" w:line="240" w:lineRule="auto"/>
        <w:rPr>
          <w:rFonts w:cs="Arial"/>
        </w:rPr>
      </w:pPr>
      <w:r>
        <w:rPr>
          <w:rFonts w:cs="Arial"/>
        </w:rPr>
        <w:t xml:space="preserve">Scroll down and choose </w:t>
      </w:r>
      <w:r w:rsidRPr="00AC7EF9">
        <w:rPr>
          <w:rFonts w:cs="Arial"/>
          <w:b/>
        </w:rPr>
        <w:t>SQL SERVER</w:t>
      </w:r>
      <w:r>
        <w:rPr>
          <w:rFonts w:cs="Arial"/>
        </w:rPr>
        <w:t xml:space="preserve"> in the list of drivers</w:t>
      </w:r>
    </w:p>
    <w:p w14:paraId="07BD6E68" w14:textId="77777777" w:rsidR="00AC7EF9" w:rsidRDefault="00AC7EF9" w:rsidP="00DF4F96">
      <w:pPr>
        <w:pStyle w:val="ListParagraph"/>
        <w:numPr>
          <w:ilvl w:val="0"/>
          <w:numId w:val="25"/>
        </w:numPr>
        <w:spacing w:after="0" w:line="240" w:lineRule="auto"/>
        <w:rPr>
          <w:rFonts w:cs="Arial"/>
        </w:rPr>
      </w:pPr>
      <w:r>
        <w:rPr>
          <w:rFonts w:cs="Arial"/>
        </w:rPr>
        <w:t xml:space="preserve">Click </w:t>
      </w:r>
      <w:r w:rsidRPr="00AC7EF9">
        <w:rPr>
          <w:rFonts w:cs="Arial"/>
          <w:b/>
        </w:rPr>
        <w:t>FINISH</w:t>
      </w:r>
      <w:r>
        <w:rPr>
          <w:rFonts w:cs="Arial"/>
        </w:rPr>
        <w:t xml:space="preserve"> </w:t>
      </w:r>
    </w:p>
    <w:p w14:paraId="09414B06" w14:textId="77777777" w:rsidR="00AC7EF9" w:rsidRDefault="00AC7EF9" w:rsidP="00AC7EF9">
      <w:pPr>
        <w:spacing w:after="0" w:line="240" w:lineRule="auto"/>
        <w:rPr>
          <w:rFonts w:cs="Arial"/>
        </w:rPr>
      </w:pPr>
    </w:p>
    <w:p w14:paraId="28E7E459" w14:textId="77777777" w:rsidR="00AC7EF9" w:rsidRDefault="008E0076" w:rsidP="00AC7EF9">
      <w:pPr>
        <w:spacing w:after="0" w:line="240" w:lineRule="auto"/>
        <w:rPr>
          <w:rFonts w:cs="Arial"/>
        </w:rPr>
      </w:pPr>
      <w:r>
        <w:rPr>
          <w:rFonts w:cs="Arial"/>
        </w:rPr>
        <w:t>To</w:t>
      </w:r>
      <w:r w:rsidR="00076521">
        <w:rPr>
          <w:rFonts w:cs="Arial"/>
        </w:rPr>
        <w:t xml:space="preserve"> create</w:t>
      </w:r>
      <w:r>
        <w:rPr>
          <w:rFonts w:cs="Arial"/>
        </w:rPr>
        <w:t xml:space="preserve"> the ODBCs</w:t>
      </w:r>
      <w:r w:rsidR="00AC7EF9">
        <w:rPr>
          <w:rFonts w:cs="Arial"/>
        </w:rPr>
        <w:t>:</w:t>
      </w:r>
    </w:p>
    <w:p w14:paraId="632FE287" w14:textId="77777777" w:rsidR="00AC7EF9" w:rsidRDefault="00AC7EF9" w:rsidP="00AC7EF9">
      <w:pPr>
        <w:spacing w:after="0" w:line="240" w:lineRule="auto"/>
        <w:rPr>
          <w:rFonts w:cs="Arial"/>
        </w:rPr>
      </w:pPr>
    </w:p>
    <w:p w14:paraId="3F1237B9" w14:textId="586C5973" w:rsidR="00AC7EF9" w:rsidRDefault="00AC7EF9" w:rsidP="00DF4F96">
      <w:pPr>
        <w:pStyle w:val="ListParagraph"/>
        <w:numPr>
          <w:ilvl w:val="0"/>
          <w:numId w:val="26"/>
        </w:numPr>
        <w:spacing w:after="0" w:line="240" w:lineRule="auto"/>
        <w:rPr>
          <w:rFonts w:cs="Arial"/>
        </w:rPr>
      </w:pPr>
      <w:r>
        <w:rPr>
          <w:rFonts w:cs="Arial"/>
        </w:rPr>
        <w:t xml:space="preserve">Name: </w:t>
      </w:r>
      <w:r w:rsidR="002A36AD">
        <w:rPr>
          <w:rFonts w:cs="Arial"/>
        </w:rPr>
        <w:t>{RCM_PROD_DB_NAME}</w:t>
      </w:r>
    </w:p>
    <w:p w14:paraId="38F09684" w14:textId="77777777" w:rsidR="00AC7EF9" w:rsidRDefault="00AC7EF9" w:rsidP="00DF4F96">
      <w:pPr>
        <w:pStyle w:val="ListParagraph"/>
        <w:numPr>
          <w:ilvl w:val="1"/>
          <w:numId w:val="26"/>
        </w:numPr>
        <w:spacing w:after="0" w:line="240" w:lineRule="auto"/>
        <w:rPr>
          <w:rFonts w:cs="Arial"/>
        </w:rPr>
      </w:pPr>
      <w:r>
        <w:rPr>
          <w:rFonts w:cs="Arial"/>
        </w:rPr>
        <w:t>Description: InsightCS</w:t>
      </w:r>
    </w:p>
    <w:p w14:paraId="00CB056C" w14:textId="77777777" w:rsidR="00AC7EF9" w:rsidRDefault="00AC7EF9" w:rsidP="00DF4F96">
      <w:pPr>
        <w:pStyle w:val="ListParagraph"/>
        <w:numPr>
          <w:ilvl w:val="1"/>
          <w:numId w:val="26"/>
        </w:numPr>
        <w:spacing w:after="0" w:line="240" w:lineRule="auto"/>
        <w:rPr>
          <w:rFonts w:cs="Arial"/>
        </w:rPr>
      </w:pPr>
      <w:r>
        <w:rPr>
          <w:rFonts w:cs="Arial"/>
        </w:rPr>
        <w:t>Server: &lt;NAME OF CLIENT’S SQL SERVER&gt;</w:t>
      </w:r>
    </w:p>
    <w:p w14:paraId="079BADF2"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7A6CC8BF" w14:textId="77777777" w:rsidR="00AC7EF9" w:rsidRDefault="00AC7EF9" w:rsidP="00DF4F96">
      <w:pPr>
        <w:pStyle w:val="ListParagraph"/>
        <w:numPr>
          <w:ilvl w:val="1"/>
          <w:numId w:val="26"/>
        </w:numPr>
        <w:spacing w:after="0" w:line="240" w:lineRule="auto"/>
        <w:rPr>
          <w:rFonts w:cs="Arial"/>
        </w:rPr>
      </w:pPr>
      <w:r>
        <w:rPr>
          <w:rFonts w:cs="Arial"/>
        </w:rPr>
        <w:t xml:space="preserve">Choose </w:t>
      </w:r>
      <w:r w:rsidRPr="00AC7EF9">
        <w:rPr>
          <w:rFonts w:cs="Arial"/>
          <w:b/>
        </w:rPr>
        <w:t>WITH WINDOWS NT AUTHENTICATION USING THE NETWORK LOGIN ID</w:t>
      </w:r>
    </w:p>
    <w:p w14:paraId="3A5E36B2" w14:textId="77777777"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CONNECT TO SQL SERVER TO OBTAIN DEFAULT SETTINGS FOR THE ADDITIONAL CONFIGURATION OPTIONS</w:t>
      </w:r>
    </w:p>
    <w:p w14:paraId="4B650ABA"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7E596705" w14:textId="1D5E9956"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CHANGE THE DEFAULT DATABASE TO</w:t>
      </w:r>
      <w:r>
        <w:rPr>
          <w:rFonts w:cs="Arial"/>
        </w:rPr>
        <w:t xml:space="preserve"> and select the </w:t>
      </w:r>
      <w:r w:rsidR="002A36AD">
        <w:rPr>
          <w:rFonts w:cs="Arial"/>
          <w:b/>
        </w:rPr>
        <w:t>{RCM_PROD_DB_NAME}</w:t>
      </w:r>
      <w:r>
        <w:rPr>
          <w:rFonts w:cs="Arial"/>
        </w:rPr>
        <w:t xml:space="preserve"> database</w:t>
      </w:r>
    </w:p>
    <w:p w14:paraId="46D228C5"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0772F472"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FINISH</w:t>
      </w:r>
    </w:p>
    <w:p w14:paraId="60187BF3" w14:textId="77777777" w:rsidR="00AC7EF9" w:rsidRP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TEST DATA SOURCE</w:t>
      </w:r>
      <w:r>
        <w:rPr>
          <w:rFonts w:cs="Arial"/>
        </w:rPr>
        <w:t xml:space="preserve"> to test your connection</w:t>
      </w:r>
    </w:p>
    <w:p w14:paraId="2657FE82" w14:textId="77777777" w:rsidR="00AC7EF9" w:rsidRDefault="00AC7EF9" w:rsidP="00AC7EF9">
      <w:pPr>
        <w:spacing w:after="0" w:line="240" w:lineRule="auto"/>
        <w:rPr>
          <w:rFonts w:cs="Arial"/>
        </w:rPr>
      </w:pPr>
    </w:p>
    <w:p w14:paraId="18CB83EA" w14:textId="5E334013" w:rsidR="00AC7EF9" w:rsidRDefault="00AC7EF9" w:rsidP="00DF4F96">
      <w:pPr>
        <w:pStyle w:val="ListParagraph"/>
        <w:numPr>
          <w:ilvl w:val="0"/>
          <w:numId w:val="26"/>
        </w:numPr>
        <w:spacing w:after="0" w:line="240" w:lineRule="auto"/>
        <w:rPr>
          <w:rFonts w:cs="Arial"/>
        </w:rPr>
      </w:pPr>
      <w:r>
        <w:rPr>
          <w:rFonts w:cs="Arial"/>
        </w:rPr>
        <w:t xml:space="preserve">Name: </w:t>
      </w:r>
      <w:r w:rsidR="002A36AD">
        <w:rPr>
          <w:rFonts w:cs="Arial"/>
        </w:rPr>
        <w:t>{RCM_TEST _DB_NAME}</w:t>
      </w:r>
    </w:p>
    <w:p w14:paraId="529074CF" w14:textId="77777777" w:rsidR="00AC7EF9" w:rsidRDefault="00AC7EF9" w:rsidP="00DF4F96">
      <w:pPr>
        <w:pStyle w:val="ListParagraph"/>
        <w:numPr>
          <w:ilvl w:val="1"/>
          <w:numId w:val="26"/>
        </w:numPr>
        <w:spacing w:after="0" w:line="240" w:lineRule="auto"/>
        <w:rPr>
          <w:rFonts w:cs="Arial"/>
        </w:rPr>
      </w:pPr>
      <w:r>
        <w:rPr>
          <w:rFonts w:cs="Arial"/>
        </w:rPr>
        <w:t>Description: InsightCS</w:t>
      </w:r>
    </w:p>
    <w:p w14:paraId="0ADE0A03" w14:textId="77777777" w:rsidR="00AC7EF9" w:rsidRDefault="00AC7EF9" w:rsidP="00DF4F96">
      <w:pPr>
        <w:pStyle w:val="ListParagraph"/>
        <w:numPr>
          <w:ilvl w:val="1"/>
          <w:numId w:val="26"/>
        </w:numPr>
        <w:spacing w:after="0" w:line="240" w:lineRule="auto"/>
        <w:rPr>
          <w:rFonts w:cs="Arial"/>
        </w:rPr>
      </w:pPr>
      <w:r>
        <w:rPr>
          <w:rFonts w:cs="Arial"/>
        </w:rPr>
        <w:t>Server: &lt;NAME OF CLIENT’S SQL SERVER&gt;</w:t>
      </w:r>
    </w:p>
    <w:p w14:paraId="0332BC48"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4C6DC98E" w14:textId="77777777" w:rsidR="00AC7EF9" w:rsidRDefault="00AC7EF9" w:rsidP="00DF4F96">
      <w:pPr>
        <w:pStyle w:val="ListParagraph"/>
        <w:numPr>
          <w:ilvl w:val="1"/>
          <w:numId w:val="26"/>
        </w:numPr>
        <w:spacing w:after="0" w:line="240" w:lineRule="auto"/>
        <w:rPr>
          <w:rFonts w:cs="Arial"/>
        </w:rPr>
      </w:pPr>
      <w:r>
        <w:rPr>
          <w:rFonts w:cs="Arial"/>
        </w:rPr>
        <w:t xml:space="preserve">Choose </w:t>
      </w:r>
      <w:r w:rsidRPr="00AC7EF9">
        <w:rPr>
          <w:rFonts w:cs="Arial"/>
          <w:b/>
        </w:rPr>
        <w:t>WITH WINDOWS NT AUTHENTICATION USING THE NETWORK LOGIN ID</w:t>
      </w:r>
    </w:p>
    <w:p w14:paraId="2ADA3DA8" w14:textId="77777777"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CONNECT TO SQL SERVER TO OBTAIN DEFAULT SETTINGS FOR THE ADDITIONAL CONFIGURATION OPTIONS</w:t>
      </w:r>
    </w:p>
    <w:p w14:paraId="117C242F"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6284E3DB" w14:textId="02A36464" w:rsidR="00AC7EF9" w:rsidRDefault="00AC7EF9" w:rsidP="00DF4F96">
      <w:pPr>
        <w:pStyle w:val="ListParagraph"/>
        <w:numPr>
          <w:ilvl w:val="1"/>
          <w:numId w:val="26"/>
        </w:numPr>
        <w:spacing w:after="0" w:line="240" w:lineRule="auto"/>
        <w:rPr>
          <w:rFonts w:cs="Arial"/>
        </w:rPr>
      </w:pPr>
      <w:r>
        <w:rPr>
          <w:rFonts w:cs="Arial"/>
        </w:rPr>
        <w:lastRenderedPageBreak/>
        <w:t xml:space="preserve">Place a check mark next to </w:t>
      </w:r>
      <w:r w:rsidRPr="00AC7EF9">
        <w:rPr>
          <w:rFonts w:cs="Arial"/>
          <w:b/>
        </w:rPr>
        <w:t>CHANGE THE DEFAULT DATABASE TO</w:t>
      </w:r>
      <w:r>
        <w:rPr>
          <w:rFonts w:cs="Arial"/>
        </w:rPr>
        <w:t xml:space="preserve"> and select the </w:t>
      </w:r>
      <w:r w:rsidR="002A36AD">
        <w:rPr>
          <w:rFonts w:cs="Arial"/>
          <w:b/>
        </w:rPr>
        <w:t>{RCM_TEST_DB_NAME}</w:t>
      </w:r>
      <w:r w:rsidR="002A36AD">
        <w:rPr>
          <w:rFonts w:cs="Arial"/>
        </w:rPr>
        <w:t xml:space="preserve"> </w:t>
      </w:r>
      <w:r>
        <w:rPr>
          <w:rFonts w:cs="Arial"/>
        </w:rPr>
        <w:t>database</w:t>
      </w:r>
    </w:p>
    <w:p w14:paraId="1F263F06"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194C8354"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FINISH</w:t>
      </w:r>
    </w:p>
    <w:p w14:paraId="2756DF32" w14:textId="77777777" w:rsidR="00AC7EF9" w:rsidRP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TEST DATA SOURCE</w:t>
      </w:r>
      <w:r>
        <w:rPr>
          <w:rFonts w:cs="Arial"/>
        </w:rPr>
        <w:t xml:space="preserve"> to test your connection</w:t>
      </w:r>
    </w:p>
    <w:p w14:paraId="4ABD450C" w14:textId="77777777" w:rsidR="00AC7EF9" w:rsidRDefault="00AC7EF9" w:rsidP="00AC7EF9">
      <w:pPr>
        <w:spacing w:after="0" w:line="240" w:lineRule="auto"/>
        <w:rPr>
          <w:rFonts w:cs="Arial"/>
        </w:rPr>
      </w:pPr>
    </w:p>
    <w:p w14:paraId="5A0ECCED" w14:textId="6A5EC96C" w:rsidR="00AC7EF9" w:rsidRDefault="00AC7EF9" w:rsidP="00DF4F96">
      <w:pPr>
        <w:pStyle w:val="ListParagraph"/>
        <w:numPr>
          <w:ilvl w:val="0"/>
          <w:numId w:val="26"/>
        </w:numPr>
        <w:spacing w:after="0" w:line="240" w:lineRule="auto"/>
        <w:rPr>
          <w:rFonts w:cs="Arial"/>
        </w:rPr>
      </w:pPr>
      <w:r>
        <w:rPr>
          <w:rFonts w:cs="Arial"/>
        </w:rPr>
        <w:t xml:space="preserve">Name: </w:t>
      </w:r>
      <w:r w:rsidR="002A36AD">
        <w:rPr>
          <w:rFonts w:cs="Arial"/>
        </w:rPr>
        <w:t>{RCM_COLLECTOR_PROD_DB_NAME}</w:t>
      </w:r>
    </w:p>
    <w:p w14:paraId="04D88BB3" w14:textId="77777777" w:rsidR="00AC7EF9" w:rsidRDefault="00AC7EF9" w:rsidP="00DF4F96">
      <w:pPr>
        <w:pStyle w:val="ListParagraph"/>
        <w:numPr>
          <w:ilvl w:val="1"/>
          <w:numId w:val="26"/>
        </w:numPr>
        <w:spacing w:after="0" w:line="240" w:lineRule="auto"/>
        <w:rPr>
          <w:rFonts w:cs="Arial"/>
        </w:rPr>
      </w:pPr>
      <w:r>
        <w:rPr>
          <w:rFonts w:cs="Arial"/>
        </w:rPr>
        <w:t>Description: Collector</w:t>
      </w:r>
    </w:p>
    <w:p w14:paraId="0273FF37" w14:textId="77777777" w:rsidR="00AC7EF9" w:rsidRDefault="00AC7EF9" w:rsidP="00DF4F96">
      <w:pPr>
        <w:pStyle w:val="ListParagraph"/>
        <w:numPr>
          <w:ilvl w:val="1"/>
          <w:numId w:val="26"/>
        </w:numPr>
        <w:spacing w:after="0" w:line="240" w:lineRule="auto"/>
        <w:rPr>
          <w:rFonts w:cs="Arial"/>
        </w:rPr>
      </w:pPr>
      <w:r>
        <w:rPr>
          <w:rFonts w:cs="Arial"/>
        </w:rPr>
        <w:t>Server: &lt;NAME OF CLIENT’S SQL SERVER&gt;</w:t>
      </w:r>
    </w:p>
    <w:p w14:paraId="37128266"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5C215D58" w14:textId="77777777" w:rsidR="00CE76C0" w:rsidRDefault="00CE76C0" w:rsidP="00DF4F96">
      <w:pPr>
        <w:pStyle w:val="ListParagraph"/>
        <w:numPr>
          <w:ilvl w:val="1"/>
          <w:numId w:val="26"/>
        </w:numPr>
        <w:spacing w:after="0" w:line="240" w:lineRule="auto"/>
        <w:rPr>
          <w:rFonts w:cs="Arial"/>
        </w:rPr>
      </w:pPr>
      <w:r>
        <w:rPr>
          <w:rFonts w:cs="Arial"/>
        </w:rPr>
        <w:t xml:space="preserve">Choose </w:t>
      </w:r>
      <w:r>
        <w:rPr>
          <w:rFonts w:cs="Arial"/>
          <w:b/>
        </w:rPr>
        <w:t xml:space="preserve">SQL </w:t>
      </w:r>
      <w:r w:rsidRPr="00AC7EF9">
        <w:rPr>
          <w:rFonts w:cs="Arial"/>
          <w:b/>
        </w:rPr>
        <w:t xml:space="preserve">AUTHENTICATION </w:t>
      </w:r>
    </w:p>
    <w:p w14:paraId="0706E518" w14:textId="4AFDE3F2" w:rsidR="00CE76C0" w:rsidRDefault="00076521" w:rsidP="00DF4F96">
      <w:pPr>
        <w:pStyle w:val="ListParagraph"/>
        <w:numPr>
          <w:ilvl w:val="1"/>
          <w:numId w:val="26"/>
        </w:numPr>
        <w:spacing w:after="0" w:line="240" w:lineRule="auto"/>
        <w:rPr>
          <w:rFonts w:cs="Arial"/>
        </w:rPr>
      </w:pPr>
      <w:r>
        <w:rPr>
          <w:rFonts w:cs="Arial"/>
        </w:rPr>
        <w:t xml:space="preserve">Configure </w:t>
      </w:r>
      <w:r w:rsidR="00CE76C0">
        <w:rPr>
          <w:rFonts w:cs="Arial"/>
        </w:rPr>
        <w:t>the ODBC to connect using the CONTROLWKS username and its password</w:t>
      </w:r>
      <w:r w:rsidR="002A36AD">
        <w:rPr>
          <w:rFonts w:cs="Arial"/>
        </w:rPr>
        <w:t xml:space="preserve"> (favre)</w:t>
      </w:r>
    </w:p>
    <w:p w14:paraId="2E8F8151"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5260D1B9" w14:textId="6F996FF0"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CHANGE THE DEFAULT DATABASE TO</w:t>
      </w:r>
      <w:r>
        <w:rPr>
          <w:rFonts w:cs="Arial"/>
        </w:rPr>
        <w:t xml:space="preserve"> and select the </w:t>
      </w:r>
      <w:r w:rsidR="002A36AD">
        <w:rPr>
          <w:rFonts w:cs="Arial"/>
          <w:b/>
        </w:rPr>
        <w:t>{RCM_COLLECTOR_PROD_DB_NAME}</w:t>
      </w:r>
      <w:r>
        <w:rPr>
          <w:rFonts w:cs="Arial"/>
        </w:rPr>
        <w:t xml:space="preserve"> database</w:t>
      </w:r>
    </w:p>
    <w:p w14:paraId="675A831E"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1664F8BB"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FINISH</w:t>
      </w:r>
    </w:p>
    <w:p w14:paraId="3AA6E7D0" w14:textId="77777777" w:rsidR="00AC7EF9" w:rsidRP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TEST DATA SOURCE</w:t>
      </w:r>
      <w:r>
        <w:rPr>
          <w:rFonts w:cs="Arial"/>
        </w:rPr>
        <w:t xml:space="preserve"> to test your connection</w:t>
      </w:r>
    </w:p>
    <w:p w14:paraId="3017F426" w14:textId="77777777" w:rsidR="00AC7EF9" w:rsidRDefault="00AC7EF9" w:rsidP="00AC7EF9">
      <w:pPr>
        <w:spacing w:after="0" w:line="240" w:lineRule="auto"/>
        <w:rPr>
          <w:rFonts w:cs="Arial"/>
        </w:rPr>
      </w:pPr>
    </w:p>
    <w:p w14:paraId="21FE2AA0" w14:textId="55779ADC" w:rsidR="00AC7EF9" w:rsidRDefault="00AC7EF9" w:rsidP="00DF4F96">
      <w:pPr>
        <w:pStyle w:val="ListParagraph"/>
        <w:numPr>
          <w:ilvl w:val="0"/>
          <w:numId w:val="26"/>
        </w:numPr>
        <w:spacing w:after="0" w:line="240" w:lineRule="auto"/>
        <w:rPr>
          <w:rFonts w:cs="Arial"/>
        </w:rPr>
      </w:pPr>
      <w:r>
        <w:rPr>
          <w:rFonts w:cs="Arial"/>
        </w:rPr>
        <w:t xml:space="preserve">Name: </w:t>
      </w:r>
      <w:r w:rsidR="002A36AD">
        <w:rPr>
          <w:rFonts w:cs="Arial"/>
        </w:rPr>
        <w:t>{RCM_COLLECTOR_TEST_DB_NAME}</w:t>
      </w:r>
    </w:p>
    <w:p w14:paraId="2EB60748" w14:textId="77777777" w:rsidR="00AC7EF9" w:rsidRDefault="00AC7EF9" w:rsidP="00DF4F96">
      <w:pPr>
        <w:pStyle w:val="ListParagraph"/>
        <w:numPr>
          <w:ilvl w:val="1"/>
          <w:numId w:val="26"/>
        </w:numPr>
        <w:spacing w:after="0" w:line="240" w:lineRule="auto"/>
        <w:rPr>
          <w:rFonts w:cs="Arial"/>
        </w:rPr>
      </w:pPr>
      <w:r>
        <w:rPr>
          <w:rFonts w:cs="Arial"/>
        </w:rPr>
        <w:t>Description: Collector</w:t>
      </w:r>
    </w:p>
    <w:p w14:paraId="18420FC1" w14:textId="77777777" w:rsidR="00AC7EF9" w:rsidRDefault="00AC7EF9" w:rsidP="00DF4F96">
      <w:pPr>
        <w:pStyle w:val="ListParagraph"/>
        <w:numPr>
          <w:ilvl w:val="1"/>
          <w:numId w:val="26"/>
        </w:numPr>
        <w:spacing w:after="0" w:line="240" w:lineRule="auto"/>
        <w:rPr>
          <w:rFonts w:cs="Arial"/>
        </w:rPr>
      </w:pPr>
      <w:r>
        <w:rPr>
          <w:rFonts w:cs="Arial"/>
        </w:rPr>
        <w:t>Server: &lt;NAME OF CLIENT’S SQL SERVER&gt;</w:t>
      </w:r>
    </w:p>
    <w:p w14:paraId="3963143D"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290C39AF" w14:textId="77777777" w:rsidR="00CE76C0" w:rsidRDefault="00CE76C0" w:rsidP="00DF4F96">
      <w:pPr>
        <w:pStyle w:val="ListParagraph"/>
        <w:numPr>
          <w:ilvl w:val="1"/>
          <w:numId w:val="26"/>
        </w:numPr>
        <w:spacing w:after="0" w:line="240" w:lineRule="auto"/>
        <w:rPr>
          <w:rFonts w:cs="Arial"/>
        </w:rPr>
      </w:pPr>
      <w:r>
        <w:rPr>
          <w:rFonts w:cs="Arial"/>
        </w:rPr>
        <w:t xml:space="preserve">Choose </w:t>
      </w:r>
      <w:r>
        <w:rPr>
          <w:rFonts w:cs="Arial"/>
          <w:b/>
        </w:rPr>
        <w:t xml:space="preserve">SQL </w:t>
      </w:r>
      <w:r w:rsidRPr="00AC7EF9">
        <w:rPr>
          <w:rFonts w:cs="Arial"/>
          <w:b/>
        </w:rPr>
        <w:t xml:space="preserve">AUTHENTICATION </w:t>
      </w:r>
    </w:p>
    <w:p w14:paraId="550DBA07" w14:textId="239AB8D9" w:rsidR="00CE76C0" w:rsidRDefault="00076521" w:rsidP="00DF4F96">
      <w:pPr>
        <w:pStyle w:val="ListParagraph"/>
        <w:numPr>
          <w:ilvl w:val="1"/>
          <w:numId w:val="26"/>
        </w:numPr>
        <w:spacing w:after="0" w:line="240" w:lineRule="auto"/>
        <w:rPr>
          <w:rFonts w:cs="Arial"/>
        </w:rPr>
      </w:pPr>
      <w:r>
        <w:rPr>
          <w:rFonts w:cs="Arial"/>
        </w:rPr>
        <w:t xml:space="preserve">Configure </w:t>
      </w:r>
      <w:r w:rsidR="00CE76C0">
        <w:rPr>
          <w:rFonts w:cs="Arial"/>
        </w:rPr>
        <w:t>the ODBC to connect using the CONTROLWKS username and its password</w:t>
      </w:r>
      <w:r w:rsidR="002A36AD">
        <w:rPr>
          <w:rFonts w:cs="Arial"/>
        </w:rPr>
        <w:t xml:space="preserve"> (favre)</w:t>
      </w:r>
    </w:p>
    <w:p w14:paraId="0AA67504"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2EE3BF18" w14:textId="486E017C"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CHANGE THE DEFAULT DATABASE TO</w:t>
      </w:r>
      <w:r>
        <w:rPr>
          <w:rFonts w:cs="Arial"/>
        </w:rPr>
        <w:t xml:space="preserve"> and select the </w:t>
      </w:r>
      <w:r w:rsidR="002A36AD">
        <w:rPr>
          <w:rFonts w:cs="Arial"/>
          <w:b/>
        </w:rPr>
        <w:t>{RCM_COLLECTOR_TEST_DB_NAME}</w:t>
      </w:r>
      <w:r w:rsidR="002A36AD">
        <w:rPr>
          <w:rFonts w:cs="Arial"/>
        </w:rPr>
        <w:t xml:space="preserve"> </w:t>
      </w:r>
      <w:r>
        <w:rPr>
          <w:rFonts w:cs="Arial"/>
        </w:rPr>
        <w:t>database</w:t>
      </w:r>
    </w:p>
    <w:p w14:paraId="7226CEBD"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55D60C64"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FINISH</w:t>
      </w:r>
    </w:p>
    <w:p w14:paraId="0FA6292E" w14:textId="77777777" w:rsidR="00AC7EF9" w:rsidRP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TEST DATA SOURCE</w:t>
      </w:r>
      <w:r>
        <w:rPr>
          <w:rFonts w:cs="Arial"/>
        </w:rPr>
        <w:t xml:space="preserve"> to test your connection</w:t>
      </w:r>
    </w:p>
    <w:p w14:paraId="74867CCF" w14:textId="77777777" w:rsidR="00AC7EF9" w:rsidRDefault="00AC7EF9" w:rsidP="00AC7EF9">
      <w:pPr>
        <w:spacing w:after="0" w:line="240" w:lineRule="auto"/>
        <w:rPr>
          <w:rFonts w:cs="Arial"/>
        </w:rPr>
      </w:pPr>
    </w:p>
    <w:p w14:paraId="666F0CC1" w14:textId="5A75E039" w:rsidR="00AC7EF9" w:rsidRDefault="00AC7EF9" w:rsidP="00DF4F96">
      <w:pPr>
        <w:pStyle w:val="ListParagraph"/>
        <w:numPr>
          <w:ilvl w:val="0"/>
          <w:numId w:val="26"/>
        </w:numPr>
        <w:spacing w:after="0" w:line="240" w:lineRule="auto"/>
        <w:rPr>
          <w:rFonts w:cs="Arial"/>
        </w:rPr>
      </w:pPr>
      <w:r>
        <w:rPr>
          <w:rFonts w:cs="Arial"/>
        </w:rPr>
        <w:t xml:space="preserve">Name: </w:t>
      </w:r>
      <w:r w:rsidR="00DD76BB">
        <w:rPr>
          <w:rFonts w:cs="Arial"/>
        </w:rPr>
        <w:t>{RCM_SISLNK_DB_NAME}</w:t>
      </w:r>
    </w:p>
    <w:p w14:paraId="4D49362F" w14:textId="77777777" w:rsidR="00AC7EF9" w:rsidRDefault="00AC7EF9" w:rsidP="00DF4F96">
      <w:pPr>
        <w:pStyle w:val="ListParagraph"/>
        <w:numPr>
          <w:ilvl w:val="1"/>
          <w:numId w:val="26"/>
        </w:numPr>
        <w:spacing w:after="0" w:line="240" w:lineRule="auto"/>
        <w:rPr>
          <w:rFonts w:cs="Arial"/>
        </w:rPr>
      </w:pPr>
      <w:r>
        <w:rPr>
          <w:rFonts w:cs="Arial"/>
        </w:rPr>
        <w:t>Description: Sislnk</w:t>
      </w:r>
    </w:p>
    <w:p w14:paraId="0CB07C66" w14:textId="77777777" w:rsidR="00AC7EF9" w:rsidRDefault="00AC7EF9" w:rsidP="00DF4F96">
      <w:pPr>
        <w:pStyle w:val="ListParagraph"/>
        <w:numPr>
          <w:ilvl w:val="1"/>
          <w:numId w:val="26"/>
        </w:numPr>
        <w:spacing w:after="0" w:line="240" w:lineRule="auto"/>
        <w:rPr>
          <w:rFonts w:cs="Arial"/>
        </w:rPr>
      </w:pPr>
      <w:r>
        <w:rPr>
          <w:rFonts w:cs="Arial"/>
        </w:rPr>
        <w:t>Server: &lt;NAME OF CLIENT’S SQL SERVER&gt;</w:t>
      </w:r>
    </w:p>
    <w:p w14:paraId="69A107EE"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61BA1C1C" w14:textId="77777777" w:rsidR="00AC7EF9" w:rsidRDefault="00AC7EF9" w:rsidP="00DF4F96">
      <w:pPr>
        <w:pStyle w:val="ListParagraph"/>
        <w:numPr>
          <w:ilvl w:val="1"/>
          <w:numId w:val="26"/>
        </w:numPr>
        <w:spacing w:after="0" w:line="240" w:lineRule="auto"/>
        <w:rPr>
          <w:rFonts w:cs="Arial"/>
        </w:rPr>
      </w:pPr>
      <w:r>
        <w:rPr>
          <w:rFonts w:cs="Arial"/>
        </w:rPr>
        <w:t xml:space="preserve">Choose </w:t>
      </w:r>
      <w:r w:rsidR="00CE76C0">
        <w:rPr>
          <w:rFonts w:cs="Arial"/>
          <w:b/>
        </w:rPr>
        <w:t xml:space="preserve">SQL </w:t>
      </w:r>
      <w:r w:rsidRPr="00AC7EF9">
        <w:rPr>
          <w:rFonts w:cs="Arial"/>
          <w:b/>
        </w:rPr>
        <w:t xml:space="preserve">AUTHENTICATION </w:t>
      </w:r>
    </w:p>
    <w:p w14:paraId="3BD55888" w14:textId="4FBE2CD4" w:rsidR="00AC7EF9" w:rsidRDefault="00CE76C0" w:rsidP="00DF4F96">
      <w:pPr>
        <w:pStyle w:val="ListParagraph"/>
        <w:numPr>
          <w:ilvl w:val="1"/>
          <w:numId w:val="26"/>
        </w:numPr>
        <w:spacing w:after="0" w:line="240" w:lineRule="auto"/>
        <w:rPr>
          <w:rFonts w:cs="Arial"/>
        </w:rPr>
      </w:pPr>
      <w:r>
        <w:rPr>
          <w:rFonts w:cs="Arial"/>
        </w:rPr>
        <w:t>Configure the ODBC to connect using the CONTROLWKS username and its password</w:t>
      </w:r>
      <w:r w:rsidR="00DD76BB">
        <w:rPr>
          <w:rFonts w:cs="Arial"/>
        </w:rPr>
        <w:t xml:space="preserve"> (favre)</w:t>
      </w:r>
    </w:p>
    <w:p w14:paraId="02B224A3"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073442C8" w14:textId="2BCCD3FC" w:rsidR="00AC7EF9" w:rsidRDefault="00AC7EF9" w:rsidP="00DF4F96">
      <w:pPr>
        <w:pStyle w:val="ListParagraph"/>
        <w:numPr>
          <w:ilvl w:val="1"/>
          <w:numId w:val="26"/>
        </w:numPr>
        <w:spacing w:after="0" w:line="240" w:lineRule="auto"/>
        <w:rPr>
          <w:rFonts w:cs="Arial"/>
        </w:rPr>
      </w:pPr>
      <w:r>
        <w:rPr>
          <w:rFonts w:cs="Arial"/>
        </w:rPr>
        <w:t xml:space="preserve">Place a check mark next to </w:t>
      </w:r>
      <w:r w:rsidRPr="00AC7EF9">
        <w:rPr>
          <w:rFonts w:cs="Arial"/>
          <w:b/>
        </w:rPr>
        <w:t>CHANGE THE DEFAULT DATABASE TO</w:t>
      </w:r>
      <w:r>
        <w:rPr>
          <w:rFonts w:cs="Arial"/>
        </w:rPr>
        <w:t xml:space="preserve"> and select the </w:t>
      </w:r>
      <w:r w:rsidR="00DD76BB">
        <w:rPr>
          <w:rFonts w:cs="Arial"/>
          <w:b/>
        </w:rPr>
        <w:t>{RCM_SISLNK_DB_NAME}</w:t>
      </w:r>
      <w:r>
        <w:rPr>
          <w:rFonts w:cs="Arial"/>
        </w:rPr>
        <w:t xml:space="preserve"> database</w:t>
      </w:r>
    </w:p>
    <w:p w14:paraId="7AF2A3A9"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NEXT</w:t>
      </w:r>
    </w:p>
    <w:p w14:paraId="497D7349" w14:textId="77777777" w:rsid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FINISH</w:t>
      </w:r>
    </w:p>
    <w:p w14:paraId="6CBC8D9C" w14:textId="77777777" w:rsidR="00AC7EF9" w:rsidRPr="00AC7EF9" w:rsidRDefault="00AC7EF9" w:rsidP="00DF4F96">
      <w:pPr>
        <w:pStyle w:val="ListParagraph"/>
        <w:numPr>
          <w:ilvl w:val="1"/>
          <w:numId w:val="26"/>
        </w:numPr>
        <w:spacing w:after="0" w:line="240" w:lineRule="auto"/>
        <w:rPr>
          <w:rFonts w:cs="Arial"/>
        </w:rPr>
      </w:pPr>
      <w:r>
        <w:rPr>
          <w:rFonts w:cs="Arial"/>
        </w:rPr>
        <w:t xml:space="preserve">Click </w:t>
      </w:r>
      <w:r w:rsidRPr="00AC7EF9">
        <w:rPr>
          <w:rFonts w:cs="Arial"/>
          <w:b/>
        </w:rPr>
        <w:t>TEST DATA SOURCE</w:t>
      </w:r>
      <w:r>
        <w:rPr>
          <w:rFonts w:cs="Arial"/>
        </w:rPr>
        <w:t xml:space="preserve"> to test your connection</w:t>
      </w:r>
    </w:p>
    <w:p w14:paraId="18918E90" w14:textId="4AF7A90C" w:rsidR="00AC7EF9" w:rsidRDefault="00AC7EF9" w:rsidP="00AC7EF9">
      <w:pPr>
        <w:spacing w:after="0" w:line="240" w:lineRule="auto"/>
        <w:rPr>
          <w:ins w:id="338" w:author="Brian Stockell" w:date="2019-12-14T22:00:00Z"/>
          <w:rFonts w:cs="Arial"/>
        </w:rPr>
      </w:pPr>
    </w:p>
    <w:p w14:paraId="1A1D0C06" w14:textId="1837938F" w:rsidR="009658D6" w:rsidRDefault="009658D6" w:rsidP="00AC7EF9">
      <w:pPr>
        <w:spacing w:after="0" w:line="240" w:lineRule="auto"/>
        <w:rPr>
          <w:ins w:id="339" w:author="Brian Stockell" w:date="2019-12-14T22:00:00Z"/>
          <w:rFonts w:cs="Arial"/>
        </w:rPr>
      </w:pPr>
      <w:ins w:id="340" w:author="Brian Stockell" w:date="2019-12-14T22:00:00Z">
        <w:r>
          <w:rPr>
            <w:rFonts w:cs="Arial"/>
            <w:noProof/>
          </w:rPr>
          <w:lastRenderedPageBreak/>
          <w:drawing>
            <wp:inline distT="0" distB="0" distL="0" distR="0" wp14:anchorId="2724A1C1" wp14:editId="435E238F">
              <wp:extent cx="914400" cy="914400"/>
              <wp:effectExtent l="0" t="0" r="0" b="0"/>
              <wp:docPr id="59" name="Graphic 5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5EFA8BB6" w14:textId="0A87A732" w:rsidR="009658D6" w:rsidRDefault="009658D6" w:rsidP="00AC7EF9">
      <w:pPr>
        <w:spacing w:after="0" w:line="240" w:lineRule="auto"/>
        <w:rPr>
          <w:ins w:id="341" w:author="Brian Stockell" w:date="2019-12-14T22:00:00Z"/>
          <w:rFonts w:cs="Arial"/>
        </w:rPr>
      </w:pPr>
    </w:p>
    <w:p w14:paraId="1125D1EE" w14:textId="77777777" w:rsidR="009658D6" w:rsidRDefault="009658D6" w:rsidP="00AC7EF9">
      <w:pPr>
        <w:spacing w:after="0" w:line="240" w:lineRule="auto"/>
        <w:rPr>
          <w:rFonts w:cs="Arial"/>
        </w:rPr>
      </w:pPr>
    </w:p>
    <w:p w14:paraId="2316EB94" w14:textId="77777777" w:rsidR="003354AB" w:rsidRDefault="003354AB" w:rsidP="005C403D">
      <w:pPr>
        <w:pStyle w:val="Heading2"/>
      </w:pPr>
      <w:bookmarkStart w:id="342" w:name="_Toc411923775"/>
      <w:bookmarkStart w:id="343" w:name="InstallInsightCSClient"/>
      <w:bookmarkStart w:id="344" w:name="InstalltheInsightCSNightlyProcesses"/>
      <w:r>
        <w:t>Install and Configure the InsightCS Client Software</w:t>
      </w:r>
      <w:bookmarkEnd w:id="342"/>
    </w:p>
    <w:bookmarkEnd w:id="343"/>
    <w:p w14:paraId="41584842" w14:textId="77777777" w:rsidR="003354AB" w:rsidRDefault="003354AB" w:rsidP="001969D2">
      <w:pPr>
        <w:spacing w:after="0" w:line="240" w:lineRule="auto"/>
        <w:rPr>
          <w:rFonts w:eastAsia="Times New Roman" w:cs="Times New Roman"/>
        </w:rPr>
      </w:pPr>
      <w:r>
        <w:rPr>
          <w:rFonts w:cs="Arial"/>
        </w:rPr>
        <w:t xml:space="preserve">Before installing InsightCS, you will need to install </w:t>
      </w:r>
      <w:r w:rsidR="00197458">
        <w:rPr>
          <w:rFonts w:cs="Arial"/>
        </w:rPr>
        <w:t xml:space="preserve">all </w:t>
      </w:r>
      <w:r>
        <w:rPr>
          <w:rFonts w:cs="Arial"/>
        </w:rPr>
        <w:t>the prerequisites</w:t>
      </w:r>
      <w:r w:rsidR="00197458">
        <w:rPr>
          <w:rFonts w:cs="Arial"/>
        </w:rPr>
        <w:t xml:space="preserve"> (</w:t>
      </w:r>
      <w:r w:rsidR="00197458" w:rsidRPr="00197458">
        <w:rPr>
          <w:rFonts w:eastAsia="Times New Roman" w:cs="Times New Roman"/>
          <w:i/>
        </w:rPr>
        <w:t>located in “I:\&lt;MAJOR VERSION&gt;\Prerequisites”</w:t>
      </w:r>
      <w:r w:rsidR="00197458">
        <w:rPr>
          <w:rFonts w:eastAsia="Times New Roman" w:cs="Times New Roman"/>
        </w:rPr>
        <w:t>).  At the time of this writing, the following are required as prerequisites:</w:t>
      </w:r>
    </w:p>
    <w:p w14:paraId="72D8EE5B" w14:textId="77777777" w:rsidR="00197458" w:rsidRDefault="00197458" w:rsidP="001969D2">
      <w:pPr>
        <w:spacing w:after="0" w:line="240" w:lineRule="auto"/>
        <w:rPr>
          <w:rFonts w:cs="Arial"/>
        </w:rPr>
      </w:pPr>
    </w:p>
    <w:tbl>
      <w:tblPr>
        <w:tblStyle w:val="TableGrid"/>
        <w:tblW w:w="0" w:type="auto"/>
        <w:tblLook w:val="04A0" w:firstRow="1" w:lastRow="0" w:firstColumn="1" w:lastColumn="0" w:noHBand="0" w:noVBand="1"/>
      </w:tblPr>
      <w:tblGrid>
        <w:gridCol w:w="3876"/>
        <w:gridCol w:w="5474"/>
      </w:tblGrid>
      <w:tr w:rsidR="00197458" w14:paraId="3733B7CC" w14:textId="77777777" w:rsidTr="00B35ADC">
        <w:tc>
          <w:tcPr>
            <w:tcW w:w="4102" w:type="dxa"/>
            <w:shd w:val="clear" w:color="auto" w:fill="17365D" w:themeFill="text2" w:themeFillShade="BF"/>
          </w:tcPr>
          <w:p w14:paraId="073D05DC" w14:textId="77777777" w:rsidR="00197458" w:rsidRPr="00EC6131" w:rsidRDefault="00197458" w:rsidP="001969D2">
            <w:pPr>
              <w:rPr>
                <w:b/>
                <w:color w:val="FFFFFF" w:themeColor="background1"/>
              </w:rPr>
            </w:pPr>
            <w:r w:rsidRPr="00EC6131">
              <w:rPr>
                <w:b/>
                <w:color w:val="FFFFFF" w:themeColor="background1"/>
              </w:rPr>
              <w:t>Software</w:t>
            </w:r>
          </w:p>
        </w:tc>
        <w:tc>
          <w:tcPr>
            <w:tcW w:w="5474" w:type="dxa"/>
            <w:shd w:val="clear" w:color="auto" w:fill="17365D" w:themeFill="text2" w:themeFillShade="BF"/>
          </w:tcPr>
          <w:p w14:paraId="4B167282" w14:textId="77777777" w:rsidR="00197458" w:rsidRPr="00EC6131" w:rsidRDefault="00197458" w:rsidP="001969D2">
            <w:pPr>
              <w:rPr>
                <w:rFonts w:cs="Arial"/>
                <w:b/>
                <w:color w:val="FFFFFF" w:themeColor="background1"/>
              </w:rPr>
            </w:pPr>
            <w:r w:rsidRPr="00EC6131">
              <w:rPr>
                <w:rFonts w:cs="Arial"/>
                <w:b/>
                <w:color w:val="FFFFFF" w:themeColor="background1"/>
              </w:rPr>
              <w:t>Installation File</w:t>
            </w:r>
          </w:p>
        </w:tc>
      </w:tr>
      <w:tr w:rsidR="00197458" w14:paraId="5E8DDB43" w14:textId="77777777" w:rsidTr="00B35ADC">
        <w:tc>
          <w:tcPr>
            <w:tcW w:w="4102" w:type="dxa"/>
            <w:tcBorders>
              <w:bottom w:val="single" w:sz="4" w:space="0" w:color="000000" w:themeColor="text1"/>
            </w:tcBorders>
          </w:tcPr>
          <w:p w14:paraId="561EED64" w14:textId="77777777" w:rsidR="00197458" w:rsidRPr="00EC6131" w:rsidRDefault="00197458" w:rsidP="001969D2">
            <w:pPr>
              <w:rPr>
                <w:rFonts w:cs="Arial"/>
              </w:rPr>
            </w:pPr>
            <w:r w:rsidRPr="00EC6131">
              <w:t>.NET Framework</w:t>
            </w:r>
          </w:p>
        </w:tc>
        <w:tc>
          <w:tcPr>
            <w:tcW w:w="5474" w:type="dxa"/>
            <w:tcBorders>
              <w:bottom w:val="single" w:sz="4" w:space="0" w:color="000000" w:themeColor="text1"/>
            </w:tcBorders>
          </w:tcPr>
          <w:p w14:paraId="7B85FED3" w14:textId="77777777" w:rsidR="00197458" w:rsidRPr="00B35ADC" w:rsidRDefault="00B35ADC" w:rsidP="00197458">
            <w:r w:rsidRPr="00B35ADC">
              <w:t>dotNetFx40_Full_x86_x64</w:t>
            </w:r>
            <w:r w:rsidR="00197458" w:rsidRPr="00EC6131">
              <w:t>.exe</w:t>
            </w:r>
          </w:p>
        </w:tc>
      </w:tr>
      <w:tr w:rsidR="00197458" w14:paraId="365D1BD1" w14:textId="77777777" w:rsidTr="00B35ADC">
        <w:tc>
          <w:tcPr>
            <w:tcW w:w="4102" w:type="dxa"/>
            <w:shd w:val="clear" w:color="auto" w:fill="F2F2F2" w:themeFill="background1" w:themeFillShade="F2"/>
          </w:tcPr>
          <w:p w14:paraId="032187DD" w14:textId="77777777" w:rsidR="00197458" w:rsidRPr="00EC6131" w:rsidRDefault="00197458" w:rsidP="001969D2">
            <w:pPr>
              <w:rPr>
                <w:rFonts w:cs="Arial"/>
              </w:rPr>
            </w:pPr>
            <w:r w:rsidRPr="00EC6131">
              <w:t>Microsoft Report Viewer Controls</w:t>
            </w:r>
          </w:p>
        </w:tc>
        <w:tc>
          <w:tcPr>
            <w:tcW w:w="5474" w:type="dxa"/>
            <w:shd w:val="clear" w:color="auto" w:fill="F2F2F2" w:themeFill="background1" w:themeFillShade="F2"/>
          </w:tcPr>
          <w:p w14:paraId="3865D9B1" w14:textId="77777777" w:rsidR="00197458" w:rsidRPr="00EC6131" w:rsidRDefault="00197458" w:rsidP="00197458">
            <w:pPr>
              <w:rPr>
                <w:rFonts w:cs="Arial"/>
              </w:rPr>
            </w:pPr>
            <w:r w:rsidRPr="00EC6131">
              <w:rPr>
                <w:rFonts w:cs="Arial"/>
              </w:rPr>
              <w:t>ReportViewer</w:t>
            </w:r>
            <w:r w:rsidR="00FA2E79">
              <w:rPr>
                <w:rFonts w:cs="Arial"/>
              </w:rPr>
              <w:t>_2008SP1</w:t>
            </w:r>
            <w:r w:rsidRPr="00EC6131">
              <w:rPr>
                <w:rFonts w:cs="Arial"/>
              </w:rPr>
              <w:t>.exe</w:t>
            </w:r>
          </w:p>
        </w:tc>
      </w:tr>
      <w:tr w:rsidR="00197458" w14:paraId="17DE7D34" w14:textId="77777777" w:rsidTr="00B35ADC">
        <w:tc>
          <w:tcPr>
            <w:tcW w:w="4102" w:type="dxa"/>
            <w:tcBorders>
              <w:bottom w:val="single" w:sz="4" w:space="0" w:color="000000" w:themeColor="text1"/>
            </w:tcBorders>
          </w:tcPr>
          <w:p w14:paraId="2D00FA77" w14:textId="77777777" w:rsidR="00197458" w:rsidRPr="00076521" w:rsidRDefault="00197458" w:rsidP="001969D2">
            <w:pPr>
              <w:rPr>
                <w:rFonts w:cs="Arial"/>
                <w:color w:val="FF0000"/>
              </w:rPr>
            </w:pPr>
            <w:r w:rsidRPr="00EC6131">
              <w:t>Feature Pack for SQL Server 2005 (Only needed for BI Suite.)</w:t>
            </w:r>
            <w:r w:rsidR="00076521">
              <w:rPr>
                <w:color w:val="FF0000"/>
              </w:rPr>
              <w:t xml:space="preserve"> – probably no longer needed</w:t>
            </w:r>
          </w:p>
        </w:tc>
        <w:tc>
          <w:tcPr>
            <w:tcW w:w="5474" w:type="dxa"/>
            <w:tcBorders>
              <w:bottom w:val="single" w:sz="4" w:space="0" w:color="000000" w:themeColor="text1"/>
            </w:tcBorders>
          </w:tcPr>
          <w:p w14:paraId="19958365" w14:textId="77777777" w:rsidR="00197458" w:rsidRPr="00EC6131" w:rsidRDefault="00197458" w:rsidP="00197458">
            <w:pPr>
              <w:rPr>
                <w:rFonts w:cs="Arial"/>
              </w:rPr>
            </w:pPr>
            <w:r w:rsidRPr="00EC6131">
              <w:rPr>
                <w:rFonts w:cs="Arial"/>
              </w:rPr>
              <w:t>SQLServer2005_ASOLEDB9.msi</w:t>
            </w:r>
          </w:p>
        </w:tc>
      </w:tr>
      <w:tr w:rsidR="00197458" w14:paraId="530B00D5" w14:textId="77777777" w:rsidTr="00B35ADC">
        <w:tc>
          <w:tcPr>
            <w:tcW w:w="4102" w:type="dxa"/>
            <w:shd w:val="clear" w:color="auto" w:fill="F2F2F2" w:themeFill="background1" w:themeFillShade="F2"/>
          </w:tcPr>
          <w:p w14:paraId="4D76009E" w14:textId="77777777" w:rsidR="00197458" w:rsidRPr="00076521" w:rsidRDefault="00197458" w:rsidP="00B35ADC">
            <w:pPr>
              <w:rPr>
                <w:rFonts w:cs="Arial"/>
                <w:color w:val="FF0000"/>
              </w:rPr>
            </w:pPr>
            <w:r w:rsidRPr="00EC6131">
              <w:t>Visual C++ 20</w:t>
            </w:r>
            <w:r w:rsidR="00B35ADC">
              <w:t>10</w:t>
            </w:r>
            <w:r w:rsidRPr="00EC6131">
              <w:t xml:space="preserve"> Redistributable Package</w:t>
            </w:r>
            <w:r w:rsidR="00076521">
              <w:rPr>
                <w:color w:val="FF0000"/>
              </w:rPr>
              <w:t xml:space="preserve"> – I’ve never actually needed this</w:t>
            </w:r>
          </w:p>
        </w:tc>
        <w:tc>
          <w:tcPr>
            <w:tcW w:w="5474" w:type="dxa"/>
            <w:shd w:val="clear" w:color="auto" w:fill="F2F2F2" w:themeFill="background1" w:themeFillShade="F2"/>
          </w:tcPr>
          <w:p w14:paraId="4302873D" w14:textId="77777777" w:rsidR="00197458" w:rsidRPr="00EC6131" w:rsidRDefault="00B35ADC" w:rsidP="00197458">
            <w:pPr>
              <w:rPr>
                <w:rFonts w:cs="Arial"/>
              </w:rPr>
            </w:pPr>
            <w:r w:rsidRPr="00B35ADC">
              <w:rPr>
                <w:rFonts w:cs="Arial"/>
              </w:rPr>
              <w:t>en_vc++_2010_redist_package_x86_x64_ia64_508951</w:t>
            </w:r>
            <w:r w:rsidR="00197458" w:rsidRPr="00EC6131">
              <w:rPr>
                <w:rFonts w:cs="Arial"/>
              </w:rPr>
              <w:t>.exe</w:t>
            </w:r>
          </w:p>
        </w:tc>
      </w:tr>
    </w:tbl>
    <w:p w14:paraId="682BC4C4" w14:textId="7064B418" w:rsidR="00197458" w:rsidRDefault="00197458" w:rsidP="001969D2">
      <w:pPr>
        <w:spacing w:after="0" w:line="240" w:lineRule="auto"/>
        <w:rPr>
          <w:ins w:id="345" w:author="Brian Stockell" w:date="2019-12-14T16:41:00Z"/>
          <w:rFonts w:cs="Arial"/>
        </w:rPr>
      </w:pPr>
    </w:p>
    <w:p w14:paraId="625DE192" w14:textId="06984E18" w:rsidR="00463B6A" w:rsidRDefault="00463B6A" w:rsidP="001969D2">
      <w:pPr>
        <w:spacing w:after="0" w:line="240" w:lineRule="auto"/>
        <w:rPr>
          <w:ins w:id="346" w:author="Brian Stockell" w:date="2019-12-14T16:41:00Z"/>
          <w:rFonts w:cs="Arial"/>
        </w:rPr>
      </w:pPr>
      <w:ins w:id="347" w:author="Brian Stockell" w:date="2019-12-14T16:42:00Z">
        <w:r>
          <w:rPr>
            <w:rFonts w:cs="Arial"/>
            <w:noProof/>
          </w:rPr>
          <w:drawing>
            <wp:inline distT="0" distB="0" distL="0" distR="0" wp14:anchorId="1BF8B561" wp14:editId="18E6882B">
              <wp:extent cx="914400" cy="914400"/>
              <wp:effectExtent l="0" t="0" r="0" b="0"/>
              <wp:docPr id="54" name="Graphic 5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0B0F23D3" w14:textId="77777777" w:rsidR="00463B6A" w:rsidRDefault="00463B6A" w:rsidP="001969D2">
      <w:pPr>
        <w:spacing w:after="0" w:line="240" w:lineRule="auto"/>
        <w:rPr>
          <w:rFonts w:cs="Arial"/>
        </w:rPr>
      </w:pPr>
    </w:p>
    <w:p w14:paraId="722887CA" w14:textId="77777777" w:rsidR="00197458" w:rsidRDefault="00EC6131" w:rsidP="00197458">
      <w:pPr>
        <w:spacing w:after="0" w:line="240" w:lineRule="auto"/>
        <w:rPr>
          <w:rFonts w:cs="Arial"/>
        </w:rPr>
      </w:pPr>
      <w:r>
        <w:rPr>
          <w:rFonts w:cs="Arial"/>
        </w:rPr>
        <w:t>Once the prerequisites have been installed, you will run the InsightCS Installer</w:t>
      </w:r>
      <w:r w:rsidR="00570E88">
        <w:rPr>
          <w:rFonts w:cs="Arial"/>
        </w:rPr>
        <w:t>:</w:t>
      </w:r>
    </w:p>
    <w:p w14:paraId="17EE4280" w14:textId="77777777" w:rsidR="00570E88" w:rsidRPr="00197458" w:rsidRDefault="00570E88" w:rsidP="00197458">
      <w:pPr>
        <w:spacing w:after="0" w:line="240" w:lineRule="auto"/>
        <w:rPr>
          <w:rFonts w:cs="Arial"/>
        </w:rPr>
      </w:pPr>
    </w:p>
    <w:p w14:paraId="2A79F48E" w14:textId="77777777" w:rsidR="0097131F" w:rsidRDefault="0097131F" w:rsidP="00DF4F96">
      <w:pPr>
        <w:pStyle w:val="ListParagraph"/>
        <w:numPr>
          <w:ilvl w:val="0"/>
          <w:numId w:val="24"/>
        </w:numPr>
        <w:spacing w:after="0" w:line="240" w:lineRule="auto"/>
        <w:rPr>
          <w:rFonts w:cs="Arial"/>
        </w:rPr>
      </w:pPr>
      <w:r>
        <w:rPr>
          <w:rFonts w:cs="Arial"/>
        </w:rPr>
        <w:t>Open a command prompt as an Administrator.</w:t>
      </w:r>
    </w:p>
    <w:p w14:paraId="23A7AD13" w14:textId="77777777" w:rsidR="0097131F" w:rsidRDefault="0097131F" w:rsidP="00DF4F96">
      <w:pPr>
        <w:pStyle w:val="ListParagraph"/>
        <w:numPr>
          <w:ilvl w:val="0"/>
          <w:numId w:val="24"/>
        </w:numPr>
        <w:spacing w:after="0" w:line="240" w:lineRule="auto"/>
        <w:rPr>
          <w:rFonts w:cs="Arial"/>
        </w:rPr>
      </w:pPr>
      <w:r>
        <w:rPr>
          <w:rFonts w:cs="Arial"/>
        </w:rPr>
        <w:t>Navigate to the folder that the MSI resides.</w:t>
      </w:r>
    </w:p>
    <w:p w14:paraId="72A7824C" w14:textId="77777777" w:rsidR="003354AB" w:rsidRDefault="0097131F" w:rsidP="00DF4F96">
      <w:pPr>
        <w:pStyle w:val="ListParagraph"/>
        <w:numPr>
          <w:ilvl w:val="0"/>
          <w:numId w:val="24"/>
        </w:numPr>
        <w:spacing w:after="0" w:line="240" w:lineRule="auto"/>
        <w:rPr>
          <w:rFonts w:cs="Arial"/>
        </w:rPr>
      </w:pPr>
      <w:r>
        <w:rPr>
          <w:rFonts w:cs="Arial"/>
        </w:rPr>
        <w:t>Run</w:t>
      </w:r>
      <w:r w:rsidR="00570E88">
        <w:rPr>
          <w:rFonts w:cs="Arial"/>
        </w:rPr>
        <w:t xml:space="preserve"> the MSI</w:t>
      </w:r>
    </w:p>
    <w:p w14:paraId="1F3E99FE" w14:textId="77777777" w:rsidR="00570E88" w:rsidRDefault="00570E88" w:rsidP="00DF4F96">
      <w:pPr>
        <w:pStyle w:val="ListParagraph"/>
        <w:numPr>
          <w:ilvl w:val="0"/>
          <w:numId w:val="24"/>
        </w:numPr>
        <w:spacing w:after="0" w:line="240" w:lineRule="auto"/>
        <w:rPr>
          <w:rFonts w:cs="Arial"/>
        </w:rPr>
      </w:pPr>
      <w:r>
        <w:rPr>
          <w:rFonts w:cs="Arial"/>
        </w:rPr>
        <w:t>Click NEXT</w:t>
      </w:r>
    </w:p>
    <w:p w14:paraId="3FA66CD5" w14:textId="77777777" w:rsidR="00570E88" w:rsidRDefault="00570E88" w:rsidP="00DF4F96">
      <w:pPr>
        <w:pStyle w:val="ListParagraph"/>
        <w:numPr>
          <w:ilvl w:val="0"/>
          <w:numId w:val="24"/>
        </w:numPr>
        <w:spacing w:after="0" w:line="240" w:lineRule="auto"/>
        <w:rPr>
          <w:rFonts w:cs="Arial"/>
        </w:rPr>
      </w:pPr>
      <w:r>
        <w:rPr>
          <w:rFonts w:cs="Arial"/>
        </w:rPr>
        <w:t>File out the Custom Setup Form</w:t>
      </w:r>
    </w:p>
    <w:p w14:paraId="6EA9ECC3" w14:textId="77777777" w:rsidR="00570E88" w:rsidRDefault="00570E88" w:rsidP="00DF4F96">
      <w:pPr>
        <w:pStyle w:val="ListParagraph"/>
        <w:numPr>
          <w:ilvl w:val="1"/>
          <w:numId w:val="24"/>
        </w:numPr>
        <w:spacing w:after="0" w:line="240" w:lineRule="auto"/>
        <w:rPr>
          <w:rFonts w:cs="Arial"/>
        </w:rPr>
      </w:pPr>
      <w:r>
        <w:rPr>
          <w:rFonts w:cs="Arial"/>
        </w:rPr>
        <w:t>Select any additional components that have been purchased by the client and need to be installed</w:t>
      </w:r>
    </w:p>
    <w:p w14:paraId="07ECD653" w14:textId="77777777" w:rsidR="00570E88" w:rsidRDefault="00570E88" w:rsidP="00DF4F96">
      <w:pPr>
        <w:pStyle w:val="ListParagraph"/>
        <w:numPr>
          <w:ilvl w:val="2"/>
          <w:numId w:val="24"/>
        </w:numPr>
        <w:spacing w:after="0" w:line="240" w:lineRule="auto"/>
        <w:rPr>
          <w:rFonts w:cs="Arial"/>
        </w:rPr>
      </w:pPr>
      <w:r>
        <w:rPr>
          <w:rFonts w:cs="Arial"/>
        </w:rPr>
        <w:t xml:space="preserve">To install a component that is marked with an </w:t>
      </w:r>
      <w:r w:rsidRPr="00570E88">
        <w:rPr>
          <w:rFonts w:cs="Arial"/>
          <w:b/>
          <w:color w:val="C00000"/>
        </w:rPr>
        <w:t>X</w:t>
      </w:r>
      <w:r>
        <w:rPr>
          <w:rFonts w:cs="Arial"/>
        </w:rPr>
        <w:t>:</w:t>
      </w:r>
    </w:p>
    <w:p w14:paraId="23E6EDC5" w14:textId="77777777" w:rsidR="00570E88" w:rsidRDefault="00570E88" w:rsidP="00DF4F96">
      <w:pPr>
        <w:pStyle w:val="ListParagraph"/>
        <w:numPr>
          <w:ilvl w:val="3"/>
          <w:numId w:val="24"/>
        </w:numPr>
        <w:spacing w:after="0" w:line="240" w:lineRule="auto"/>
        <w:rPr>
          <w:rFonts w:cs="Arial"/>
        </w:rPr>
      </w:pPr>
      <w:r>
        <w:rPr>
          <w:rFonts w:cs="Arial"/>
        </w:rPr>
        <w:t>Click on the component and choose “</w:t>
      </w:r>
      <w:r w:rsidRPr="00147006">
        <w:rPr>
          <w:rFonts w:cs="Arial"/>
          <w:b/>
        </w:rPr>
        <w:t>This feature will be installed on local hard drive</w:t>
      </w:r>
      <w:r>
        <w:rPr>
          <w:rFonts w:cs="Arial"/>
        </w:rPr>
        <w:t>”</w:t>
      </w:r>
    </w:p>
    <w:p w14:paraId="6D3C5A35" w14:textId="77777777" w:rsidR="00076521" w:rsidRDefault="00076521" w:rsidP="00DF4F96">
      <w:pPr>
        <w:pStyle w:val="ListParagraph"/>
        <w:numPr>
          <w:ilvl w:val="3"/>
          <w:numId w:val="24"/>
        </w:numPr>
        <w:spacing w:after="0" w:line="240" w:lineRule="auto"/>
        <w:rPr>
          <w:rFonts w:cs="Arial"/>
        </w:rPr>
      </w:pPr>
      <w:r>
        <w:rPr>
          <w:rFonts w:cs="Arial"/>
        </w:rPr>
        <w:t>Note – ‘Operations Files’ should be selected when installing on application servers, or any machine in which Monitor App will run from.  ‘Operations Report Files’ should be installed on the application servers only, and only needs to be installed if client is utilizing the IcsPrintService.</w:t>
      </w:r>
    </w:p>
    <w:p w14:paraId="3F5D9392" w14:textId="77777777" w:rsidR="00570E88" w:rsidRDefault="00570E88" w:rsidP="00DF4F96">
      <w:pPr>
        <w:pStyle w:val="ListParagraph"/>
        <w:numPr>
          <w:ilvl w:val="1"/>
          <w:numId w:val="24"/>
        </w:numPr>
        <w:spacing w:after="0" w:line="240" w:lineRule="auto"/>
        <w:rPr>
          <w:rFonts w:cs="Arial"/>
        </w:rPr>
      </w:pPr>
      <w:r>
        <w:rPr>
          <w:rFonts w:cs="Arial"/>
        </w:rPr>
        <w:t xml:space="preserve">If needed, adjust the installation directory by selecting </w:t>
      </w:r>
      <w:r w:rsidRPr="00570E88">
        <w:rPr>
          <w:rFonts w:cs="Arial"/>
          <w:b/>
        </w:rPr>
        <w:t>CHANGE</w:t>
      </w:r>
    </w:p>
    <w:p w14:paraId="03F32CAC" w14:textId="77777777" w:rsidR="00570E88" w:rsidRDefault="00570E88" w:rsidP="00DF4F96">
      <w:pPr>
        <w:pStyle w:val="ListParagraph"/>
        <w:numPr>
          <w:ilvl w:val="0"/>
          <w:numId w:val="24"/>
        </w:numPr>
        <w:spacing w:after="0" w:line="240" w:lineRule="auto"/>
        <w:rPr>
          <w:rFonts w:cs="Arial"/>
        </w:rPr>
      </w:pPr>
      <w:r>
        <w:rPr>
          <w:rFonts w:cs="Arial"/>
        </w:rPr>
        <w:t xml:space="preserve">Click </w:t>
      </w:r>
      <w:r w:rsidRPr="00570E88">
        <w:rPr>
          <w:rFonts w:cs="Arial"/>
          <w:b/>
        </w:rPr>
        <w:t>NEXT</w:t>
      </w:r>
    </w:p>
    <w:p w14:paraId="230573CA" w14:textId="77777777" w:rsidR="00570E88" w:rsidRDefault="00570E88" w:rsidP="00DF4F96">
      <w:pPr>
        <w:pStyle w:val="ListParagraph"/>
        <w:numPr>
          <w:ilvl w:val="0"/>
          <w:numId w:val="24"/>
        </w:numPr>
        <w:spacing w:after="0" w:line="240" w:lineRule="auto"/>
        <w:rPr>
          <w:rFonts w:cs="Arial"/>
        </w:rPr>
      </w:pPr>
      <w:r>
        <w:rPr>
          <w:rFonts w:cs="Arial"/>
        </w:rPr>
        <w:lastRenderedPageBreak/>
        <w:t xml:space="preserve">If needed, modify the START </w:t>
      </w:r>
      <w:r w:rsidRPr="00570E88">
        <w:rPr>
          <w:rFonts w:cs="Arial"/>
        </w:rPr>
        <w:sym w:font="Wingdings" w:char="F0E0"/>
      </w:r>
      <w:r>
        <w:rPr>
          <w:rFonts w:cs="Arial"/>
        </w:rPr>
        <w:t xml:space="preserve"> ALL PROGRAMS folder that will be installed.  The default value is </w:t>
      </w:r>
      <w:r w:rsidRPr="00570E88">
        <w:rPr>
          <w:rFonts w:cs="Arial"/>
          <w:b/>
        </w:rPr>
        <w:t>Stockell Healthcare</w:t>
      </w:r>
      <w:r>
        <w:rPr>
          <w:rFonts w:cs="Arial"/>
        </w:rPr>
        <w:t>.</w:t>
      </w:r>
    </w:p>
    <w:p w14:paraId="2337D3CB" w14:textId="77777777" w:rsidR="00570E88" w:rsidRDefault="00570E88" w:rsidP="00DF4F96">
      <w:pPr>
        <w:pStyle w:val="ListParagraph"/>
        <w:numPr>
          <w:ilvl w:val="0"/>
          <w:numId w:val="24"/>
        </w:numPr>
        <w:spacing w:after="0" w:line="240" w:lineRule="auto"/>
        <w:rPr>
          <w:rFonts w:cs="Arial"/>
        </w:rPr>
      </w:pPr>
      <w:r>
        <w:rPr>
          <w:rFonts w:cs="Arial"/>
        </w:rPr>
        <w:t xml:space="preserve">Click </w:t>
      </w:r>
      <w:r w:rsidRPr="00570E88">
        <w:rPr>
          <w:rFonts w:cs="Arial"/>
          <w:b/>
        </w:rPr>
        <w:t>NEXT</w:t>
      </w:r>
    </w:p>
    <w:p w14:paraId="2FC4CA32" w14:textId="77777777" w:rsidR="00570E88" w:rsidRPr="00570E88" w:rsidRDefault="00570E88" w:rsidP="00DF4F96">
      <w:pPr>
        <w:pStyle w:val="ListParagraph"/>
        <w:numPr>
          <w:ilvl w:val="0"/>
          <w:numId w:val="24"/>
        </w:numPr>
        <w:spacing w:after="0" w:line="240" w:lineRule="auto"/>
        <w:rPr>
          <w:rFonts w:cs="Arial"/>
        </w:rPr>
      </w:pPr>
      <w:r>
        <w:rPr>
          <w:rFonts w:cs="Arial"/>
        </w:rPr>
        <w:t xml:space="preserve">Click </w:t>
      </w:r>
      <w:r w:rsidRPr="00570E88">
        <w:rPr>
          <w:rFonts w:cs="Arial"/>
          <w:b/>
        </w:rPr>
        <w:t>INSTALL</w:t>
      </w:r>
    </w:p>
    <w:p w14:paraId="2B8DA387" w14:textId="77777777" w:rsidR="00570E88" w:rsidRDefault="00570E88" w:rsidP="00DF4F96">
      <w:pPr>
        <w:pStyle w:val="ListParagraph"/>
        <w:numPr>
          <w:ilvl w:val="0"/>
          <w:numId w:val="24"/>
        </w:numPr>
        <w:spacing w:after="0" w:line="240" w:lineRule="auto"/>
        <w:rPr>
          <w:rFonts w:cs="Arial"/>
        </w:rPr>
      </w:pPr>
      <w:r w:rsidRPr="00570E88">
        <w:rPr>
          <w:rFonts w:cs="Arial"/>
        </w:rPr>
        <w:t xml:space="preserve">If </w:t>
      </w:r>
      <w:r>
        <w:rPr>
          <w:rFonts w:cs="Arial"/>
        </w:rPr>
        <w:t>I</w:t>
      </w:r>
      <w:r w:rsidRPr="00570E88">
        <w:rPr>
          <w:rFonts w:cs="Arial"/>
        </w:rPr>
        <w:t>maging</w:t>
      </w:r>
      <w:r>
        <w:rPr>
          <w:rFonts w:cs="Arial"/>
        </w:rPr>
        <w:t xml:space="preserve"> is being installed, you will be prompted for a password.  The password is “foryoureyesonly” (</w:t>
      </w:r>
      <w:r w:rsidRPr="00570E88">
        <w:rPr>
          <w:rFonts w:cs="Arial"/>
          <w:i/>
        </w:rPr>
        <w:t>without quotes</w:t>
      </w:r>
      <w:r>
        <w:rPr>
          <w:rFonts w:cs="Arial"/>
        </w:rPr>
        <w:t>)</w:t>
      </w:r>
    </w:p>
    <w:p w14:paraId="73C730D4" w14:textId="77777777" w:rsidR="00302244" w:rsidRPr="0097131F" w:rsidRDefault="00302244" w:rsidP="00DF4F96">
      <w:pPr>
        <w:pStyle w:val="ListParagraph"/>
        <w:numPr>
          <w:ilvl w:val="0"/>
          <w:numId w:val="24"/>
        </w:numPr>
        <w:spacing w:after="0" w:line="240" w:lineRule="auto"/>
        <w:rPr>
          <w:rFonts w:cs="Arial"/>
        </w:rPr>
      </w:pPr>
      <w:r>
        <w:rPr>
          <w:rFonts w:cs="Arial"/>
        </w:rPr>
        <w:t xml:space="preserve">Once the installer has completed, click </w:t>
      </w:r>
      <w:r w:rsidRPr="00302244">
        <w:rPr>
          <w:rFonts w:cs="Arial"/>
          <w:b/>
        </w:rPr>
        <w:t>OK</w:t>
      </w:r>
    </w:p>
    <w:p w14:paraId="3BA93D76" w14:textId="77777777" w:rsidR="0097131F" w:rsidRPr="00570E88" w:rsidRDefault="0097131F" w:rsidP="00DF4F96">
      <w:pPr>
        <w:pStyle w:val="ListParagraph"/>
        <w:numPr>
          <w:ilvl w:val="0"/>
          <w:numId w:val="24"/>
        </w:numPr>
        <w:spacing w:after="0" w:line="240" w:lineRule="auto"/>
        <w:rPr>
          <w:rFonts w:cs="Arial"/>
        </w:rPr>
      </w:pPr>
      <w:r>
        <w:rPr>
          <w:rFonts w:cs="Arial"/>
        </w:rPr>
        <w:t>Next, run the MSP installer to load the patch.</w:t>
      </w:r>
    </w:p>
    <w:p w14:paraId="66A7A8DD" w14:textId="579C09F4" w:rsidR="00570E88" w:rsidRDefault="00570E88" w:rsidP="00570E88">
      <w:pPr>
        <w:spacing w:after="0" w:line="240" w:lineRule="auto"/>
        <w:rPr>
          <w:ins w:id="348" w:author="Brian Stockell" w:date="2019-12-14T17:12:00Z"/>
          <w:rFonts w:cs="Arial"/>
        </w:rPr>
      </w:pPr>
    </w:p>
    <w:p w14:paraId="1836C177" w14:textId="276B9661" w:rsidR="003B323C" w:rsidRDefault="003B323C" w:rsidP="00570E88">
      <w:pPr>
        <w:spacing w:after="0" w:line="240" w:lineRule="auto"/>
        <w:rPr>
          <w:ins w:id="349" w:author="Brian Stockell" w:date="2019-12-14T17:12:00Z"/>
          <w:rFonts w:cs="Arial"/>
        </w:rPr>
      </w:pPr>
      <w:ins w:id="350" w:author="Brian Stockell" w:date="2019-12-14T17:12:00Z">
        <w:r>
          <w:rPr>
            <w:rFonts w:cs="Arial"/>
            <w:noProof/>
          </w:rPr>
          <w:drawing>
            <wp:inline distT="0" distB="0" distL="0" distR="0" wp14:anchorId="6574D9CF" wp14:editId="4ED4BA7B">
              <wp:extent cx="914400" cy="914400"/>
              <wp:effectExtent l="0" t="0" r="0" b="0"/>
              <wp:docPr id="55" name="Graphic 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6E1A6934" w14:textId="5153776C" w:rsidR="003B323C" w:rsidRDefault="003B323C" w:rsidP="00570E88">
      <w:pPr>
        <w:spacing w:after="0" w:line="240" w:lineRule="auto"/>
        <w:rPr>
          <w:ins w:id="351" w:author="Brian Stockell" w:date="2019-12-14T17:12:00Z"/>
          <w:rFonts w:cs="Arial"/>
        </w:rPr>
      </w:pPr>
    </w:p>
    <w:p w14:paraId="0A194055" w14:textId="77777777" w:rsidR="003B323C" w:rsidRPr="00570E88" w:rsidRDefault="003B323C" w:rsidP="00570E88">
      <w:pPr>
        <w:spacing w:after="0" w:line="240" w:lineRule="auto"/>
        <w:rPr>
          <w:rFonts w:cs="Arial"/>
        </w:rPr>
      </w:pPr>
    </w:p>
    <w:p w14:paraId="49060DB0" w14:textId="77777777" w:rsidR="003354AB" w:rsidRPr="003354AB" w:rsidRDefault="003354AB" w:rsidP="005C403D">
      <w:pPr>
        <w:pStyle w:val="Heading2"/>
      </w:pPr>
      <w:bookmarkStart w:id="352" w:name="_Toc411923776"/>
      <w:r w:rsidRPr="003354AB">
        <w:t xml:space="preserve">Install the </w:t>
      </w:r>
      <w:r w:rsidR="002A2858">
        <w:t xml:space="preserve">standard </w:t>
      </w:r>
      <w:r w:rsidRPr="003354AB">
        <w:t>InsightCS Nightly Processes</w:t>
      </w:r>
      <w:bookmarkEnd w:id="352"/>
    </w:p>
    <w:bookmarkEnd w:id="344"/>
    <w:p w14:paraId="0847E5E5" w14:textId="77777777" w:rsidR="003354AB" w:rsidRDefault="00D818A9" w:rsidP="001969D2">
      <w:pPr>
        <w:spacing w:after="0" w:line="240" w:lineRule="auto"/>
        <w:rPr>
          <w:rFonts w:cs="Arial"/>
        </w:rPr>
      </w:pPr>
      <w:r>
        <w:rPr>
          <w:rFonts w:cs="Arial"/>
        </w:rPr>
        <w:t xml:space="preserve">There are </w:t>
      </w:r>
      <w:r w:rsidR="00655E74">
        <w:rPr>
          <w:rFonts w:cs="Arial"/>
        </w:rPr>
        <w:t>6</w:t>
      </w:r>
      <w:r>
        <w:rPr>
          <w:rFonts w:cs="Arial"/>
        </w:rPr>
        <w:t xml:space="preserve"> nightly processes that need to be installed on the Application Servers:</w:t>
      </w:r>
    </w:p>
    <w:p w14:paraId="494B2435" w14:textId="77777777" w:rsidR="00D818A9" w:rsidRDefault="00D818A9" w:rsidP="001969D2">
      <w:pPr>
        <w:spacing w:after="0" w:line="240" w:lineRule="auto"/>
        <w:rPr>
          <w:rFonts w:cs="Arial"/>
        </w:rPr>
      </w:pPr>
    </w:p>
    <w:p w14:paraId="62B8F0ED" w14:textId="77777777" w:rsidR="00D818A9" w:rsidRDefault="00D818A9" w:rsidP="00DF4F96">
      <w:pPr>
        <w:pStyle w:val="ListParagraph"/>
        <w:numPr>
          <w:ilvl w:val="0"/>
          <w:numId w:val="29"/>
        </w:numPr>
        <w:spacing w:after="0" w:line="240" w:lineRule="auto"/>
        <w:rPr>
          <w:rFonts w:cs="Arial"/>
        </w:rPr>
      </w:pPr>
      <w:r w:rsidRPr="00D818A9">
        <w:rPr>
          <w:rFonts w:cs="Arial"/>
        </w:rPr>
        <w:t>ProdDB_Nightly_Process</w:t>
      </w:r>
    </w:p>
    <w:p w14:paraId="6BFF8E9C" w14:textId="77777777" w:rsidR="00D818A9" w:rsidRDefault="00D818A9" w:rsidP="00DF4F96">
      <w:pPr>
        <w:pStyle w:val="ListParagraph"/>
        <w:numPr>
          <w:ilvl w:val="0"/>
          <w:numId w:val="29"/>
        </w:numPr>
        <w:spacing w:after="0" w:line="240" w:lineRule="auto"/>
        <w:rPr>
          <w:rFonts w:cs="Arial"/>
        </w:rPr>
      </w:pPr>
      <w:r w:rsidRPr="00D818A9">
        <w:rPr>
          <w:rFonts w:cs="Arial"/>
        </w:rPr>
        <w:t>ProdDB_Nightly_PurgePrintFiles</w:t>
      </w:r>
    </w:p>
    <w:p w14:paraId="460EE0B2" w14:textId="77777777" w:rsidR="00FA59D1" w:rsidRDefault="00FA59D1" w:rsidP="00DF4F96">
      <w:pPr>
        <w:pStyle w:val="ListParagraph"/>
        <w:numPr>
          <w:ilvl w:val="0"/>
          <w:numId w:val="29"/>
        </w:numPr>
        <w:spacing w:after="0" w:line="240" w:lineRule="auto"/>
        <w:rPr>
          <w:rFonts w:cs="Arial"/>
        </w:rPr>
      </w:pPr>
      <w:r>
        <w:rPr>
          <w:rFonts w:cs="Arial"/>
        </w:rPr>
        <w:t>ProdDB_Nightly_Billing</w:t>
      </w:r>
    </w:p>
    <w:p w14:paraId="43CEE767" w14:textId="77777777" w:rsidR="00D818A9" w:rsidRDefault="00D818A9" w:rsidP="00DF4F96">
      <w:pPr>
        <w:pStyle w:val="ListParagraph"/>
        <w:numPr>
          <w:ilvl w:val="0"/>
          <w:numId w:val="29"/>
        </w:numPr>
        <w:spacing w:after="0" w:line="240" w:lineRule="auto"/>
        <w:rPr>
          <w:rFonts w:cs="Arial"/>
        </w:rPr>
      </w:pPr>
      <w:r w:rsidRPr="00D818A9">
        <w:rPr>
          <w:rFonts w:cs="Arial"/>
        </w:rPr>
        <w:t>TestDB_Nightly_Process</w:t>
      </w:r>
    </w:p>
    <w:p w14:paraId="739032FB" w14:textId="77777777" w:rsidR="00D818A9" w:rsidRDefault="00D818A9" w:rsidP="00DF4F96">
      <w:pPr>
        <w:pStyle w:val="ListParagraph"/>
        <w:numPr>
          <w:ilvl w:val="0"/>
          <w:numId w:val="29"/>
        </w:numPr>
        <w:spacing w:after="0" w:line="240" w:lineRule="auto"/>
        <w:rPr>
          <w:rFonts w:cs="Arial"/>
        </w:rPr>
      </w:pPr>
      <w:r w:rsidRPr="00D818A9">
        <w:rPr>
          <w:rFonts w:cs="Arial"/>
        </w:rPr>
        <w:t>TestDB_Nightly_PurgePrintFiles</w:t>
      </w:r>
    </w:p>
    <w:p w14:paraId="7E00BBD8" w14:textId="0ABE9E66" w:rsidR="00FA59D1" w:rsidRDefault="00FA59D1" w:rsidP="00DF4F96">
      <w:pPr>
        <w:pStyle w:val="ListParagraph"/>
        <w:numPr>
          <w:ilvl w:val="0"/>
          <w:numId w:val="29"/>
        </w:numPr>
        <w:spacing w:after="0" w:line="240" w:lineRule="auto"/>
        <w:rPr>
          <w:rFonts w:cs="Arial"/>
        </w:rPr>
      </w:pPr>
      <w:r>
        <w:rPr>
          <w:rFonts w:cs="Arial"/>
        </w:rPr>
        <w:t>TestDB_Nightly_Billing</w:t>
      </w:r>
    </w:p>
    <w:p w14:paraId="4DCF527F" w14:textId="61EB8152" w:rsidR="00583A69" w:rsidRDefault="00583A69" w:rsidP="00DF4F96">
      <w:pPr>
        <w:pStyle w:val="ListParagraph"/>
        <w:numPr>
          <w:ilvl w:val="0"/>
          <w:numId w:val="29"/>
        </w:numPr>
        <w:spacing w:after="0" w:line="240" w:lineRule="auto"/>
        <w:rPr>
          <w:rFonts w:cs="Arial"/>
        </w:rPr>
      </w:pPr>
      <w:r>
        <w:rPr>
          <w:rFonts w:cs="Arial"/>
        </w:rPr>
        <w:t>CDR Inbound</w:t>
      </w:r>
    </w:p>
    <w:p w14:paraId="22CD1FBA" w14:textId="2DD46C08" w:rsidR="00583A69" w:rsidRDefault="00583A69" w:rsidP="00DF4F96">
      <w:pPr>
        <w:pStyle w:val="ListParagraph"/>
        <w:numPr>
          <w:ilvl w:val="0"/>
          <w:numId w:val="29"/>
        </w:numPr>
        <w:spacing w:after="0" w:line="240" w:lineRule="auto"/>
        <w:rPr>
          <w:rFonts w:cs="Arial"/>
        </w:rPr>
      </w:pPr>
      <w:r>
        <w:rPr>
          <w:rFonts w:cs="Arial"/>
        </w:rPr>
        <w:t>ERA Inbound</w:t>
      </w:r>
    </w:p>
    <w:p w14:paraId="49414838" w14:textId="1D98C203" w:rsidR="00583A69" w:rsidRDefault="00583A69" w:rsidP="00DF4F96">
      <w:pPr>
        <w:pStyle w:val="ListParagraph"/>
        <w:numPr>
          <w:ilvl w:val="0"/>
          <w:numId w:val="29"/>
        </w:numPr>
        <w:spacing w:after="0" w:line="240" w:lineRule="auto"/>
        <w:rPr>
          <w:rFonts w:cs="Arial"/>
        </w:rPr>
      </w:pPr>
      <w:r>
        <w:rPr>
          <w:rFonts w:cs="Arial"/>
        </w:rPr>
        <w:t>Ftp 837 Outbound</w:t>
      </w:r>
    </w:p>
    <w:p w14:paraId="0857AE48" w14:textId="5585B9F8" w:rsidR="00583A69" w:rsidRDefault="00583A69" w:rsidP="00DF4F96">
      <w:pPr>
        <w:pStyle w:val="ListParagraph"/>
        <w:numPr>
          <w:ilvl w:val="0"/>
          <w:numId w:val="29"/>
        </w:numPr>
        <w:spacing w:after="0" w:line="240" w:lineRule="auto"/>
        <w:rPr>
          <w:rFonts w:cs="Arial"/>
        </w:rPr>
      </w:pPr>
      <w:r>
        <w:rPr>
          <w:rFonts w:cs="Arial"/>
        </w:rPr>
        <w:t>Patient Statement FTP</w:t>
      </w:r>
    </w:p>
    <w:p w14:paraId="7D3346A0" w14:textId="77777777" w:rsidR="00D818A9" w:rsidRDefault="00D818A9" w:rsidP="00D818A9">
      <w:pPr>
        <w:spacing w:after="0" w:line="240" w:lineRule="auto"/>
        <w:rPr>
          <w:rFonts w:cs="Arial"/>
        </w:rPr>
      </w:pPr>
    </w:p>
    <w:p w14:paraId="33295D64" w14:textId="77777777" w:rsidR="00D818A9" w:rsidRDefault="00D818A9" w:rsidP="00D818A9">
      <w:pPr>
        <w:spacing w:after="0" w:line="240" w:lineRule="auto"/>
        <w:rPr>
          <w:rFonts w:cs="Arial"/>
        </w:rPr>
      </w:pPr>
      <w:r>
        <w:rPr>
          <w:rFonts w:cs="Arial"/>
        </w:rPr>
        <w:t>Each of these nightly processes consists of the following:</w:t>
      </w:r>
    </w:p>
    <w:p w14:paraId="54F08325" w14:textId="77777777" w:rsidR="00D818A9" w:rsidRDefault="00D818A9" w:rsidP="00D818A9">
      <w:pPr>
        <w:spacing w:after="0" w:line="240" w:lineRule="auto"/>
        <w:rPr>
          <w:rFonts w:cs="Arial"/>
        </w:rPr>
      </w:pPr>
    </w:p>
    <w:p w14:paraId="29E3F6AA" w14:textId="023FCA3D" w:rsidR="00D818A9" w:rsidRDefault="00D818A9" w:rsidP="00DF4F96">
      <w:pPr>
        <w:pStyle w:val="ListParagraph"/>
        <w:numPr>
          <w:ilvl w:val="0"/>
          <w:numId w:val="30"/>
        </w:numPr>
        <w:spacing w:after="0" w:line="240" w:lineRule="auto"/>
        <w:rPr>
          <w:rFonts w:cs="Arial"/>
        </w:rPr>
      </w:pPr>
      <w:r>
        <w:rPr>
          <w:rFonts w:cs="Arial"/>
        </w:rPr>
        <w:t>A BAT script</w:t>
      </w:r>
      <w:r w:rsidR="003769AB">
        <w:rPr>
          <w:rFonts w:cs="Arial"/>
        </w:rPr>
        <w:t xml:space="preserve"> / ftp script</w:t>
      </w:r>
    </w:p>
    <w:p w14:paraId="297A9187" w14:textId="77777777" w:rsidR="00D818A9" w:rsidRDefault="00D818A9" w:rsidP="00DF4F96">
      <w:pPr>
        <w:pStyle w:val="ListParagraph"/>
        <w:numPr>
          <w:ilvl w:val="0"/>
          <w:numId w:val="30"/>
        </w:numPr>
        <w:spacing w:after="0" w:line="240" w:lineRule="auto"/>
        <w:rPr>
          <w:rFonts w:cs="Arial"/>
        </w:rPr>
      </w:pPr>
      <w:r>
        <w:rPr>
          <w:rFonts w:cs="Arial"/>
        </w:rPr>
        <w:t>A Windows Scheduled Task that runs the BAT script</w:t>
      </w:r>
    </w:p>
    <w:p w14:paraId="5E2DC39B" w14:textId="3EA0CF0C" w:rsidR="00D818A9" w:rsidRDefault="00D818A9" w:rsidP="00D818A9">
      <w:pPr>
        <w:spacing w:after="0" w:line="240" w:lineRule="auto"/>
        <w:rPr>
          <w:ins w:id="353" w:author="Brian Stockell" w:date="2019-12-14T17:58:00Z"/>
          <w:rFonts w:cs="Arial"/>
        </w:rPr>
      </w:pPr>
    </w:p>
    <w:p w14:paraId="3A33C797" w14:textId="7B05B231" w:rsidR="00BC2B38" w:rsidRDefault="002B29EC" w:rsidP="00D818A9">
      <w:pPr>
        <w:spacing w:after="0" w:line="240" w:lineRule="auto"/>
        <w:rPr>
          <w:ins w:id="354" w:author="Brian Stockell" w:date="2019-12-14T22:01:00Z"/>
          <w:rFonts w:cs="Arial"/>
        </w:rPr>
      </w:pPr>
      <w:ins w:id="355" w:author="Brian Stockell" w:date="2019-12-14T22:01:00Z">
        <w:r>
          <w:rPr>
            <w:rFonts w:cs="Arial"/>
            <w:noProof/>
          </w:rPr>
          <w:drawing>
            <wp:inline distT="0" distB="0" distL="0" distR="0" wp14:anchorId="66609429" wp14:editId="2220C608">
              <wp:extent cx="914400" cy="914400"/>
              <wp:effectExtent l="0" t="0" r="0" b="0"/>
              <wp:docPr id="60" name="Graphic 6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2491F26C" w14:textId="77777777" w:rsidR="002B29EC" w:rsidRDefault="002B29EC" w:rsidP="00D818A9">
      <w:pPr>
        <w:spacing w:after="0" w:line="240" w:lineRule="auto"/>
        <w:rPr>
          <w:ins w:id="356" w:author="Brian Stockell" w:date="2019-12-14T17:58:00Z"/>
          <w:rFonts w:cs="Arial"/>
        </w:rPr>
      </w:pPr>
    </w:p>
    <w:p w14:paraId="214E889D" w14:textId="77777777" w:rsidR="00BC2B38" w:rsidRDefault="00BC2B38" w:rsidP="00D818A9">
      <w:pPr>
        <w:spacing w:after="0" w:line="240" w:lineRule="auto"/>
        <w:rPr>
          <w:rFonts w:cs="Arial"/>
        </w:rPr>
      </w:pPr>
    </w:p>
    <w:p w14:paraId="1CB5E9CD" w14:textId="77777777" w:rsidR="00D818A9" w:rsidRDefault="00D818A9" w:rsidP="00D818A9">
      <w:pPr>
        <w:spacing w:after="0" w:line="240" w:lineRule="auto"/>
        <w:rPr>
          <w:rFonts w:cs="Arial"/>
        </w:rPr>
      </w:pPr>
      <w:r>
        <w:rPr>
          <w:rFonts w:cs="Arial"/>
        </w:rPr>
        <w:t>To install the nightly processes:</w:t>
      </w:r>
    </w:p>
    <w:p w14:paraId="09D724CF" w14:textId="77777777" w:rsidR="00EA5751" w:rsidRDefault="00EA5751" w:rsidP="00D818A9">
      <w:pPr>
        <w:spacing w:after="0" w:line="240" w:lineRule="auto"/>
        <w:rPr>
          <w:rFonts w:cs="Arial"/>
        </w:rPr>
      </w:pPr>
    </w:p>
    <w:p w14:paraId="1DABC9AE" w14:textId="17C93534" w:rsidR="0085176D" w:rsidRDefault="0085176D" w:rsidP="0085176D">
      <w:pPr>
        <w:pStyle w:val="ListParagraph"/>
        <w:spacing w:after="0" w:line="240" w:lineRule="auto"/>
        <w:rPr>
          <w:rFonts w:cs="Arial"/>
          <w:color w:val="00B050"/>
        </w:rPr>
      </w:pPr>
      <w:r>
        <w:rPr>
          <w:rFonts w:cs="Arial"/>
          <w:color w:val="00B050"/>
        </w:rPr>
        <w:t>NOTE:  Scheduled Tasks can be created manually, or imported.  To import perform the following</w:t>
      </w:r>
      <w:r w:rsidR="003B2675">
        <w:rPr>
          <w:rFonts w:cs="Arial"/>
          <w:color w:val="00B050"/>
        </w:rPr>
        <w:t xml:space="preserve">: </w:t>
      </w:r>
    </w:p>
    <w:p w14:paraId="6264DFB1" w14:textId="77777777" w:rsidR="0085176D" w:rsidRDefault="0085176D" w:rsidP="0085176D">
      <w:pPr>
        <w:pStyle w:val="ListParagraph"/>
        <w:spacing w:after="0" w:line="240" w:lineRule="auto"/>
        <w:rPr>
          <w:rFonts w:cs="Arial"/>
          <w:color w:val="00B050"/>
        </w:rPr>
      </w:pPr>
    </w:p>
    <w:p w14:paraId="52E66E14" w14:textId="20390E0A" w:rsidR="00EA5751" w:rsidRPr="0085176D" w:rsidRDefault="00EA5751" w:rsidP="00DF4F96">
      <w:pPr>
        <w:pStyle w:val="ListParagraph"/>
        <w:numPr>
          <w:ilvl w:val="1"/>
          <w:numId w:val="18"/>
        </w:numPr>
        <w:spacing w:after="0" w:line="240" w:lineRule="auto"/>
        <w:rPr>
          <w:rFonts w:cs="Arial"/>
          <w:color w:val="00B050"/>
        </w:rPr>
      </w:pPr>
      <w:r w:rsidRPr="0085176D">
        <w:rPr>
          <w:rFonts w:cs="Arial"/>
          <w:color w:val="00B050"/>
        </w:rPr>
        <w:t xml:space="preserve">Locate the Nightly Process xml files </w:t>
      </w:r>
      <w:hyperlink r:id="rId42" w:history="1">
        <w:r w:rsidR="004A7568">
          <w:rPr>
            <w:rStyle w:val="Hyperlink"/>
          </w:rPr>
          <w:t>https://medsphere.sharepoint.com/IT%20Operations/Shared%20Documents/Forms/AllItems.aspx?viewpath=%2FIT%20Operations%2FShared%20Documents%2FForms%2FAllItems%2Easpx&amp;viewid=00000000%2D0000%2D0000%2D0000%2D000000000000&amp;id=%2FIT%20Operations%2FShared%20Documents%2FRCM%2FOperations%20Files%20%28for%20new%20installs%29%2FNightly%20Processes%2FCreate%20Scheduled%20Tasks%20%28import%20files%29</w:t>
        </w:r>
      </w:hyperlink>
    </w:p>
    <w:p w14:paraId="6D19DADE" w14:textId="1D0ADD31" w:rsidR="00EA5751" w:rsidRDefault="00EA5751" w:rsidP="00DF4F96">
      <w:pPr>
        <w:pStyle w:val="ListParagraph"/>
        <w:numPr>
          <w:ilvl w:val="1"/>
          <w:numId w:val="18"/>
        </w:numPr>
        <w:spacing w:after="0" w:line="240" w:lineRule="auto"/>
        <w:rPr>
          <w:rFonts w:cs="Arial"/>
          <w:color w:val="00B050"/>
        </w:rPr>
      </w:pPr>
      <w:commentRangeStart w:id="357"/>
      <w:r w:rsidRPr="0085176D">
        <w:rPr>
          <w:rFonts w:cs="Arial"/>
          <w:color w:val="00B050"/>
        </w:rPr>
        <w:t>Import each of those files into the Task Scheduler on each application server.</w:t>
      </w:r>
      <w:commentRangeEnd w:id="357"/>
      <w:r w:rsidR="00BC2B38">
        <w:rPr>
          <w:rStyle w:val="CommentReference"/>
        </w:rPr>
        <w:commentReference w:id="357"/>
      </w:r>
    </w:p>
    <w:p w14:paraId="44D45759" w14:textId="146D89A4" w:rsidR="003B2675" w:rsidRPr="0085176D" w:rsidRDefault="003B2675" w:rsidP="00DF4F96">
      <w:pPr>
        <w:pStyle w:val="ListParagraph"/>
        <w:numPr>
          <w:ilvl w:val="1"/>
          <w:numId w:val="18"/>
        </w:numPr>
        <w:spacing w:after="0" w:line="240" w:lineRule="auto"/>
        <w:rPr>
          <w:rFonts w:cs="Arial"/>
          <w:color w:val="00B050"/>
        </w:rPr>
      </w:pPr>
      <w:r>
        <w:rPr>
          <w:rFonts w:cs="Arial"/>
          <w:color w:val="00B050"/>
        </w:rPr>
        <w:t>After importing each task, you will be prompted to enter credentials that these tasks will run under.  Please user the ‘NT Services Account’, which should have been set up earlier in this document.</w:t>
      </w:r>
    </w:p>
    <w:p w14:paraId="13EE5C2E" w14:textId="7D998CB9" w:rsidR="00A536BB" w:rsidRDefault="00A536BB" w:rsidP="00DF4F96">
      <w:pPr>
        <w:pStyle w:val="ListParagraph"/>
        <w:numPr>
          <w:ilvl w:val="1"/>
          <w:numId w:val="18"/>
        </w:numPr>
        <w:spacing w:after="0" w:line="240" w:lineRule="auto"/>
        <w:rPr>
          <w:rFonts w:cs="Arial"/>
          <w:color w:val="00B050"/>
        </w:rPr>
      </w:pPr>
      <w:r w:rsidRPr="0085176D">
        <w:rPr>
          <w:rFonts w:cs="Arial"/>
          <w:color w:val="00B050"/>
        </w:rPr>
        <w:t>Adjust Settings as necessary (location of the _SCRIPTS folder, user to run the jobs, timing, etc…)</w:t>
      </w:r>
      <w:r w:rsidR="000A0E3F" w:rsidRPr="0085176D">
        <w:rPr>
          <w:rFonts w:cs="Arial"/>
          <w:color w:val="00B050"/>
        </w:rPr>
        <w:t>.  Enable/</w:t>
      </w:r>
      <w:r w:rsidR="000A0E3F" w:rsidRPr="009A124A">
        <w:rPr>
          <w:rFonts w:cs="Arial"/>
          <w:b/>
          <w:bCs/>
          <w:color w:val="00B050"/>
          <w:u w:val="single"/>
          <w:rPrChange w:id="358" w:author="Brian Stockell" w:date="2019-12-14T18:48:00Z">
            <w:rPr>
              <w:rFonts w:cs="Arial"/>
              <w:color w:val="00B050"/>
            </w:rPr>
          </w:rPrChange>
        </w:rPr>
        <w:t>disable</w:t>
      </w:r>
      <w:r w:rsidR="000A0E3F" w:rsidRPr="0085176D">
        <w:rPr>
          <w:rFonts w:cs="Arial"/>
          <w:color w:val="00B050"/>
        </w:rPr>
        <w:t xml:space="preserve"> jobs as necessary</w:t>
      </w:r>
      <w:r w:rsidR="004A7568">
        <w:rPr>
          <w:rFonts w:cs="Arial"/>
          <w:color w:val="00B050"/>
        </w:rPr>
        <w:t xml:space="preserve"> (Test jobs disabled on prod machine; Prod jobs disabled on test machine)</w:t>
      </w:r>
      <w:r w:rsidR="000A0E3F" w:rsidRPr="0085176D">
        <w:rPr>
          <w:rFonts w:cs="Arial"/>
          <w:color w:val="00B050"/>
        </w:rPr>
        <w:t>.</w:t>
      </w:r>
    </w:p>
    <w:p w14:paraId="3A5308FC" w14:textId="77777777" w:rsidR="0085176D" w:rsidRDefault="0085176D" w:rsidP="0085176D">
      <w:pPr>
        <w:pStyle w:val="ListParagraph"/>
        <w:spacing w:after="0" w:line="240" w:lineRule="auto"/>
        <w:rPr>
          <w:rFonts w:cs="Arial"/>
          <w:color w:val="00B050"/>
        </w:rPr>
      </w:pPr>
    </w:p>
    <w:p w14:paraId="1E8C6ED6" w14:textId="469A5B41" w:rsidR="0085176D" w:rsidRDefault="0085176D" w:rsidP="0085176D">
      <w:pPr>
        <w:pStyle w:val="ListParagraph"/>
        <w:spacing w:after="0" w:line="240" w:lineRule="auto"/>
        <w:rPr>
          <w:ins w:id="359" w:author="Brian Stockell" w:date="2019-12-14T18:45:00Z"/>
          <w:rFonts w:cs="Arial"/>
          <w:color w:val="00B050"/>
        </w:rPr>
      </w:pPr>
    </w:p>
    <w:p w14:paraId="2AABB271" w14:textId="76E03C4E" w:rsidR="00AF6A39" w:rsidRDefault="00AF6A39" w:rsidP="0085176D">
      <w:pPr>
        <w:pStyle w:val="ListParagraph"/>
        <w:spacing w:after="0" w:line="240" w:lineRule="auto"/>
        <w:rPr>
          <w:ins w:id="360" w:author="Brian Stockell" w:date="2019-12-14T18:45:00Z"/>
          <w:rFonts w:cs="Arial"/>
          <w:color w:val="00B050"/>
        </w:rPr>
      </w:pPr>
      <w:ins w:id="361" w:author="Brian Stockell" w:date="2019-12-14T18:45:00Z">
        <w:r>
          <w:rPr>
            <w:rFonts w:cs="Arial"/>
            <w:noProof/>
          </w:rPr>
          <w:drawing>
            <wp:inline distT="0" distB="0" distL="0" distR="0" wp14:anchorId="13767A71" wp14:editId="43440F80">
              <wp:extent cx="914400" cy="914400"/>
              <wp:effectExtent l="0" t="0" r="0" b="0"/>
              <wp:docPr id="57" name="Graphic 5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710C1075" w14:textId="77777777" w:rsidR="00AF6A39" w:rsidRPr="0085176D" w:rsidRDefault="00AF6A39" w:rsidP="0085176D">
      <w:pPr>
        <w:pStyle w:val="ListParagraph"/>
        <w:spacing w:after="0" w:line="240" w:lineRule="auto"/>
        <w:rPr>
          <w:rFonts w:cs="Arial"/>
          <w:color w:val="00B050"/>
        </w:rPr>
      </w:pPr>
    </w:p>
    <w:p w14:paraId="0C84BF91" w14:textId="77777777" w:rsidR="0067012A" w:rsidRPr="0067012A" w:rsidRDefault="000F305C" w:rsidP="00DF4F96">
      <w:pPr>
        <w:pStyle w:val="ListParagraph"/>
        <w:numPr>
          <w:ilvl w:val="0"/>
          <w:numId w:val="31"/>
        </w:numPr>
        <w:spacing w:after="0" w:line="240" w:lineRule="auto"/>
        <w:rPr>
          <w:rFonts w:cs="Arial"/>
        </w:rPr>
      </w:pPr>
      <w:commentRangeStart w:id="362"/>
      <w:r>
        <w:rPr>
          <w:rFonts w:cs="Arial"/>
        </w:rPr>
        <w:t xml:space="preserve">Ensure that you have </w:t>
      </w:r>
      <w:hyperlink w:anchor="Create_Required_File_Shares" w:history="1">
        <w:r w:rsidRPr="00197458">
          <w:rPr>
            <w:rStyle w:val="Hyperlink"/>
            <w:rFonts w:cs="Arial"/>
          </w:rPr>
          <w:t>created the required directory structure and file shares</w:t>
        </w:r>
      </w:hyperlink>
      <w:r>
        <w:t xml:space="preserve"> on the Application Server</w:t>
      </w:r>
      <w:r w:rsidR="0067012A" w:rsidRPr="0067012A">
        <w:rPr>
          <w:rFonts w:cs="Arial"/>
        </w:rPr>
        <w:br/>
      </w:r>
      <w:commentRangeEnd w:id="362"/>
      <w:r w:rsidR="009A124A">
        <w:rPr>
          <w:rStyle w:val="CommentReference"/>
        </w:rPr>
        <w:commentReference w:id="362"/>
      </w:r>
    </w:p>
    <w:p w14:paraId="5BB5DD83" w14:textId="4C8CACB3" w:rsidR="00D818A9" w:rsidRDefault="00D818A9" w:rsidP="00DF4F96">
      <w:pPr>
        <w:pStyle w:val="ListParagraph"/>
        <w:numPr>
          <w:ilvl w:val="0"/>
          <w:numId w:val="31"/>
        </w:numPr>
        <w:spacing w:after="0" w:line="240" w:lineRule="auto"/>
        <w:rPr>
          <w:rFonts w:cs="Arial"/>
        </w:rPr>
      </w:pPr>
      <w:r>
        <w:rPr>
          <w:rFonts w:cs="Arial"/>
        </w:rPr>
        <w:t>Create the following Windows System Variables</w:t>
      </w:r>
      <w:r w:rsidR="00076521">
        <w:rPr>
          <w:rFonts w:cs="Arial"/>
        </w:rPr>
        <w:t xml:space="preserve"> (right-click on </w:t>
      </w:r>
      <w:r w:rsidR="00076521">
        <w:rPr>
          <w:rFonts w:cs="Arial"/>
          <w:b/>
        </w:rPr>
        <w:t>My Computer</w:t>
      </w:r>
      <w:r w:rsidR="00076521">
        <w:rPr>
          <w:rFonts w:cs="Arial"/>
        </w:rPr>
        <w:t xml:space="preserve"> – Select </w:t>
      </w:r>
      <w:r w:rsidR="00076521">
        <w:rPr>
          <w:rFonts w:cs="Arial"/>
          <w:b/>
        </w:rPr>
        <w:t xml:space="preserve">Properties – </w:t>
      </w:r>
      <w:r w:rsidR="00076521">
        <w:rPr>
          <w:rFonts w:cs="Arial"/>
        </w:rPr>
        <w:t xml:space="preserve">Select </w:t>
      </w:r>
      <w:r w:rsidR="00076521">
        <w:rPr>
          <w:rFonts w:cs="Arial"/>
          <w:b/>
        </w:rPr>
        <w:t xml:space="preserve">Advanced System Settings – </w:t>
      </w:r>
      <w:r w:rsidR="00076521">
        <w:rPr>
          <w:rFonts w:cs="Arial"/>
        </w:rPr>
        <w:t xml:space="preserve">Select </w:t>
      </w:r>
      <w:r w:rsidR="00076521">
        <w:rPr>
          <w:rFonts w:cs="Arial"/>
          <w:b/>
        </w:rPr>
        <w:t>Environment Variables</w:t>
      </w:r>
      <w:r w:rsidR="00A536BB">
        <w:rPr>
          <w:rFonts w:cs="Arial"/>
        </w:rPr>
        <w:t>).  These variables will be used within the nightly process bat files</w:t>
      </w:r>
      <w:r w:rsidR="00232587">
        <w:rPr>
          <w:rFonts w:cs="Arial"/>
        </w:rPr>
        <w:t xml:space="preserve">.  (These variables can also be created automatically be running the create_env_variables.reg file, located here: </w:t>
      </w:r>
      <w:hyperlink r:id="rId43" w:history="1">
        <w:r w:rsidR="00232587">
          <w:rPr>
            <w:rStyle w:val="Hyperlink"/>
          </w:rPr>
          <w:t>https://medsphere.sharepoint.com/IT%20Operations/Shared%20Documents/Forms/AllItems.aspx?viewpath=%2FIT%20Operations%2FShared%20Documents%2FForms%2FAllItems%2Easpx&amp;viewid=00000000%2D0000%2D0000%2D0000%2D000000000000&amp;id=%2FIT%20Operations%2FShared%20Documents%2FRCM%2FOperations%20Files%20%28for%20new%20installs%29%2FMisc%20files</w:t>
        </w:r>
      </w:hyperlink>
      <w:r w:rsidR="00232587">
        <w:t>)</w:t>
      </w:r>
    </w:p>
    <w:p w14:paraId="6AFFE180" w14:textId="718C37AE" w:rsidR="00A9673C" w:rsidRPr="00A9673C" w:rsidRDefault="00AF3245" w:rsidP="00DF4F96">
      <w:pPr>
        <w:pStyle w:val="ListParagraph"/>
        <w:numPr>
          <w:ilvl w:val="1"/>
          <w:numId w:val="31"/>
        </w:numPr>
        <w:spacing w:after="0" w:line="240" w:lineRule="auto"/>
        <w:rPr>
          <w:rFonts w:cs="Arial"/>
        </w:rPr>
      </w:pPr>
      <w:del w:id="363" w:author="Brian Stockell" w:date="2019-11-21T13:53:00Z">
        <w:r w:rsidDel="00A54B96">
          <w:rPr>
            <w:rFonts w:cs="Arial"/>
          </w:rPr>
          <w:delText>ICSMAIN</w:delText>
        </w:r>
      </w:del>
      <w:ins w:id="364" w:author="Brian Stockell" w:date="2019-11-21T13:53:00Z">
        <w:del w:id="365" w:author="Patrick Lim" w:date="2020-03-03T13:41:00Z">
          <w:r w:rsidR="00A54B96" w:rsidDel="00AA0B74">
            <w:rPr>
              <w:rFonts w:cs="Arial"/>
            </w:rPr>
            <w:delText>AAT</w:delText>
          </w:r>
        </w:del>
      </w:ins>
      <w:ins w:id="366" w:author="Patrick Lim" w:date="2020-03-03T13:41:00Z">
        <w:r w:rsidR="00AA0B74">
          <w:rPr>
            <w:rFonts w:cs="Arial"/>
          </w:rPr>
          <w:t>CHCC</w:t>
        </w:r>
      </w:ins>
      <w:ins w:id="367" w:author="Brian Stockell" w:date="2019-11-21T13:53:00Z">
        <w:r w:rsidR="00A54B96">
          <w:rPr>
            <w:rFonts w:cs="Arial"/>
          </w:rPr>
          <w:t>-RCM</w:t>
        </w:r>
      </w:ins>
      <w:r>
        <w:rPr>
          <w:rFonts w:cs="Arial"/>
        </w:rPr>
        <w:t>T</w:t>
      </w:r>
      <w:r w:rsidR="00A9673C">
        <w:rPr>
          <w:rFonts w:cs="Arial"/>
        </w:rPr>
        <w:t>LOC</w:t>
      </w:r>
      <w:r w:rsidR="00A9673C">
        <w:rPr>
          <w:rFonts w:cs="Arial"/>
        </w:rPr>
        <w:br/>
      </w:r>
      <w:r w:rsidR="00A9673C" w:rsidRPr="00A9673C">
        <w:rPr>
          <w:rFonts w:cs="Arial"/>
          <w:i/>
        </w:rPr>
        <w:t>The location, on the local server, of the InsightCS share (NOT the InsightCS installation directory)</w:t>
      </w:r>
      <w:r w:rsidR="00406D9A">
        <w:rPr>
          <w:rFonts w:cs="Arial"/>
          <w:i/>
        </w:rPr>
        <w:t>. For example, C:\InsightCS</w:t>
      </w:r>
      <w:r w:rsidR="00A9673C">
        <w:rPr>
          <w:rFonts w:cs="Arial"/>
          <w:i/>
        </w:rPr>
        <w:br/>
      </w:r>
    </w:p>
    <w:p w14:paraId="757ACF74" w14:textId="2B411229" w:rsidR="00A9673C" w:rsidRPr="00A9673C" w:rsidRDefault="00952FB2" w:rsidP="00DF4F96">
      <w:pPr>
        <w:pStyle w:val="ListParagraph"/>
        <w:numPr>
          <w:ilvl w:val="1"/>
          <w:numId w:val="31"/>
        </w:numPr>
        <w:spacing w:after="0" w:line="240" w:lineRule="auto"/>
        <w:rPr>
          <w:rFonts w:cs="Arial"/>
        </w:rPr>
      </w:pPr>
      <w:r>
        <w:rPr>
          <w:rFonts w:cs="Arial"/>
        </w:rPr>
        <w:t>ICSPROD</w:t>
      </w:r>
      <w:r w:rsidR="00A9673C">
        <w:rPr>
          <w:rFonts w:cs="Arial"/>
        </w:rPr>
        <w:t>DB</w:t>
      </w:r>
      <w:r w:rsidR="00A9673C">
        <w:rPr>
          <w:rFonts w:cs="Arial"/>
        </w:rPr>
        <w:br/>
        <w:t>The InsightCS production database name (</w:t>
      </w:r>
      <w:del w:id="368" w:author="Brian Stockell" w:date="2019-11-21T13:53:00Z">
        <w:r w:rsidR="00A9673C" w:rsidDel="00A54B96">
          <w:rPr>
            <w:rFonts w:cs="Arial"/>
          </w:rPr>
          <w:delText>IcsMain</w:delText>
        </w:r>
      </w:del>
      <w:ins w:id="369" w:author="Brian Stockell" w:date="2019-11-21T13:53:00Z">
        <w:del w:id="370" w:author="Patrick Lim" w:date="2020-03-03T13:41:00Z">
          <w:r w:rsidR="00A54B96" w:rsidDel="00AA0B74">
            <w:rPr>
              <w:rFonts w:cs="Arial"/>
            </w:rPr>
            <w:delText>Aat</w:delText>
          </w:r>
        </w:del>
      </w:ins>
      <w:ins w:id="371" w:author="Patrick Lim" w:date="2020-03-03T13:41:00Z">
        <w:r w:rsidR="00AA0B74">
          <w:rPr>
            <w:rFonts w:cs="Arial"/>
          </w:rPr>
          <w:t>Chcc</w:t>
        </w:r>
      </w:ins>
      <w:ins w:id="372" w:author="Brian Stockell" w:date="2019-11-21T13:53:00Z">
        <w:r w:rsidR="00A54B96">
          <w:rPr>
            <w:rFonts w:cs="Arial"/>
          </w:rPr>
          <w:t>-rcm</w:t>
        </w:r>
      </w:ins>
      <w:r w:rsidR="00A9673C">
        <w:rPr>
          <w:rFonts w:cs="Arial"/>
        </w:rPr>
        <w:t>)</w:t>
      </w:r>
      <w:r w:rsidR="00A9673C">
        <w:rPr>
          <w:rFonts w:cs="Arial"/>
        </w:rPr>
        <w:br/>
      </w:r>
    </w:p>
    <w:p w14:paraId="03757AF9" w14:textId="7A6283C9" w:rsidR="00A9673C" w:rsidRPr="00A9673C" w:rsidRDefault="00952FB2" w:rsidP="00DF4F96">
      <w:pPr>
        <w:pStyle w:val="ListParagraph"/>
        <w:numPr>
          <w:ilvl w:val="1"/>
          <w:numId w:val="31"/>
        </w:numPr>
        <w:spacing w:after="0" w:line="240" w:lineRule="auto"/>
        <w:rPr>
          <w:rFonts w:cs="Arial"/>
        </w:rPr>
      </w:pPr>
      <w:r>
        <w:rPr>
          <w:rFonts w:cs="Arial"/>
        </w:rPr>
        <w:t>ICSPROD</w:t>
      </w:r>
      <w:r w:rsidR="00A9673C">
        <w:rPr>
          <w:rFonts w:cs="Arial"/>
        </w:rPr>
        <w:t>DSN</w:t>
      </w:r>
      <w:r w:rsidR="00A9673C">
        <w:rPr>
          <w:rFonts w:cs="Arial"/>
        </w:rPr>
        <w:br/>
        <w:t>The InsightCS production DSN/ODBC name (</w:t>
      </w:r>
      <w:del w:id="373" w:author="Brian Stockell" w:date="2019-11-21T13:53:00Z">
        <w:r w:rsidR="00A9673C" w:rsidDel="00A54B96">
          <w:rPr>
            <w:rFonts w:cs="Arial"/>
          </w:rPr>
          <w:delText>IcsMain</w:delText>
        </w:r>
      </w:del>
      <w:ins w:id="374" w:author="Brian Stockell" w:date="2019-11-21T13:53:00Z">
        <w:del w:id="375" w:author="Patrick Lim" w:date="2020-03-03T13:41:00Z">
          <w:r w:rsidR="00A54B96" w:rsidDel="00AA0B74">
            <w:rPr>
              <w:rFonts w:cs="Arial"/>
            </w:rPr>
            <w:delText>Aat</w:delText>
          </w:r>
        </w:del>
      </w:ins>
      <w:ins w:id="376" w:author="Patrick Lim" w:date="2020-03-03T13:41:00Z">
        <w:r w:rsidR="00AA0B74">
          <w:rPr>
            <w:rFonts w:cs="Arial"/>
          </w:rPr>
          <w:t>Chcc</w:t>
        </w:r>
      </w:ins>
      <w:ins w:id="377" w:author="Brian Stockell" w:date="2019-11-21T13:53:00Z">
        <w:r w:rsidR="00A54B96">
          <w:rPr>
            <w:rFonts w:cs="Arial"/>
          </w:rPr>
          <w:t>-rcm</w:t>
        </w:r>
      </w:ins>
      <w:r w:rsidR="00A9673C">
        <w:rPr>
          <w:rFonts w:cs="Arial"/>
        </w:rPr>
        <w:t>)</w:t>
      </w:r>
      <w:r w:rsidR="00A9673C">
        <w:rPr>
          <w:rFonts w:cs="Arial"/>
        </w:rPr>
        <w:br/>
      </w:r>
    </w:p>
    <w:p w14:paraId="4CFB503D" w14:textId="6E4167B2" w:rsidR="00A9673C" w:rsidRPr="00A9673C" w:rsidRDefault="00952FB2" w:rsidP="00DF4F96">
      <w:pPr>
        <w:pStyle w:val="ListParagraph"/>
        <w:numPr>
          <w:ilvl w:val="1"/>
          <w:numId w:val="31"/>
        </w:numPr>
        <w:spacing w:after="0" w:line="240" w:lineRule="auto"/>
        <w:rPr>
          <w:rFonts w:cs="Arial"/>
        </w:rPr>
      </w:pPr>
      <w:del w:id="378" w:author="Brian Stockell" w:date="2019-11-21T13:54:00Z">
        <w:r w:rsidDel="00A54B96">
          <w:rPr>
            <w:rFonts w:cs="Arial"/>
          </w:rPr>
          <w:delText>ICSTEST</w:delText>
        </w:r>
      </w:del>
      <w:ins w:id="379" w:author="Brian Stockell" w:date="2019-11-21T13:54:00Z">
        <w:del w:id="380" w:author="Patrick Lim" w:date="2020-03-03T13:41:00Z">
          <w:r w:rsidR="00A54B96" w:rsidDel="00AA0B74">
            <w:rPr>
              <w:rFonts w:cs="Arial"/>
            </w:rPr>
            <w:delText>AAT</w:delText>
          </w:r>
        </w:del>
      </w:ins>
      <w:ins w:id="381" w:author="Patrick Lim" w:date="2020-03-03T13:41:00Z">
        <w:r w:rsidR="00AA0B74">
          <w:rPr>
            <w:rFonts w:cs="Arial"/>
          </w:rPr>
          <w:t>CHCC</w:t>
        </w:r>
      </w:ins>
      <w:ins w:id="382" w:author="Brian Stockell" w:date="2019-11-21T13:54:00Z">
        <w:r w:rsidR="00A54B96">
          <w:rPr>
            <w:rFonts w:cs="Arial"/>
          </w:rPr>
          <w:t>-RCM-TEST</w:t>
        </w:r>
      </w:ins>
      <w:r w:rsidR="00A9673C">
        <w:rPr>
          <w:rFonts w:cs="Arial"/>
        </w:rPr>
        <w:t>DB</w:t>
      </w:r>
      <w:r w:rsidR="00A9673C">
        <w:rPr>
          <w:rFonts w:cs="Arial"/>
        </w:rPr>
        <w:br/>
        <w:t>The InsightCS test database name (</w:t>
      </w:r>
      <w:del w:id="383" w:author="Brian Stockell" w:date="2019-11-21T13:54:00Z">
        <w:r w:rsidR="00A9673C" w:rsidDel="00A54B96">
          <w:rPr>
            <w:rFonts w:cs="Arial"/>
          </w:rPr>
          <w:delText>IcsTest</w:delText>
        </w:r>
      </w:del>
      <w:ins w:id="384" w:author="Brian Stockell" w:date="2019-11-21T13:54:00Z">
        <w:del w:id="385" w:author="Patrick Lim" w:date="2020-03-03T13:41:00Z">
          <w:r w:rsidR="00A54B96" w:rsidDel="00AA0B74">
            <w:rPr>
              <w:rFonts w:cs="Arial"/>
            </w:rPr>
            <w:delText>Aat</w:delText>
          </w:r>
        </w:del>
      </w:ins>
      <w:ins w:id="386" w:author="Patrick Lim" w:date="2020-03-03T13:41:00Z">
        <w:r w:rsidR="00AA0B74">
          <w:rPr>
            <w:rFonts w:cs="Arial"/>
          </w:rPr>
          <w:t>Chcc</w:t>
        </w:r>
      </w:ins>
      <w:ins w:id="387" w:author="Brian Stockell" w:date="2019-11-21T13:54:00Z">
        <w:r w:rsidR="00A54B96">
          <w:rPr>
            <w:rFonts w:cs="Arial"/>
          </w:rPr>
          <w:t>-rcm-test</w:t>
        </w:r>
      </w:ins>
      <w:r w:rsidR="00A9673C">
        <w:rPr>
          <w:rFonts w:cs="Arial"/>
        </w:rPr>
        <w:t>)</w:t>
      </w:r>
      <w:r w:rsidR="00A9673C">
        <w:rPr>
          <w:rFonts w:cs="Arial"/>
        </w:rPr>
        <w:br/>
      </w:r>
    </w:p>
    <w:p w14:paraId="60420D53" w14:textId="0FD20DFB" w:rsidR="00A9673C" w:rsidRDefault="00952FB2" w:rsidP="00DF4F96">
      <w:pPr>
        <w:pStyle w:val="ListParagraph"/>
        <w:numPr>
          <w:ilvl w:val="1"/>
          <w:numId w:val="31"/>
        </w:numPr>
        <w:spacing w:after="0" w:line="240" w:lineRule="auto"/>
        <w:rPr>
          <w:rFonts w:cs="Arial"/>
        </w:rPr>
      </w:pPr>
      <w:del w:id="388" w:author="Brian Stockell" w:date="2019-11-21T13:54:00Z">
        <w:r w:rsidDel="00A54B96">
          <w:rPr>
            <w:rFonts w:cs="Arial"/>
          </w:rPr>
          <w:lastRenderedPageBreak/>
          <w:delText>ICSTEST</w:delText>
        </w:r>
      </w:del>
      <w:ins w:id="389" w:author="Brian Stockell" w:date="2019-11-21T13:54:00Z">
        <w:del w:id="390" w:author="Patrick Lim" w:date="2020-03-03T13:41:00Z">
          <w:r w:rsidR="00A54B96" w:rsidDel="00AA0B74">
            <w:rPr>
              <w:rFonts w:cs="Arial"/>
            </w:rPr>
            <w:delText>AAT</w:delText>
          </w:r>
        </w:del>
      </w:ins>
      <w:ins w:id="391" w:author="Patrick Lim" w:date="2020-03-03T13:41:00Z">
        <w:r w:rsidR="00AA0B74">
          <w:rPr>
            <w:rFonts w:cs="Arial"/>
          </w:rPr>
          <w:t>CHCC</w:t>
        </w:r>
      </w:ins>
      <w:ins w:id="392" w:author="Brian Stockell" w:date="2019-11-21T13:54:00Z">
        <w:r w:rsidR="00A54B96">
          <w:rPr>
            <w:rFonts w:cs="Arial"/>
          </w:rPr>
          <w:t>-RCM-TEST</w:t>
        </w:r>
      </w:ins>
      <w:r w:rsidR="00A9673C">
        <w:rPr>
          <w:rFonts w:cs="Arial"/>
        </w:rPr>
        <w:t>DSN</w:t>
      </w:r>
      <w:r w:rsidR="00A9673C">
        <w:rPr>
          <w:rFonts w:cs="Arial"/>
        </w:rPr>
        <w:br/>
        <w:t>The InsightCS test DSN/ODBC name (</w:t>
      </w:r>
      <w:del w:id="393" w:author="Brian Stockell" w:date="2019-11-21T13:54:00Z">
        <w:r w:rsidR="00A9673C" w:rsidDel="00A54B96">
          <w:rPr>
            <w:rFonts w:cs="Arial"/>
          </w:rPr>
          <w:delText>IcsTest</w:delText>
        </w:r>
      </w:del>
      <w:ins w:id="394" w:author="Brian Stockell" w:date="2019-11-21T13:54:00Z">
        <w:del w:id="395" w:author="Patrick Lim" w:date="2020-03-03T13:41:00Z">
          <w:r w:rsidR="00A54B96" w:rsidDel="00AA0B74">
            <w:rPr>
              <w:rFonts w:cs="Arial"/>
            </w:rPr>
            <w:delText>Aat</w:delText>
          </w:r>
        </w:del>
      </w:ins>
      <w:ins w:id="396" w:author="Patrick Lim" w:date="2020-03-03T13:41:00Z">
        <w:r w:rsidR="00AA0B74">
          <w:rPr>
            <w:rFonts w:cs="Arial"/>
          </w:rPr>
          <w:t>Chcc</w:t>
        </w:r>
      </w:ins>
      <w:ins w:id="397" w:author="Brian Stockell" w:date="2019-11-21T13:54:00Z">
        <w:r w:rsidR="00A54B96">
          <w:rPr>
            <w:rFonts w:cs="Arial"/>
          </w:rPr>
          <w:t>-rcm-test</w:t>
        </w:r>
      </w:ins>
      <w:r w:rsidR="00A9673C">
        <w:rPr>
          <w:rFonts w:cs="Arial"/>
        </w:rPr>
        <w:t>)</w:t>
      </w:r>
      <w:r w:rsidR="00A9673C">
        <w:rPr>
          <w:rFonts w:cs="Arial"/>
        </w:rPr>
        <w:br/>
      </w:r>
    </w:p>
    <w:p w14:paraId="610608D6" w14:textId="77777777" w:rsidR="00A9673C" w:rsidRDefault="0067012A" w:rsidP="00DF4F96">
      <w:pPr>
        <w:pStyle w:val="ListParagraph"/>
        <w:numPr>
          <w:ilvl w:val="0"/>
          <w:numId w:val="31"/>
        </w:numPr>
        <w:spacing w:after="0" w:line="240" w:lineRule="auto"/>
        <w:rPr>
          <w:rFonts w:cs="Arial"/>
        </w:rPr>
      </w:pPr>
      <w:r>
        <w:rPr>
          <w:rFonts w:cs="Arial"/>
        </w:rPr>
        <w:t>Copy the Nightly Process scripts to the “&lt;APPLICATION SERVER INSIGHTCS SHARE&gt;\_SCRIPTS” folder.  The following files will need</w:t>
      </w:r>
      <w:r w:rsidR="000C384C">
        <w:rPr>
          <w:rFonts w:cs="Arial"/>
        </w:rPr>
        <w:t xml:space="preserve"> to be copied to this location</w:t>
      </w:r>
      <w:r>
        <w:rPr>
          <w:rFonts w:cs="Arial"/>
        </w:rPr>
        <w:t>:</w:t>
      </w:r>
    </w:p>
    <w:p w14:paraId="3F8DD1DC" w14:textId="77777777" w:rsidR="00781F5B" w:rsidRDefault="00781F5B" w:rsidP="00DF4F96">
      <w:pPr>
        <w:pStyle w:val="ListParagraph"/>
        <w:numPr>
          <w:ilvl w:val="1"/>
          <w:numId w:val="31"/>
        </w:numPr>
        <w:spacing w:after="0" w:line="240" w:lineRule="auto"/>
        <w:rPr>
          <w:rFonts w:cs="Arial"/>
        </w:rPr>
      </w:pPr>
      <w:r>
        <w:rPr>
          <w:rFonts w:cs="Arial"/>
        </w:rPr>
        <w:t>AutoBilling_Main.ps1</w:t>
      </w:r>
    </w:p>
    <w:p w14:paraId="3EB8AFC7" w14:textId="77777777" w:rsidR="00781F5B" w:rsidRPr="00AA50FA" w:rsidRDefault="00781F5B" w:rsidP="00DF4F96">
      <w:pPr>
        <w:pStyle w:val="ListParagraph"/>
        <w:numPr>
          <w:ilvl w:val="1"/>
          <w:numId w:val="31"/>
        </w:numPr>
        <w:spacing w:after="0" w:line="240" w:lineRule="auto"/>
        <w:rPr>
          <w:rFonts w:cs="Arial"/>
        </w:rPr>
      </w:pPr>
      <w:r>
        <w:rPr>
          <w:rFonts w:cs="Arial"/>
        </w:rPr>
        <w:t>ProdDB_AutoBilling.bat</w:t>
      </w:r>
    </w:p>
    <w:p w14:paraId="4E3C2A60" w14:textId="77777777" w:rsidR="0067012A" w:rsidRDefault="0067012A" w:rsidP="00DF4F96">
      <w:pPr>
        <w:pStyle w:val="ListParagraph"/>
        <w:numPr>
          <w:ilvl w:val="1"/>
          <w:numId w:val="31"/>
        </w:numPr>
        <w:spacing w:after="0" w:line="240" w:lineRule="auto"/>
        <w:rPr>
          <w:rFonts w:cs="Arial"/>
        </w:rPr>
      </w:pPr>
      <w:r w:rsidRPr="0067012A">
        <w:rPr>
          <w:rFonts w:cs="Arial"/>
        </w:rPr>
        <w:t>ProdDB_Nightly_Process</w:t>
      </w:r>
      <w:r>
        <w:rPr>
          <w:rFonts w:cs="Arial"/>
        </w:rPr>
        <w:t>.bat</w:t>
      </w:r>
    </w:p>
    <w:p w14:paraId="753290D8" w14:textId="77777777" w:rsidR="0067012A" w:rsidRDefault="0067012A" w:rsidP="00DF4F96">
      <w:pPr>
        <w:pStyle w:val="ListParagraph"/>
        <w:numPr>
          <w:ilvl w:val="1"/>
          <w:numId w:val="31"/>
        </w:numPr>
        <w:spacing w:after="0" w:line="240" w:lineRule="auto"/>
        <w:rPr>
          <w:rFonts w:cs="Arial"/>
        </w:rPr>
      </w:pPr>
      <w:r w:rsidRPr="0067012A">
        <w:rPr>
          <w:rFonts w:cs="Arial"/>
        </w:rPr>
        <w:t>ProdDB_Nightly_PurgePrintFiles</w:t>
      </w:r>
      <w:r>
        <w:rPr>
          <w:rFonts w:cs="Arial"/>
        </w:rPr>
        <w:t>.bat</w:t>
      </w:r>
    </w:p>
    <w:p w14:paraId="2FEBA4DB" w14:textId="77777777" w:rsidR="0067012A" w:rsidRDefault="0067012A" w:rsidP="00DF4F96">
      <w:pPr>
        <w:pStyle w:val="ListParagraph"/>
        <w:numPr>
          <w:ilvl w:val="1"/>
          <w:numId w:val="31"/>
        </w:numPr>
        <w:spacing w:after="0" w:line="240" w:lineRule="auto"/>
        <w:rPr>
          <w:rFonts w:cs="Arial"/>
        </w:rPr>
      </w:pPr>
      <w:r w:rsidRPr="0067012A">
        <w:rPr>
          <w:rFonts w:cs="Arial"/>
        </w:rPr>
        <w:t>PurgePrintFiles</w:t>
      </w:r>
      <w:r>
        <w:rPr>
          <w:rFonts w:cs="Arial"/>
        </w:rPr>
        <w:t>.vbs</w:t>
      </w:r>
    </w:p>
    <w:p w14:paraId="7E203F18" w14:textId="77777777" w:rsidR="00AA50FA" w:rsidRPr="00AA50FA" w:rsidRDefault="00AA50FA" w:rsidP="00DF4F96">
      <w:pPr>
        <w:pStyle w:val="ListParagraph"/>
        <w:numPr>
          <w:ilvl w:val="1"/>
          <w:numId w:val="31"/>
        </w:numPr>
        <w:spacing w:after="0" w:line="240" w:lineRule="auto"/>
        <w:rPr>
          <w:rFonts w:cs="Arial"/>
        </w:rPr>
      </w:pPr>
      <w:r>
        <w:rPr>
          <w:rFonts w:cs="Arial"/>
        </w:rPr>
        <w:t>AutoBilling_Test.ps1</w:t>
      </w:r>
    </w:p>
    <w:p w14:paraId="36217E3F" w14:textId="77777777" w:rsidR="0067012A" w:rsidRDefault="0067012A" w:rsidP="00DF4F96">
      <w:pPr>
        <w:pStyle w:val="ListParagraph"/>
        <w:numPr>
          <w:ilvl w:val="1"/>
          <w:numId w:val="31"/>
        </w:numPr>
        <w:spacing w:after="0" w:line="240" w:lineRule="auto"/>
        <w:rPr>
          <w:rFonts w:cs="Arial"/>
        </w:rPr>
      </w:pPr>
      <w:r w:rsidRPr="0067012A">
        <w:rPr>
          <w:rFonts w:cs="Arial"/>
        </w:rPr>
        <w:t>TestDB_Nightly_Process</w:t>
      </w:r>
      <w:r>
        <w:rPr>
          <w:rFonts w:cs="Arial"/>
        </w:rPr>
        <w:t>.bat</w:t>
      </w:r>
    </w:p>
    <w:p w14:paraId="3DF4FA8C" w14:textId="77777777" w:rsidR="00781F5B" w:rsidRDefault="0067012A" w:rsidP="00DF4F96">
      <w:pPr>
        <w:pStyle w:val="ListParagraph"/>
        <w:numPr>
          <w:ilvl w:val="1"/>
          <w:numId w:val="31"/>
        </w:numPr>
        <w:spacing w:after="0" w:line="240" w:lineRule="auto"/>
        <w:rPr>
          <w:rFonts w:cs="Arial"/>
        </w:rPr>
      </w:pPr>
      <w:r w:rsidRPr="0067012A">
        <w:rPr>
          <w:rFonts w:cs="Arial"/>
        </w:rPr>
        <w:t>TestDB_Nightly_PurgePrintFiles</w:t>
      </w:r>
      <w:r>
        <w:rPr>
          <w:rFonts w:cs="Arial"/>
        </w:rPr>
        <w:t>.bat</w:t>
      </w:r>
    </w:p>
    <w:p w14:paraId="7A3CA785" w14:textId="77777777" w:rsidR="00AA50FA" w:rsidRDefault="00781F5B" w:rsidP="00DF4F96">
      <w:pPr>
        <w:pStyle w:val="ListParagraph"/>
        <w:numPr>
          <w:ilvl w:val="1"/>
          <w:numId w:val="31"/>
        </w:numPr>
        <w:spacing w:after="0" w:line="240" w:lineRule="auto"/>
        <w:rPr>
          <w:rFonts w:cs="Arial"/>
        </w:rPr>
      </w:pPr>
      <w:r>
        <w:rPr>
          <w:rFonts w:cs="Arial"/>
        </w:rPr>
        <w:t>TestDB_AutoBilling.bat</w:t>
      </w:r>
    </w:p>
    <w:p w14:paraId="03F39148" w14:textId="3B2D583D" w:rsidR="0067012A" w:rsidRDefault="00AA50FA" w:rsidP="00DF4F96">
      <w:pPr>
        <w:pStyle w:val="ListParagraph"/>
        <w:numPr>
          <w:ilvl w:val="1"/>
          <w:numId w:val="31"/>
        </w:numPr>
        <w:spacing w:after="0" w:line="240" w:lineRule="auto"/>
        <w:rPr>
          <w:ins w:id="398" w:author="Brian Stockell" w:date="2019-12-14T20:01:00Z"/>
          <w:rFonts w:cs="Arial"/>
        </w:rPr>
      </w:pPr>
      <w:r>
        <w:rPr>
          <w:rFonts w:cs="Arial"/>
        </w:rPr>
        <w:t>Powershell.exe.config</w:t>
      </w:r>
    </w:p>
    <w:p w14:paraId="559EEC8F" w14:textId="77777777" w:rsidR="00E50B22" w:rsidRPr="00E50B22" w:rsidRDefault="00E50B22">
      <w:pPr>
        <w:spacing w:after="0" w:line="240" w:lineRule="auto"/>
        <w:rPr>
          <w:rFonts w:cs="Arial"/>
          <w:rPrChange w:id="399" w:author="Brian Stockell" w:date="2019-12-14T20:02:00Z">
            <w:rPr/>
          </w:rPrChange>
        </w:rPr>
        <w:pPrChange w:id="400" w:author="Brian Stockell" w:date="2019-12-14T20:02:00Z">
          <w:pPr>
            <w:pStyle w:val="ListParagraph"/>
            <w:numPr>
              <w:ilvl w:val="1"/>
              <w:numId w:val="31"/>
            </w:numPr>
            <w:spacing w:after="0" w:line="240" w:lineRule="auto"/>
            <w:ind w:left="1440" w:hanging="360"/>
          </w:pPr>
        </w:pPrChange>
      </w:pPr>
    </w:p>
    <w:p w14:paraId="3219234A" w14:textId="77777777" w:rsidR="000C384C" w:rsidRPr="00E50B22" w:rsidRDefault="000C384C" w:rsidP="000C384C">
      <w:pPr>
        <w:spacing w:after="0" w:line="240" w:lineRule="auto"/>
        <w:ind w:left="360"/>
        <w:rPr>
          <w:rFonts w:cs="Arial"/>
          <w:b/>
          <w:bCs/>
          <w:color w:val="FF0000"/>
          <w:rPrChange w:id="401" w:author="Brian Stockell" w:date="2019-12-14T20:02:00Z">
            <w:rPr>
              <w:rFonts w:cs="Arial"/>
              <w:color w:val="FF0000"/>
            </w:rPr>
          </w:rPrChange>
        </w:rPr>
      </w:pPr>
      <w:commentRangeStart w:id="402"/>
      <w:r w:rsidRPr="00E50B22">
        <w:rPr>
          <w:rFonts w:cs="Arial"/>
          <w:b/>
          <w:bCs/>
          <w:color w:val="FF0000"/>
          <w:rPrChange w:id="403" w:author="Brian Stockell" w:date="2019-12-14T20:02:00Z">
            <w:rPr>
              <w:rFonts w:cs="Arial"/>
              <w:color w:val="FF0000"/>
            </w:rPr>
          </w:rPrChange>
        </w:rPr>
        <w:t>Each file should be update as necessary (update username/passwords/paths, enabling/disabling nightly processes, etc…)</w:t>
      </w:r>
      <w:commentRangeEnd w:id="402"/>
      <w:r w:rsidR="00E50B22" w:rsidRPr="00E50B22">
        <w:rPr>
          <w:rStyle w:val="CommentReference"/>
          <w:b/>
          <w:bCs/>
          <w:rPrChange w:id="404" w:author="Brian Stockell" w:date="2019-12-14T20:02:00Z">
            <w:rPr>
              <w:rStyle w:val="CommentReference"/>
            </w:rPr>
          </w:rPrChange>
        </w:rPr>
        <w:commentReference w:id="402"/>
      </w:r>
    </w:p>
    <w:p w14:paraId="096BA733" w14:textId="77777777" w:rsidR="000C384C" w:rsidRPr="000C384C" w:rsidRDefault="000C384C" w:rsidP="000C384C">
      <w:pPr>
        <w:spacing w:after="0" w:line="240" w:lineRule="auto"/>
        <w:rPr>
          <w:rFonts w:cs="Arial"/>
        </w:rPr>
      </w:pPr>
    </w:p>
    <w:p w14:paraId="7E2F2126" w14:textId="7CEA14D0" w:rsidR="0067012A" w:rsidRPr="00F7073F" w:rsidRDefault="000F305C" w:rsidP="00F7073F">
      <w:pPr>
        <w:spacing w:after="0" w:line="240" w:lineRule="auto"/>
        <w:rPr>
          <w:rFonts w:cs="Arial"/>
        </w:rPr>
      </w:pPr>
      <w:del w:id="405" w:author="Brian Stockell" w:date="2019-12-14T20:01:00Z">
        <w:r w:rsidRPr="00F7073F" w:rsidDel="00E50B22">
          <w:rPr>
            <w:rFonts w:cs="Arial"/>
          </w:rPr>
          <w:br/>
        </w:r>
      </w:del>
    </w:p>
    <w:p w14:paraId="7117A6D6" w14:textId="77777777" w:rsidR="000F305C" w:rsidRDefault="000F305C" w:rsidP="000F305C">
      <w:pPr>
        <w:spacing w:after="0" w:line="240" w:lineRule="auto"/>
        <w:rPr>
          <w:rFonts w:cs="Arial"/>
        </w:rPr>
      </w:pPr>
      <w:r>
        <w:rPr>
          <w:rFonts w:cs="Arial"/>
        </w:rPr>
        <w:t xml:space="preserve">After the Nightly Processes have been installed they will need to be tested.  </w:t>
      </w:r>
    </w:p>
    <w:p w14:paraId="33685FA5" w14:textId="2F36B975" w:rsidR="00F12ADF" w:rsidRDefault="00F12ADF" w:rsidP="000F305C">
      <w:pPr>
        <w:spacing w:after="0" w:line="240" w:lineRule="auto"/>
        <w:rPr>
          <w:ins w:id="406" w:author="Brian Stockell" w:date="2019-12-14T21:50:00Z"/>
          <w:rFonts w:cs="Arial"/>
        </w:rPr>
      </w:pPr>
    </w:p>
    <w:p w14:paraId="45481EDD" w14:textId="63D3CBA5" w:rsidR="00F776E3" w:rsidRDefault="00F776E3" w:rsidP="000F305C">
      <w:pPr>
        <w:spacing w:after="0" w:line="240" w:lineRule="auto"/>
        <w:rPr>
          <w:ins w:id="407" w:author="Brian Stockell" w:date="2019-12-14T21:50:00Z"/>
          <w:rFonts w:cs="Arial"/>
        </w:rPr>
      </w:pPr>
      <w:ins w:id="408" w:author="Brian Stockell" w:date="2019-12-14T21:50:00Z">
        <w:r>
          <w:rPr>
            <w:rFonts w:cs="Arial"/>
            <w:noProof/>
          </w:rPr>
          <w:drawing>
            <wp:inline distT="0" distB="0" distL="0" distR="0" wp14:anchorId="4F386B6E" wp14:editId="427E49C8">
              <wp:extent cx="914400" cy="914400"/>
              <wp:effectExtent l="0" t="0" r="0" b="0"/>
              <wp:docPr id="58" name="Graphic 5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mark.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ins>
    </w:p>
    <w:p w14:paraId="742FAFE6" w14:textId="77777777" w:rsidR="00F776E3" w:rsidRDefault="00F776E3" w:rsidP="000F305C">
      <w:pPr>
        <w:spacing w:after="0" w:line="240" w:lineRule="auto"/>
        <w:rPr>
          <w:rFonts w:cs="Arial"/>
        </w:rPr>
      </w:pPr>
    </w:p>
    <w:p w14:paraId="462A192E" w14:textId="77777777" w:rsidR="00F12ADF" w:rsidRDefault="00F12ADF" w:rsidP="00F12ADF">
      <w:pPr>
        <w:pStyle w:val="Heading2"/>
      </w:pPr>
      <w:bookmarkStart w:id="409" w:name="_Toc411923777"/>
      <w:r w:rsidRPr="003354AB">
        <w:t xml:space="preserve">Install the </w:t>
      </w:r>
      <w:r>
        <w:t>ERA config files</w:t>
      </w:r>
      <w:bookmarkEnd w:id="409"/>
    </w:p>
    <w:p w14:paraId="5814C430" w14:textId="75B65502" w:rsidR="00F12ADF" w:rsidRPr="00F776E3" w:rsidRDefault="00F12ADF" w:rsidP="00F12ADF">
      <w:pPr>
        <w:rPr>
          <w:b/>
          <w:bCs/>
          <w:color w:val="FF0000"/>
          <w:rPrChange w:id="410" w:author="Brian Stockell" w:date="2019-12-14T22:00:00Z">
            <w:rPr/>
          </w:rPrChange>
        </w:rPr>
      </w:pPr>
      <w:commentRangeStart w:id="411"/>
      <w:r w:rsidRPr="00F776E3">
        <w:rPr>
          <w:b/>
          <w:bCs/>
          <w:color w:val="FF0000"/>
          <w:rPrChange w:id="412" w:author="Brian Stockell" w:date="2019-12-14T22:00:00Z">
            <w:rPr/>
          </w:rPrChange>
        </w:rPr>
        <w:t>Install the ERA.cfg file in the C:\InsightCS\</w:t>
      </w:r>
      <w:r w:rsidR="003B2675" w:rsidRPr="00F776E3">
        <w:rPr>
          <w:b/>
          <w:bCs/>
          <w:color w:val="FF0000"/>
          <w:rPrChange w:id="413" w:author="Brian Stockell" w:date="2019-12-14T22:00:00Z">
            <w:rPr/>
          </w:rPrChange>
        </w:rPr>
        <w:t>{DB_Name}</w:t>
      </w:r>
      <w:r w:rsidRPr="00F776E3">
        <w:rPr>
          <w:b/>
          <w:bCs/>
          <w:color w:val="FF0000"/>
          <w:rPrChange w:id="414" w:author="Brian Stockell" w:date="2019-12-14T22:00:00Z">
            <w:rPr/>
          </w:rPrChange>
        </w:rPr>
        <w:t xml:space="preserve">\ERA\ folder (Test too).  Update file </w:t>
      </w:r>
      <w:r w:rsidR="00BC5262" w:rsidRPr="00F776E3">
        <w:rPr>
          <w:b/>
          <w:bCs/>
          <w:color w:val="FF0000"/>
          <w:rPrChange w:id="415" w:author="Brian Stockell" w:date="2019-12-14T22:00:00Z">
            <w:rPr/>
          </w:rPrChange>
        </w:rPr>
        <w:t>by setting the server path appropriately)</w:t>
      </w:r>
      <w:r w:rsidRPr="00F776E3">
        <w:rPr>
          <w:b/>
          <w:bCs/>
          <w:color w:val="FF0000"/>
          <w:rPrChange w:id="416" w:author="Brian Stockell" w:date="2019-12-14T22:00:00Z">
            <w:rPr/>
          </w:rPrChange>
        </w:rPr>
        <w:t>.</w:t>
      </w:r>
      <w:commentRangeEnd w:id="411"/>
      <w:r w:rsidR="00F776E3" w:rsidRPr="00F776E3">
        <w:rPr>
          <w:rStyle w:val="CommentReference"/>
          <w:b/>
          <w:bCs/>
          <w:color w:val="FF0000"/>
          <w:rPrChange w:id="417" w:author="Brian Stockell" w:date="2019-12-14T22:00:00Z">
            <w:rPr>
              <w:rStyle w:val="CommentReference"/>
            </w:rPr>
          </w:rPrChange>
        </w:rPr>
        <w:commentReference w:id="411"/>
      </w:r>
    </w:p>
    <w:p w14:paraId="2FB75468" w14:textId="77777777" w:rsidR="00F12ADF" w:rsidRDefault="00F12ADF" w:rsidP="000F305C">
      <w:pPr>
        <w:spacing w:after="0" w:line="240" w:lineRule="auto"/>
        <w:rPr>
          <w:rFonts w:cs="Arial"/>
        </w:rPr>
      </w:pPr>
    </w:p>
    <w:p w14:paraId="272DF3FF" w14:textId="77777777" w:rsidR="000F305C" w:rsidRDefault="000F305C" w:rsidP="000F305C">
      <w:pPr>
        <w:spacing w:after="0" w:line="240" w:lineRule="auto"/>
        <w:rPr>
          <w:rFonts w:cs="Arial"/>
        </w:rPr>
      </w:pPr>
    </w:p>
    <w:p w14:paraId="28F64BCA" w14:textId="77777777" w:rsidR="000F305C" w:rsidRPr="00600EEE" w:rsidRDefault="00600EEE" w:rsidP="005C403D">
      <w:pPr>
        <w:pStyle w:val="Heading2"/>
      </w:pPr>
      <w:bookmarkStart w:id="418" w:name="_Toc411923778"/>
      <w:r w:rsidRPr="00600EEE">
        <w:t xml:space="preserve">Install </w:t>
      </w:r>
      <w:r w:rsidR="00C2295B">
        <w:t xml:space="preserve">the </w:t>
      </w:r>
      <w:r w:rsidRPr="00600EEE">
        <w:t xml:space="preserve">InsightCS </w:t>
      </w:r>
      <w:r w:rsidR="00C2295B">
        <w:t xml:space="preserve">Background </w:t>
      </w:r>
      <w:r w:rsidRPr="00600EEE">
        <w:t>Services and Interfaces</w:t>
      </w:r>
      <w:bookmarkEnd w:id="418"/>
    </w:p>
    <w:p w14:paraId="0BC6492C" w14:textId="77777777" w:rsidR="00600EEE" w:rsidRDefault="00C2295B" w:rsidP="000F305C">
      <w:pPr>
        <w:spacing w:after="0" w:line="240" w:lineRule="auto"/>
        <w:rPr>
          <w:rFonts w:cs="Arial"/>
        </w:rPr>
      </w:pPr>
      <w:r>
        <w:rPr>
          <w:rFonts w:cs="Arial"/>
        </w:rPr>
        <w:t xml:space="preserve">If purchased, you will need to install any number of the following InsightCS Background Services and/or Interfaces on the client’s Application Servers.  </w:t>
      </w:r>
    </w:p>
    <w:p w14:paraId="50F1C6B8" w14:textId="77777777" w:rsidR="00C2295B" w:rsidRDefault="00C2295B" w:rsidP="000F305C">
      <w:pPr>
        <w:spacing w:after="0" w:line="240" w:lineRule="auto"/>
        <w:rPr>
          <w:rFonts w:cs="Arial"/>
        </w:rPr>
      </w:pPr>
    </w:p>
    <w:p w14:paraId="66616159" w14:textId="77777777" w:rsidR="00C2295B" w:rsidRPr="00C2295B" w:rsidRDefault="00C2295B" w:rsidP="000F305C">
      <w:pPr>
        <w:spacing w:after="0" w:line="240" w:lineRule="auto"/>
        <w:rPr>
          <w:i/>
        </w:rPr>
      </w:pPr>
      <w:r w:rsidRPr="00C2295B">
        <w:rPr>
          <w:rFonts w:cs="Arial"/>
          <w:i/>
        </w:rPr>
        <w:t xml:space="preserve">Before you begin the Services and Interfaces installation, ensure that you have </w:t>
      </w:r>
      <w:hyperlink w:anchor="Create_Required_File_Shares" w:history="1">
        <w:r w:rsidRPr="00C2295B">
          <w:rPr>
            <w:rStyle w:val="Hyperlink"/>
            <w:rFonts w:cs="Arial"/>
            <w:i/>
          </w:rPr>
          <w:t>created the required directory structure and file shares</w:t>
        </w:r>
      </w:hyperlink>
      <w:r w:rsidRPr="00C2295B">
        <w:rPr>
          <w:i/>
        </w:rPr>
        <w:t xml:space="preserve"> on the Application Server.</w:t>
      </w:r>
    </w:p>
    <w:p w14:paraId="40E091BC" w14:textId="77777777" w:rsidR="00C2295B" w:rsidRDefault="00C2295B" w:rsidP="000F305C">
      <w:pPr>
        <w:spacing w:after="0" w:line="240" w:lineRule="auto"/>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7637"/>
      </w:tblGrid>
      <w:tr w:rsidR="00E7712F" w14:paraId="6194C6C4" w14:textId="77777777" w:rsidTr="00CA2FD8">
        <w:trPr>
          <w:trHeight w:val="1160"/>
        </w:trPr>
        <w:tc>
          <w:tcPr>
            <w:tcW w:w="1368" w:type="dxa"/>
          </w:tcPr>
          <w:p w14:paraId="0243C38D" w14:textId="77777777" w:rsidR="00E7712F" w:rsidRDefault="00E7712F" w:rsidP="00CA2FD8">
            <w:pPr>
              <w:rPr>
                <w:color w:val="C00000"/>
              </w:rPr>
            </w:pPr>
            <w:r w:rsidRPr="00F019C5">
              <w:rPr>
                <w:noProof/>
                <w:color w:val="C00000"/>
              </w:rPr>
              <w:drawing>
                <wp:inline distT="0" distB="0" distL="0" distR="0" wp14:anchorId="638454AA" wp14:editId="66B0FB7C">
                  <wp:extent cx="603885" cy="591820"/>
                  <wp:effectExtent l="19050" t="0" r="571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603885" cy="591820"/>
                          </a:xfrm>
                          <a:prstGeom prst="rect">
                            <a:avLst/>
                          </a:prstGeom>
                          <a:noFill/>
                          <a:ln w="9525">
                            <a:noFill/>
                            <a:miter lim="800000"/>
                            <a:headEnd/>
                            <a:tailEnd/>
                          </a:ln>
                        </pic:spPr>
                      </pic:pic>
                    </a:graphicData>
                  </a:graphic>
                </wp:inline>
              </w:drawing>
            </w:r>
          </w:p>
        </w:tc>
        <w:tc>
          <w:tcPr>
            <w:tcW w:w="7848" w:type="dxa"/>
          </w:tcPr>
          <w:p w14:paraId="7CB19B10" w14:textId="77777777" w:rsidR="00E7712F" w:rsidRDefault="00E7712F" w:rsidP="00E7712F">
            <w:pPr>
              <w:rPr>
                <w:color w:val="C00000"/>
              </w:rPr>
            </w:pPr>
            <w:r>
              <w:rPr>
                <w:color w:val="C00000"/>
              </w:rPr>
              <w:t xml:space="preserve">There have been several discussions regarding the password requirements for the CONTROLWKS sql user.  At this time (01-07-10), the password for the CONTROLWKS user, used by interfaces to connect to all Stockell databases, MUST be set to ‘favre’.  </w:t>
            </w:r>
          </w:p>
          <w:p w14:paraId="4496A069" w14:textId="77777777" w:rsidR="00E7712F" w:rsidRDefault="00E7712F" w:rsidP="00E7712F">
            <w:pPr>
              <w:rPr>
                <w:color w:val="C00000"/>
              </w:rPr>
            </w:pPr>
            <w:r>
              <w:rPr>
                <w:color w:val="C00000"/>
              </w:rPr>
              <w:lastRenderedPageBreak/>
              <w:t xml:space="preserve"> </w:t>
            </w:r>
          </w:p>
        </w:tc>
      </w:tr>
    </w:tbl>
    <w:p w14:paraId="239A3940" w14:textId="77777777" w:rsidR="00E7712F" w:rsidRDefault="00E7712F" w:rsidP="000F305C">
      <w:pPr>
        <w:spacing w:after="0" w:line="240" w:lineRule="auto"/>
      </w:pPr>
    </w:p>
    <w:p w14:paraId="6E93233D" w14:textId="77777777" w:rsidR="00C2295B" w:rsidRPr="002C1A44" w:rsidRDefault="00CE4617" w:rsidP="000F305C">
      <w:pPr>
        <w:spacing w:after="0" w:line="240" w:lineRule="auto"/>
        <w:rPr>
          <w:u w:val="single"/>
        </w:rPr>
      </w:pPr>
      <w:r>
        <w:rPr>
          <w:u w:val="single"/>
        </w:rPr>
        <w:t>For each Application Server:</w:t>
      </w:r>
    </w:p>
    <w:p w14:paraId="1DBBD6F2" w14:textId="77777777" w:rsidR="002C1A44" w:rsidRDefault="002C1A44" w:rsidP="000F305C">
      <w:pPr>
        <w:spacing w:after="0" w:line="240" w:lineRule="auto"/>
      </w:pPr>
    </w:p>
    <w:p w14:paraId="4A31B816" w14:textId="77777777" w:rsidR="00CE4617" w:rsidRDefault="002C1A44" w:rsidP="00F019C5">
      <w:pPr>
        <w:spacing w:after="0" w:line="240" w:lineRule="auto"/>
        <w:ind w:left="360"/>
      </w:pPr>
      <w:r>
        <w:t>Copy the enti</w:t>
      </w:r>
      <w:r w:rsidR="00B74326">
        <w:t>re contents of the “Interfaces</w:t>
      </w:r>
      <w:r>
        <w:t>\Operations” folder (</w:t>
      </w:r>
      <w:hyperlink w:anchor="Upload_Required_Files" w:history="1">
        <w:r w:rsidRPr="00F019C5">
          <w:rPr>
            <w:rStyle w:val="Hyperlink"/>
            <w:i/>
          </w:rPr>
          <w:t>found within the installation package you created and uploaded earlier</w:t>
        </w:r>
      </w:hyperlink>
      <w:r>
        <w:t>)</w:t>
      </w:r>
      <w:r w:rsidR="00CE4617">
        <w:t xml:space="preserve"> to the “&lt;APPLICATION SERVER&gt;\</w:t>
      </w:r>
      <w:r w:rsidR="00CE4617" w:rsidRPr="00F019C5">
        <w:rPr>
          <w:rFonts w:eastAsia="Times New Roman" w:cs="Times New Roman"/>
        </w:rPr>
        <w:t xml:space="preserve"> IcsInterface</w:t>
      </w:r>
      <w:r w:rsidR="00CE4617">
        <w:t>\Operations” folder (</w:t>
      </w:r>
      <w:hyperlink w:anchor="Create_Required_File_Shares" w:history="1">
        <w:r w:rsidR="00CE4617" w:rsidRPr="00F019C5">
          <w:rPr>
            <w:rStyle w:val="Hyperlink"/>
            <w:i/>
          </w:rPr>
          <w:t>created earlier</w:t>
        </w:r>
      </w:hyperlink>
      <w:r w:rsidR="00CE4617">
        <w:t>).</w:t>
      </w:r>
    </w:p>
    <w:p w14:paraId="70700A57" w14:textId="77777777" w:rsidR="00F019C5" w:rsidRDefault="00F019C5" w:rsidP="00F019C5">
      <w:pPr>
        <w:spacing w:after="0" w:line="240" w:lineRule="auto"/>
        <w:ind w:left="360"/>
      </w:pPr>
    </w:p>
    <w:p w14:paraId="1549B075" w14:textId="086F1AF9" w:rsidR="00F019C5" w:rsidRDefault="004C74F0" w:rsidP="00F019C5">
      <w:pPr>
        <w:spacing w:after="0" w:line="240" w:lineRule="auto"/>
        <w:ind w:left="360"/>
      </w:pPr>
      <w:del w:id="419" w:author="Brian Stockell" w:date="2019-11-21T13:55:00Z">
        <w:r w:rsidDel="00A54B96">
          <w:delText>Som</w:delText>
        </w:r>
      </w:del>
      <w:ins w:id="420" w:author="Brian Stockell" w:date="2019-11-21T13:55:00Z">
        <w:del w:id="421" w:author="Patrick Lim" w:date="2020-03-03T13:41:00Z">
          <w:r w:rsidR="00A54B96" w:rsidDel="00AA0B74">
            <w:delText>Aat</w:delText>
          </w:r>
        </w:del>
      </w:ins>
      <w:ins w:id="422" w:author="Patrick Lim" w:date="2020-03-03T13:41:00Z">
        <w:r w:rsidR="00AA0B74">
          <w:t>Chcc</w:t>
        </w:r>
      </w:ins>
      <w:r>
        <w:t>e files will need to be modified with inbound and outbound port numbers and/or IP addresses</w:t>
      </w:r>
      <w:r w:rsidR="0067238C">
        <w:t xml:space="preserve"> (though this is typically done during Implementations)</w:t>
      </w:r>
      <w:r>
        <w:t>.  In each of the files, modify the last column, associated to the ‘tm_SocketRAdaptSislnkMsg’ with the port number and, possibly, IP address that service is to use.</w:t>
      </w:r>
      <w:r w:rsidR="00B74326">
        <w:t xml:space="preserve"> Files that store the usernames and passwords may need to be updated as well.</w:t>
      </w:r>
      <w:r w:rsidR="00634EC8">
        <w:t xml:space="preserve"> Additionally, ‘CONFIG’ files will need to be updated with the client-specific-service-name, where necessary.</w:t>
      </w:r>
    </w:p>
    <w:p w14:paraId="63CAF5F0" w14:textId="77777777" w:rsidR="004C74F0" w:rsidRPr="00F019C5" w:rsidRDefault="004C74F0" w:rsidP="0067238C">
      <w:pPr>
        <w:spacing w:after="0" w:line="240" w:lineRule="auto"/>
        <w:rPr>
          <w:color w:val="C00000"/>
        </w:rPr>
      </w:pPr>
      <w:r w:rsidRPr="00F019C5">
        <w:rPr>
          <w:color w:val="C00000"/>
        </w:rPr>
        <w:br/>
      </w:r>
    </w:p>
    <w:p w14:paraId="7C49DD56" w14:textId="77777777" w:rsidR="00F019C5" w:rsidRDefault="004C74F0" w:rsidP="00F019C5">
      <w:pPr>
        <w:spacing w:after="0" w:line="240" w:lineRule="auto"/>
        <w:ind w:left="360"/>
      </w:pPr>
      <w:r>
        <w:t xml:space="preserve">In the </w:t>
      </w:r>
      <w:r w:rsidR="00F019C5">
        <w:t>“</w:t>
      </w:r>
      <w:r>
        <w:t>IcsInterface\Operations</w:t>
      </w:r>
      <w:r w:rsidR="00F019C5">
        <w:t xml:space="preserve">” folder, the </w:t>
      </w:r>
      <w:r w:rsidRPr="00F019C5">
        <w:rPr>
          <w:b/>
        </w:rPr>
        <w:t>Installation.cfg</w:t>
      </w:r>
      <w:r>
        <w:t xml:space="preserve"> needs to be modified to indicate to the installation package which services are to be installed on the application server.  </w:t>
      </w:r>
    </w:p>
    <w:p w14:paraId="38BD34B0" w14:textId="77777777" w:rsidR="00F019C5" w:rsidRDefault="00F019C5" w:rsidP="00F019C5">
      <w:pPr>
        <w:spacing w:after="0" w:line="240" w:lineRule="auto"/>
        <w:ind w:left="360"/>
      </w:pPr>
      <w:r>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7637"/>
      </w:tblGrid>
      <w:tr w:rsidR="00F019C5" w14:paraId="6350508F" w14:textId="77777777" w:rsidTr="00F019C5">
        <w:trPr>
          <w:trHeight w:val="1160"/>
        </w:trPr>
        <w:tc>
          <w:tcPr>
            <w:tcW w:w="1368" w:type="dxa"/>
          </w:tcPr>
          <w:p w14:paraId="4D9B14EF" w14:textId="77777777" w:rsidR="00F019C5" w:rsidRDefault="00F019C5" w:rsidP="0009312C">
            <w:pPr>
              <w:rPr>
                <w:color w:val="C00000"/>
              </w:rPr>
            </w:pPr>
            <w:r w:rsidRPr="00F019C5">
              <w:rPr>
                <w:noProof/>
                <w:color w:val="C00000"/>
              </w:rPr>
              <w:drawing>
                <wp:inline distT="0" distB="0" distL="0" distR="0" wp14:anchorId="0AF60AB8" wp14:editId="1C05DB5C">
                  <wp:extent cx="603885" cy="591820"/>
                  <wp:effectExtent l="19050" t="0" r="571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603885" cy="591820"/>
                          </a:xfrm>
                          <a:prstGeom prst="rect">
                            <a:avLst/>
                          </a:prstGeom>
                          <a:noFill/>
                          <a:ln w="9525">
                            <a:noFill/>
                            <a:miter lim="800000"/>
                            <a:headEnd/>
                            <a:tailEnd/>
                          </a:ln>
                        </pic:spPr>
                      </pic:pic>
                    </a:graphicData>
                  </a:graphic>
                </wp:inline>
              </w:drawing>
            </w:r>
          </w:p>
        </w:tc>
        <w:tc>
          <w:tcPr>
            <w:tcW w:w="7848" w:type="dxa"/>
          </w:tcPr>
          <w:p w14:paraId="517EFC39" w14:textId="77777777" w:rsidR="00F019C5" w:rsidRPr="0009312C" w:rsidRDefault="00F019C5" w:rsidP="0009312C">
            <w:pPr>
              <w:rPr>
                <w:color w:val="C00000"/>
              </w:rPr>
            </w:pPr>
            <w:r w:rsidRPr="0009312C">
              <w:rPr>
                <w:color w:val="C00000"/>
              </w:rPr>
              <w:t>NOTE: The Installation.cfg file cannot install more than 10 of each kind of service (Collector, Service or Interface</w:t>
            </w:r>
            <w:r w:rsidR="00E21714">
              <w:rPr>
                <w:color w:val="C00000"/>
              </w:rPr>
              <w:t>).  If more than 10 interfaces (</w:t>
            </w:r>
            <w:r w:rsidRPr="00E21714">
              <w:rPr>
                <w:i/>
                <w:color w:val="C00000"/>
              </w:rPr>
              <w:t>for example</w:t>
            </w:r>
            <w:r w:rsidR="00E21714">
              <w:rPr>
                <w:color w:val="C00000"/>
              </w:rPr>
              <w:t>)</w:t>
            </w:r>
            <w:r w:rsidRPr="0009312C">
              <w:rPr>
                <w:color w:val="C00000"/>
              </w:rPr>
              <w:t xml:space="preserve"> </w:t>
            </w:r>
            <w:r w:rsidR="00E21714">
              <w:rPr>
                <w:color w:val="C00000"/>
              </w:rPr>
              <w:t>are</w:t>
            </w:r>
            <w:r w:rsidRPr="0009312C">
              <w:rPr>
                <w:color w:val="C00000"/>
              </w:rPr>
              <w:t xml:space="preserve"> needed, create a second Installation.cfg file containing only the interfaces that need to be installed.</w:t>
            </w:r>
          </w:p>
          <w:p w14:paraId="0F9F0A06" w14:textId="77777777" w:rsidR="00F019C5" w:rsidRPr="0009312C" w:rsidRDefault="00F019C5" w:rsidP="0009312C">
            <w:pPr>
              <w:rPr>
                <w:color w:val="C00000"/>
              </w:rPr>
            </w:pPr>
          </w:p>
        </w:tc>
      </w:tr>
    </w:tbl>
    <w:p w14:paraId="1B2F69A0" w14:textId="77777777" w:rsidR="004C74F0" w:rsidRDefault="004C74F0" w:rsidP="00F019C5">
      <w:pPr>
        <w:spacing w:after="0" w:line="240" w:lineRule="auto"/>
        <w:ind w:left="360"/>
      </w:pPr>
      <w:r>
        <w:t xml:space="preserve">Here is an example of the file for a production environment. </w:t>
      </w:r>
    </w:p>
    <w:p w14:paraId="04F3D347" w14:textId="77777777" w:rsidR="004C74F0" w:rsidRDefault="004C74F0" w:rsidP="00F019C5">
      <w:pPr>
        <w:spacing w:after="0" w:line="240" w:lineRule="auto"/>
        <w:ind w:left="360"/>
      </w:pPr>
    </w:p>
    <w:p w14:paraId="18FD0E75" w14:textId="77777777" w:rsidR="004C74F0" w:rsidRPr="00E21714" w:rsidRDefault="004C74F0" w:rsidP="00E21714">
      <w:pPr>
        <w:spacing w:after="0" w:line="240" w:lineRule="auto"/>
        <w:ind w:left="1440"/>
      </w:pPr>
      <w:r w:rsidRPr="00E21714">
        <w:t>###################################</w:t>
      </w:r>
    </w:p>
    <w:p w14:paraId="3F2052CE" w14:textId="77777777" w:rsidR="004C74F0" w:rsidRPr="00E21714" w:rsidRDefault="004C74F0" w:rsidP="00E21714">
      <w:pPr>
        <w:spacing w:after="0" w:line="240" w:lineRule="auto"/>
        <w:ind w:left="1440"/>
      </w:pPr>
      <w:r w:rsidRPr="00E21714">
        <w:t>## Installation Configuration    ##</w:t>
      </w:r>
    </w:p>
    <w:p w14:paraId="56157A6F" w14:textId="77777777" w:rsidR="004C74F0" w:rsidRPr="00E21714" w:rsidRDefault="004C74F0" w:rsidP="00E21714">
      <w:pPr>
        <w:spacing w:after="0" w:line="240" w:lineRule="auto"/>
        <w:ind w:left="1440"/>
      </w:pPr>
      <w:r w:rsidRPr="00E21714">
        <w:t>## For use with the Interface IS ##</w:t>
      </w:r>
    </w:p>
    <w:p w14:paraId="1106C6C0" w14:textId="77777777" w:rsidR="004C74F0" w:rsidRPr="00E21714" w:rsidRDefault="004C74F0" w:rsidP="00E21714">
      <w:pPr>
        <w:spacing w:after="0" w:line="240" w:lineRule="auto"/>
        <w:ind w:left="1440"/>
      </w:pPr>
      <w:r w:rsidRPr="00E21714">
        <w:t>###################################</w:t>
      </w:r>
    </w:p>
    <w:p w14:paraId="4C035FBC" w14:textId="77777777" w:rsidR="004C74F0" w:rsidRPr="00E21714" w:rsidRDefault="004C74F0" w:rsidP="00E21714">
      <w:pPr>
        <w:spacing w:after="0" w:line="240" w:lineRule="auto"/>
        <w:ind w:left="1440"/>
      </w:pPr>
    </w:p>
    <w:p w14:paraId="387C7AAD" w14:textId="77777777" w:rsidR="004C74F0" w:rsidRPr="00E21714" w:rsidRDefault="004C74F0" w:rsidP="00E21714">
      <w:pPr>
        <w:spacing w:after="0" w:line="240" w:lineRule="auto"/>
        <w:ind w:left="1440"/>
      </w:pPr>
      <w:r w:rsidRPr="00E21714">
        <w:t># Collector Service Configuration</w:t>
      </w:r>
    </w:p>
    <w:p w14:paraId="1A7B0E59" w14:textId="77777777" w:rsidR="004C74F0" w:rsidRPr="00E21714" w:rsidRDefault="004C74F0" w:rsidP="00E21714">
      <w:pPr>
        <w:spacing w:after="0" w:line="240" w:lineRule="auto"/>
        <w:ind w:left="1440"/>
      </w:pPr>
      <w:r w:rsidRPr="00E21714">
        <w:t>[Collector]</w:t>
      </w:r>
    </w:p>
    <w:p w14:paraId="7DE23B74" w14:textId="77777777" w:rsidR="004C74F0" w:rsidRPr="00E21714" w:rsidRDefault="004C74F0" w:rsidP="00E21714">
      <w:pPr>
        <w:spacing w:after="0" w:line="240" w:lineRule="auto"/>
        <w:ind w:left="1440"/>
      </w:pPr>
      <w:r w:rsidRPr="00E21714">
        <w:t>COLLECTOR0 = Collector</w:t>
      </w:r>
      <w:r w:rsidR="006B41DF">
        <w:t>_Main</w:t>
      </w:r>
    </w:p>
    <w:p w14:paraId="6B0FCA26" w14:textId="77777777" w:rsidR="004C74F0" w:rsidRPr="00E21714" w:rsidRDefault="004C74F0" w:rsidP="00E21714">
      <w:pPr>
        <w:spacing w:after="0" w:line="240" w:lineRule="auto"/>
        <w:ind w:left="1440"/>
      </w:pPr>
    </w:p>
    <w:p w14:paraId="57CAFB21" w14:textId="77777777" w:rsidR="004C74F0" w:rsidRPr="00E21714" w:rsidRDefault="004C74F0" w:rsidP="00E21714">
      <w:pPr>
        <w:spacing w:after="0" w:line="240" w:lineRule="auto"/>
        <w:ind w:left="1440"/>
      </w:pPr>
      <w:r w:rsidRPr="00E21714">
        <w:t># Background Service Configuration</w:t>
      </w:r>
    </w:p>
    <w:p w14:paraId="21110D69" w14:textId="77777777" w:rsidR="004C74F0" w:rsidRPr="00E21714" w:rsidRDefault="004C74F0" w:rsidP="00E21714">
      <w:pPr>
        <w:spacing w:after="0" w:line="240" w:lineRule="auto"/>
        <w:ind w:left="1440"/>
      </w:pPr>
      <w:r w:rsidRPr="00E21714">
        <w:t>[Services]</w:t>
      </w:r>
    </w:p>
    <w:p w14:paraId="263C489E" w14:textId="77777777" w:rsidR="004C74F0" w:rsidRPr="00E21714" w:rsidRDefault="004C74F0" w:rsidP="00E21714">
      <w:pPr>
        <w:spacing w:after="0" w:line="240" w:lineRule="auto"/>
        <w:ind w:left="1440"/>
      </w:pPr>
      <w:r w:rsidRPr="00E21714">
        <w:t>SERVICE0 = OEPrintProc_Main;10001</w:t>
      </w:r>
    </w:p>
    <w:p w14:paraId="71BA9635" w14:textId="77777777" w:rsidR="004C74F0" w:rsidRPr="00E21714" w:rsidRDefault="004C74F0" w:rsidP="00E21714">
      <w:pPr>
        <w:spacing w:after="0" w:line="240" w:lineRule="auto"/>
        <w:ind w:left="1440"/>
      </w:pPr>
      <w:r w:rsidRPr="00E21714">
        <w:t>SERVICE1 = OEChargeProc_Main;10002</w:t>
      </w:r>
    </w:p>
    <w:p w14:paraId="1E217407" w14:textId="77777777" w:rsidR="004C74F0" w:rsidRPr="00E21714" w:rsidRDefault="004C74F0" w:rsidP="00E21714">
      <w:pPr>
        <w:spacing w:after="0" w:line="240" w:lineRule="auto"/>
        <w:ind w:left="1440"/>
      </w:pPr>
      <w:r w:rsidRPr="00E21714">
        <w:t>SERVICE2 = IcsPrintService_Main;10003</w:t>
      </w:r>
    </w:p>
    <w:p w14:paraId="046D054A" w14:textId="77777777" w:rsidR="004C74F0" w:rsidRPr="00E21714" w:rsidRDefault="004C74F0" w:rsidP="00E21714">
      <w:pPr>
        <w:spacing w:after="0" w:line="240" w:lineRule="auto"/>
        <w:ind w:left="1440"/>
      </w:pPr>
      <w:r w:rsidRPr="00E21714">
        <w:t>SERVICE3 = BckgrndFreqProc_Main;10004</w:t>
      </w:r>
    </w:p>
    <w:p w14:paraId="6570AC11" w14:textId="77777777" w:rsidR="004C74F0" w:rsidRPr="00E21714" w:rsidRDefault="004C74F0" w:rsidP="00E21714">
      <w:pPr>
        <w:spacing w:after="0" w:line="240" w:lineRule="auto"/>
        <w:ind w:left="1440"/>
      </w:pPr>
      <w:r w:rsidRPr="00E21714">
        <w:t>SERVICE4 = IcsStmToIcsTrig_Main;50</w:t>
      </w:r>
    </w:p>
    <w:p w14:paraId="2E85ED41" w14:textId="77777777" w:rsidR="004C74F0" w:rsidRPr="00E21714" w:rsidRDefault="004C74F0" w:rsidP="00E21714">
      <w:pPr>
        <w:spacing w:after="0" w:line="240" w:lineRule="auto"/>
        <w:ind w:left="1440"/>
      </w:pPr>
    </w:p>
    <w:p w14:paraId="62EBB1B9" w14:textId="77777777" w:rsidR="004C74F0" w:rsidRPr="00E21714" w:rsidRDefault="004C74F0" w:rsidP="00E21714">
      <w:pPr>
        <w:spacing w:after="0" w:line="240" w:lineRule="auto"/>
        <w:ind w:left="1440"/>
      </w:pPr>
      <w:r w:rsidRPr="00E21714">
        <w:lastRenderedPageBreak/>
        <w:t># Interface Configuration</w:t>
      </w:r>
    </w:p>
    <w:p w14:paraId="070E019E" w14:textId="77777777" w:rsidR="004C74F0" w:rsidRPr="00E21714" w:rsidRDefault="004C74F0" w:rsidP="00E21714">
      <w:pPr>
        <w:spacing w:after="0" w:line="240" w:lineRule="auto"/>
        <w:ind w:left="1440"/>
      </w:pPr>
      <w:r w:rsidRPr="00E21714">
        <w:t>[Interfaces]</w:t>
      </w:r>
    </w:p>
    <w:p w14:paraId="3F60C418" w14:textId="77777777" w:rsidR="004C74F0" w:rsidRPr="00E21714" w:rsidRDefault="004C74F0" w:rsidP="00E21714">
      <w:pPr>
        <w:spacing w:after="0" w:line="240" w:lineRule="auto"/>
        <w:ind w:left="1440"/>
      </w:pPr>
      <w:r w:rsidRPr="00E21714">
        <w:t>INTERFACE0 = IcsTrigToSislnkEvent_Main;100</w:t>
      </w:r>
    </w:p>
    <w:p w14:paraId="7E4FA14F" w14:textId="77777777" w:rsidR="004C74F0" w:rsidRPr="00E21714" w:rsidRDefault="004C74F0" w:rsidP="00E21714">
      <w:pPr>
        <w:spacing w:after="0" w:line="240" w:lineRule="auto"/>
        <w:ind w:left="1440"/>
      </w:pPr>
      <w:r w:rsidRPr="00E21714">
        <w:t>INTERFACE1 = SislnkEventToSislnkHL7_Main;200</w:t>
      </w:r>
    </w:p>
    <w:p w14:paraId="4FEC56AC" w14:textId="77777777" w:rsidR="004C74F0" w:rsidRPr="00E21714" w:rsidRDefault="004C74F0" w:rsidP="00E21714">
      <w:pPr>
        <w:spacing w:after="0" w:line="240" w:lineRule="auto"/>
        <w:ind w:left="1440"/>
      </w:pPr>
      <w:r w:rsidRPr="00E21714">
        <w:t>INTERFACE2 = SislnkHL7To&lt;IE&gt;HL7_Main;300</w:t>
      </w:r>
    </w:p>
    <w:p w14:paraId="38C5F1CE" w14:textId="77777777" w:rsidR="004C74F0" w:rsidRPr="00E21714" w:rsidRDefault="004C74F0" w:rsidP="00E21714">
      <w:pPr>
        <w:spacing w:after="0" w:line="240" w:lineRule="auto"/>
        <w:ind w:left="1440"/>
      </w:pPr>
      <w:r w:rsidRPr="00E21714">
        <w:t>INTERFACE3 = &lt;IE&gt;HL7ToSislnkHL7_Main;400</w:t>
      </w:r>
    </w:p>
    <w:p w14:paraId="1CDA4634" w14:textId="77777777" w:rsidR="004C74F0" w:rsidRPr="00E21714" w:rsidRDefault="004C74F0" w:rsidP="00E21714">
      <w:pPr>
        <w:spacing w:after="0" w:line="240" w:lineRule="auto"/>
        <w:ind w:left="1440"/>
      </w:pPr>
      <w:r w:rsidRPr="00E21714">
        <w:t>INTERFACE4 = SislnkHL7ToIcsDb_Main;500</w:t>
      </w:r>
    </w:p>
    <w:p w14:paraId="7CC3EE9C" w14:textId="77777777" w:rsidR="004C74F0" w:rsidRDefault="004C74F0" w:rsidP="00E21714">
      <w:pPr>
        <w:spacing w:after="0" w:line="240" w:lineRule="auto"/>
      </w:pPr>
    </w:p>
    <w:p w14:paraId="03A5DFF2" w14:textId="77777777" w:rsidR="004C74F0" w:rsidRDefault="004C74F0" w:rsidP="00F019C5">
      <w:pPr>
        <w:spacing w:after="0" w:line="240" w:lineRule="auto"/>
        <w:ind w:left="360"/>
      </w:pPr>
      <w:r>
        <w:t xml:space="preserve">Here is an example of the file for a test environment. </w:t>
      </w:r>
    </w:p>
    <w:p w14:paraId="0D8CF167" w14:textId="77777777" w:rsidR="004C74F0" w:rsidRDefault="004C74F0" w:rsidP="00F019C5">
      <w:pPr>
        <w:spacing w:after="0" w:line="240" w:lineRule="auto"/>
        <w:ind w:left="360"/>
      </w:pPr>
    </w:p>
    <w:p w14:paraId="7315AF84" w14:textId="77777777" w:rsidR="004C74F0" w:rsidRDefault="004C74F0" w:rsidP="00E21714">
      <w:pPr>
        <w:spacing w:after="0" w:line="240" w:lineRule="auto"/>
        <w:ind w:left="1440"/>
      </w:pPr>
      <w:r>
        <w:t>###################################</w:t>
      </w:r>
    </w:p>
    <w:p w14:paraId="21FB5683" w14:textId="77777777" w:rsidR="004C74F0" w:rsidRDefault="004C74F0" w:rsidP="00E21714">
      <w:pPr>
        <w:spacing w:after="0" w:line="240" w:lineRule="auto"/>
        <w:ind w:left="1440"/>
      </w:pPr>
      <w:r>
        <w:t>## Installation Configuration    ##</w:t>
      </w:r>
    </w:p>
    <w:p w14:paraId="4232A74C" w14:textId="77777777" w:rsidR="004C74F0" w:rsidRDefault="004C74F0" w:rsidP="00E21714">
      <w:pPr>
        <w:spacing w:after="0" w:line="240" w:lineRule="auto"/>
        <w:ind w:left="1440"/>
      </w:pPr>
      <w:r>
        <w:t>## For use with the Interface IS ##</w:t>
      </w:r>
    </w:p>
    <w:p w14:paraId="2C48E1EE" w14:textId="77777777" w:rsidR="004C74F0" w:rsidRDefault="004C74F0" w:rsidP="00E21714">
      <w:pPr>
        <w:spacing w:after="0" w:line="240" w:lineRule="auto"/>
        <w:ind w:left="1440"/>
      </w:pPr>
      <w:r>
        <w:t>###################################</w:t>
      </w:r>
    </w:p>
    <w:p w14:paraId="031040B4" w14:textId="77777777" w:rsidR="004C74F0" w:rsidRDefault="004C74F0" w:rsidP="00E21714">
      <w:pPr>
        <w:spacing w:after="0" w:line="240" w:lineRule="auto"/>
        <w:ind w:left="1440"/>
      </w:pPr>
    </w:p>
    <w:p w14:paraId="218EF9AE" w14:textId="77777777" w:rsidR="004C74F0" w:rsidRDefault="004C74F0" w:rsidP="00E21714">
      <w:pPr>
        <w:spacing w:after="0" w:line="240" w:lineRule="auto"/>
        <w:ind w:left="1440"/>
      </w:pPr>
      <w:r>
        <w:t># Collector Service Configuration</w:t>
      </w:r>
    </w:p>
    <w:p w14:paraId="050D5C36" w14:textId="77777777" w:rsidR="004C74F0" w:rsidRDefault="004C74F0" w:rsidP="00E21714">
      <w:pPr>
        <w:spacing w:after="0" w:line="240" w:lineRule="auto"/>
        <w:ind w:left="1440"/>
      </w:pPr>
      <w:r>
        <w:t>[Collector]</w:t>
      </w:r>
    </w:p>
    <w:p w14:paraId="6C973F7C" w14:textId="77777777" w:rsidR="004C74F0" w:rsidRDefault="006B41DF" w:rsidP="00E21714">
      <w:pPr>
        <w:spacing w:after="0" w:line="240" w:lineRule="auto"/>
        <w:ind w:left="1440"/>
      </w:pPr>
      <w:r>
        <w:t xml:space="preserve">COLLECTOR0 = </w:t>
      </w:r>
      <w:r w:rsidR="004C74F0">
        <w:t>Collector_Test</w:t>
      </w:r>
    </w:p>
    <w:p w14:paraId="016B56E9" w14:textId="77777777" w:rsidR="004C74F0" w:rsidRDefault="004C74F0" w:rsidP="00E21714">
      <w:pPr>
        <w:spacing w:after="0" w:line="240" w:lineRule="auto"/>
        <w:ind w:left="1440"/>
      </w:pPr>
    </w:p>
    <w:p w14:paraId="0DF1DAA0" w14:textId="77777777" w:rsidR="004C74F0" w:rsidRDefault="004C74F0" w:rsidP="00E21714">
      <w:pPr>
        <w:spacing w:after="0" w:line="240" w:lineRule="auto"/>
        <w:ind w:left="1440"/>
      </w:pPr>
      <w:r>
        <w:t># Background Service Configuration</w:t>
      </w:r>
    </w:p>
    <w:p w14:paraId="125CE586" w14:textId="77777777" w:rsidR="004C74F0" w:rsidRDefault="004C74F0" w:rsidP="00E21714">
      <w:pPr>
        <w:spacing w:after="0" w:line="240" w:lineRule="auto"/>
        <w:ind w:left="1440"/>
      </w:pPr>
      <w:r>
        <w:t>[Services]</w:t>
      </w:r>
    </w:p>
    <w:p w14:paraId="10DE09E8" w14:textId="77777777" w:rsidR="004C74F0" w:rsidRDefault="006B41DF" w:rsidP="00E21714">
      <w:pPr>
        <w:spacing w:after="0" w:line="240" w:lineRule="auto"/>
        <w:ind w:left="1440"/>
      </w:pPr>
      <w:r>
        <w:t xml:space="preserve">SERVICE0 = </w:t>
      </w:r>
      <w:r w:rsidR="004C74F0">
        <w:t>OEPrintProc_Test;11001</w:t>
      </w:r>
    </w:p>
    <w:p w14:paraId="312EB84D" w14:textId="77777777" w:rsidR="004C74F0" w:rsidRDefault="004C74F0" w:rsidP="00E21714">
      <w:pPr>
        <w:spacing w:after="0" w:line="240" w:lineRule="auto"/>
        <w:ind w:left="1440"/>
      </w:pPr>
      <w:r>
        <w:t>SERVICE1 = OEChargeProc_Test;11002</w:t>
      </w:r>
    </w:p>
    <w:p w14:paraId="686127D7" w14:textId="77777777" w:rsidR="004C74F0" w:rsidRDefault="006B41DF" w:rsidP="00E21714">
      <w:pPr>
        <w:spacing w:after="0" w:line="240" w:lineRule="auto"/>
        <w:ind w:left="1440"/>
      </w:pPr>
      <w:r>
        <w:t xml:space="preserve">SERVICE2 = </w:t>
      </w:r>
      <w:r w:rsidR="004C74F0">
        <w:t>IcsPrintService_Test;11003</w:t>
      </w:r>
    </w:p>
    <w:p w14:paraId="72425EB2" w14:textId="77777777" w:rsidR="004C74F0" w:rsidRDefault="006B41DF" w:rsidP="00E21714">
      <w:pPr>
        <w:spacing w:after="0" w:line="240" w:lineRule="auto"/>
        <w:ind w:left="1440"/>
      </w:pPr>
      <w:r>
        <w:t xml:space="preserve">SERVICE3 = </w:t>
      </w:r>
      <w:r w:rsidR="004C74F0">
        <w:t>BckgrndFreqProc_Test;11004</w:t>
      </w:r>
    </w:p>
    <w:p w14:paraId="7737D749" w14:textId="77777777" w:rsidR="004C74F0" w:rsidRDefault="006B41DF" w:rsidP="00E21714">
      <w:pPr>
        <w:spacing w:after="0" w:line="240" w:lineRule="auto"/>
        <w:ind w:left="1440"/>
      </w:pPr>
      <w:r>
        <w:t xml:space="preserve">SERVICE4 = </w:t>
      </w:r>
      <w:r w:rsidR="004C74F0">
        <w:t>IcsStmToIcsTrig_Test;1050</w:t>
      </w:r>
    </w:p>
    <w:p w14:paraId="344AF8D7" w14:textId="77777777" w:rsidR="004C74F0" w:rsidRDefault="004C74F0" w:rsidP="00E21714">
      <w:pPr>
        <w:spacing w:after="0" w:line="240" w:lineRule="auto"/>
        <w:ind w:left="1440"/>
      </w:pPr>
    </w:p>
    <w:p w14:paraId="3B392A8B" w14:textId="77777777" w:rsidR="004C74F0" w:rsidRDefault="004C74F0" w:rsidP="00E21714">
      <w:pPr>
        <w:spacing w:after="0" w:line="240" w:lineRule="auto"/>
        <w:ind w:left="1440"/>
      </w:pPr>
      <w:r>
        <w:t># Interface Configuration</w:t>
      </w:r>
    </w:p>
    <w:p w14:paraId="1B21F98E" w14:textId="77777777" w:rsidR="004C74F0" w:rsidRDefault="004C74F0" w:rsidP="00E21714">
      <w:pPr>
        <w:spacing w:after="0" w:line="240" w:lineRule="auto"/>
        <w:ind w:left="1440"/>
      </w:pPr>
      <w:r>
        <w:t>[Interfaces]</w:t>
      </w:r>
    </w:p>
    <w:p w14:paraId="016F7503" w14:textId="77777777" w:rsidR="004C74F0" w:rsidRDefault="006B41DF" w:rsidP="00E21714">
      <w:pPr>
        <w:spacing w:after="0" w:line="240" w:lineRule="auto"/>
        <w:ind w:left="1440"/>
      </w:pPr>
      <w:r>
        <w:t xml:space="preserve">INTERFACE0 = </w:t>
      </w:r>
      <w:r w:rsidR="004C74F0">
        <w:t>IcsTrigToSislnkEvent_Test;1100</w:t>
      </w:r>
    </w:p>
    <w:p w14:paraId="2BE89EF3" w14:textId="77777777" w:rsidR="004C74F0" w:rsidRDefault="006B41DF" w:rsidP="00E21714">
      <w:pPr>
        <w:spacing w:after="0" w:line="240" w:lineRule="auto"/>
        <w:ind w:left="1440"/>
      </w:pPr>
      <w:r>
        <w:t xml:space="preserve">INTERFACE1 = </w:t>
      </w:r>
      <w:r w:rsidR="004C74F0">
        <w:t>SislnkEventToSislnkHL7_Test;1200</w:t>
      </w:r>
    </w:p>
    <w:p w14:paraId="1626A639" w14:textId="77777777" w:rsidR="004C74F0" w:rsidRDefault="006B41DF" w:rsidP="00E21714">
      <w:pPr>
        <w:spacing w:after="0" w:line="240" w:lineRule="auto"/>
        <w:ind w:left="1440"/>
      </w:pPr>
      <w:r>
        <w:t xml:space="preserve">INTERFACE2 = </w:t>
      </w:r>
      <w:r w:rsidR="004C74F0">
        <w:t>SislnkHL7To&lt;IE&gt;HL7_Test;1300</w:t>
      </w:r>
    </w:p>
    <w:p w14:paraId="63C3A4CB" w14:textId="77777777" w:rsidR="004C74F0" w:rsidRDefault="006B41DF" w:rsidP="00E21714">
      <w:pPr>
        <w:spacing w:after="0" w:line="240" w:lineRule="auto"/>
        <w:ind w:left="1440"/>
      </w:pPr>
      <w:r>
        <w:t xml:space="preserve">INTERFACE3 = </w:t>
      </w:r>
      <w:r w:rsidR="004C74F0">
        <w:t>&lt;IE&gt;HL7ToSislnkHL7_Test;1400</w:t>
      </w:r>
    </w:p>
    <w:p w14:paraId="6395FE43" w14:textId="77777777" w:rsidR="004C74F0" w:rsidRDefault="006B41DF" w:rsidP="00E21714">
      <w:pPr>
        <w:spacing w:after="0" w:line="240" w:lineRule="auto"/>
        <w:ind w:left="1440"/>
      </w:pPr>
      <w:r>
        <w:t xml:space="preserve">INTERFACE4 = </w:t>
      </w:r>
      <w:r w:rsidR="004C74F0">
        <w:t>SislnkHL7ToIcsDb_Test;1500</w:t>
      </w:r>
    </w:p>
    <w:p w14:paraId="0C4831E6" w14:textId="77777777" w:rsidR="004C74F0" w:rsidRDefault="004C74F0" w:rsidP="00F019C5">
      <w:pPr>
        <w:spacing w:after="0" w:line="240" w:lineRule="auto"/>
        <w:ind w:left="360"/>
      </w:pPr>
    </w:p>
    <w:p w14:paraId="48AF0B10" w14:textId="77777777" w:rsidR="004C74F0" w:rsidRPr="00094E9B" w:rsidRDefault="004C74F0" w:rsidP="00F019C5">
      <w:pPr>
        <w:spacing w:after="0" w:line="240" w:lineRule="auto"/>
        <w:ind w:left="360"/>
        <w:rPr>
          <w:i/>
          <w:u w:val="single"/>
        </w:rPr>
      </w:pPr>
      <w:r w:rsidRPr="00094E9B">
        <w:rPr>
          <w:i/>
          <w:u w:val="single"/>
        </w:rPr>
        <w:t>Notes on the installation.cfg file</w:t>
      </w:r>
    </w:p>
    <w:p w14:paraId="7E483BBA" w14:textId="6F699C82" w:rsidR="004C74F0" w:rsidRPr="00094E9B" w:rsidRDefault="004C74F0" w:rsidP="00094E9B">
      <w:pPr>
        <w:spacing w:after="0" w:line="240" w:lineRule="auto"/>
        <w:ind w:left="720"/>
        <w:rPr>
          <w:i/>
        </w:rPr>
      </w:pPr>
      <w:r w:rsidRPr="00094E9B">
        <w:rPr>
          <w:i/>
        </w:rPr>
        <w:t>Please use files as close to the examples as possible. The above examples can be found in the Operations folder, with the names of Installation_Main.cfg and Installation_Test.cfg.  The installation process will prompt the user for which installation cfg file that is to be used.</w:t>
      </w:r>
      <w:r w:rsidR="0094434C">
        <w:rPr>
          <w:i/>
        </w:rPr>
        <w:t xml:space="preserve">  Additionally, the suffixes of the services will need to be updated to match those defined in the {COLLECTOR_DBS}.SERVICE_MSTR table.</w:t>
      </w:r>
    </w:p>
    <w:p w14:paraId="34284362" w14:textId="77777777" w:rsidR="004C74F0" w:rsidRDefault="004C74F0" w:rsidP="00F019C5">
      <w:pPr>
        <w:spacing w:after="0" w:line="240" w:lineRule="auto"/>
        <w:ind w:left="360"/>
      </w:pPr>
    </w:p>
    <w:p w14:paraId="07ADE756" w14:textId="77777777" w:rsidR="004C74F0" w:rsidRDefault="004C74F0" w:rsidP="00F019C5">
      <w:pPr>
        <w:spacing w:after="0" w:line="240" w:lineRule="auto"/>
        <w:ind w:left="360"/>
      </w:pPr>
      <w:r>
        <w:t>The Service and Interface numbers (Service1 and Interface2) need to be numbered in consecutive order.  Therefore if a service or an interface needs to be removed so it is not installed, other services/interfaces may need to be re-numbered so there are no numbers missing.  The maximum number of services or interfaces that can be installed at one time is 10 (0 – 9).</w:t>
      </w:r>
    </w:p>
    <w:p w14:paraId="359094D3" w14:textId="77777777" w:rsidR="004C74F0" w:rsidRDefault="004C74F0" w:rsidP="00F019C5">
      <w:pPr>
        <w:spacing w:after="0" w:line="240" w:lineRule="auto"/>
        <w:ind w:left="360"/>
      </w:pPr>
    </w:p>
    <w:p w14:paraId="06AA408B" w14:textId="77777777" w:rsidR="004C74F0" w:rsidRDefault="004C74F0" w:rsidP="00F019C5">
      <w:pPr>
        <w:spacing w:after="0" w:line="240" w:lineRule="auto"/>
        <w:ind w:left="360"/>
      </w:pPr>
      <w:r>
        <w:t xml:space="preserve">The first parameter after the equal sign (=) will be the name of the service/interface being installed.  </w:t>
      </w:r>
    </w:p>
    <w:p w14:paraId="4C7AB876" w14:textId="6F49D60B" w:rsidR="004C74F0" w:rsidRDefault="004C74F0" w:rsidP="00F019C5">
      <w:pPr>
        <w:spacing w:after="0" w:line="240" w:lineRule="auto"/>
        <w:ind w:left="360"/>
      </w:pPr>
      <w:r>
        <w:lastRenderedPageBreak/>
        <w:t>The installation package is looking for specific strings in each name to determine what to install.  However there are certain standards that can be modified when installing a new client.  The services/interfaces specific for the production environment contain a ‘_Main’ at the end of the name.  The services/interfaces specific for the test environment contain a ‘_Test’ at the end of the name.</w:t>
      </w:r>
      <w:r w:rsidR="0094434C">
        <w:t xml:space="preserve"> (Again, these will need to be updated as mentioned above)</w:t>
      </w:r>
    </w:p>
    <w:p w14:paraId="1B0367E7" w14:textId="77777777" w:rsidR="004C74F0" w:rsidRDefault="004C74F0" w:rsidP="00F019C5">
      <w:pPr>
        <w:spacing w:after="0" w:line="240" w:lineRule="auto"/>
        <w:ind w:left="360"/>
      </w:pPr>
    </w:p>
    <w:p w14:paraId="6CB5C502" w14:textId="77777777" w:rsidR="004C74F0" w:rsidRDefault="004C74F0" w:rsidP="00F019C5">
      <w:pPr>
        <w:spacing w:after="0" w:line="240" w:lineRule="auto"/>
        <w:ind w:left="360"/>
      </w:pPr>
      <w:r>
        <w:t>Finally, the number after the name is referred to as a Service ID.  Please keep the number associated with each service/interface the same as those in the examples above.</w:t>
      </w:r>
    </w:p>
    <w:p w14:paraId="1453D17E" w14:textId="77777777" w:rsidR="004C74F0" w:rsidRDefault="004C74F0" w:rsidP="00F019C5">
      <w:pPr>
        <w:spacing w:after="0" w:line="240" w:lineRule="auto"/>
        <w:ind w:left="360"/>
      </w:pPr>
    </w:p>
    <w:p w14:paraId="6E989AAC" w14:textId="77777777" w:rsidR="004C74F0" w:rsidRDefault="00B74326" w:rsidP="00094E9B">
      <w:pPr>
        <w:spacing w:after="0" w:line="240" w:lineRule="auto"/>
      </w:pPr>
      <w:r>
        <w:t>Next, copy the interface installer to</w:t>
      </w:r>
      <w:r w:rsidR="004C74F0">
        <w:t xml:space="preserve"> the IcsInterface\Operations folder</w:t>
      </w:r>
      <w:r>
        <w:t>.  Open up a command prompt ‘as Administrator’, and navigate to the Operations folder. Run the interface installer</w:t>
      </w:r>
      <w:r w:rsidR="004C74F0">
        <w:t>.  The first screen to display is shown on the following page.</w:t>
      </w:r>
    </w:p>
    <w:p w14:paraId="6F72B8C2" w14:textId="77777777" w:rsidR="004C74F0" w:rsidRPr="00094E9B" w:rsidRDefault="004C74F0" w:rsidP="00094E9B">
      <w:pPr>
        <w:spacing w:after="0" w:line="240" w:lineRule="auto"/>
      </w:pPr>
    </w:p>
    <w:p w14:paraId="1F26E97B" w14:textId="77777777" w:rsidR="00094E9B" w:rsidRDefault="00094E9B" w:rsidP="00094E9B">
      <w:pPr>
        <w:spacing w:after="0" w:line="240" w:lineRule="auto"/>
      </w:pPr>
      <w:r w:rsidRPr="00094E9B">
        <w:rPr>
          <w:noProof/>
        </w:rPr>
        <w:drawing>
          <wp:inline distT="0" distB="0" distL="0" distR="0" wp14:anchorId="27BD19D6" wp14:editId="1C94F02D">
            <wp:extent cx="2286000" cy="17214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286000" cy="1721466"/>
                    </a:xfrm>
                    <a:prstGeom prst="rect">
                      <a:avLst/>
                    </a:prstGeom>
                    <a:noFill/>
                    <a:ln w="9525">
                      <a:noFill/>
                      <a:miter lim="800000"/>
                      <a:headEnd/>
                      <a:tailEnd/>
                    </a:ln>
                  </pic:spPr>
                </pic:pic>
              </a:graphicData>
            </a:graphic>
          </wp:inline>
        </w:drawing>
      </w:r>
    </w:p>
    <w:p w14:paraId="32D7E907" w14:textId="77777777" w:rsidR="00094E9B" w:rsidRPr="00094E9B" w:rsidRDefault="00094E9B" w:rsidP="00094E9B">
      <w:pPr>
        <w:spacing w:after="0" w:line="240" w:lineRule="auto"/>
      </w:pPr>
    </w:p>
    <w:p w14:paraId="2013871D" w14:textId="77777777" w:rsidR="00094E9B" w:rsidRPr="00094E9B" w:rsidRDefault="00094E9B" w:rsidP="00094E9B">
      <w:pPr>
        <w:spacing w:after="0" w:line="240" w:lineRule="auto"/>
      </w:pPr>
      <w:r w:rsidRPr="00094E9B">
        <w:t xml:space="preserve">At the bottom of each screen, the </w:t>
      </w:r>
      <w:r w:rsidRPr="00094E9B">
        <w:rPr>
          <w:b/>
        </w:rPr>
        <w:t>Next</w:t>
      </w:r>
      <w:r w:rsidRPr="00094E9B">
        <w:t xml:space="preserve"> button will need to be selected to proceed with the installation.</w:t>
      </w:r>
    </w:p>
    <w:p w14:paraId="283327A6" w14:textId="77777777" w:rsidR="00094E9B" w:rsidRPr="00094E9B" w:rsidRDefault="00094E9B" w:rsidP="00094E9B">
      <w:pPr>
        <w:spacing w:after="0" w:line="240" w:lineRule="auto"/>
      </w:pPr>
    </w:p>
    <w:p w14:paraId="4D84C30D" w14:textId="77777777" w:rsidR="00094E9B" w:rsidRPr="00094E9B" w:rsidRDefault="00094E9B" w:rsidP="00094E9B">
      <w:pPr>
        <w:spacing w:after="0" w:line="240" w:lineRule="auto"/>
      </w:pPr>
      <w:r w:rsidRPr="00094E9B">
        <w:rPr>
          <w:noProof/>
        </w:rPr>
        <w:drawing>
          <wp:inline distT="0" distB="0" distL="0" distR="0" wp14:anchorId="18CEA220" wp14:editId="4A2E6CCE">
            <wp:extent cx="2286000" cy="17237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286000" cy="1723786"/>
                    </a:xfrm>
                    <a:prstGeom prst="rect">
                      <a:avLst/>
                    </a:prstGeom>
                    <a:noFill/>
                    <a:ln w="9525">
                      <a:noFill/>
                      <a:miter lim="800000"/>
                      <a:headEnd/>
                      <a:tailEnd/>
                    </a:ln>
                  </pic:spPr>
                </pic:pic>
              </a:graphicData>
            </a:graphic>
          </wp:inline>
        </w:drawing>
      </w:r>
    </w:p>
    <w:p w14:paraId="793BA8F4" w14:textId="77777777" w:rsidR="00094E9B" w:rsidRPr="00094E9B" w:rsidRDefault="00094E9B" w:rsidP="00094E9B">
      <w:pPr>
        <w:spacing w:after="0" w:line="240" w:lineRule="auto"/>
      </w:pPr>
    </w:p>
    <w:p w14:paraId="00CD93AD" w14:textId="77777777" w:rsidR="00094E9B" w:rsidRPr="00094E9B" w:rsidRDefault="00094E9B" w:rsidP="00094E9B">
      <w:r w:rsidRPr="00094E9B">
        <w:t>This screen is used to determine the SQL Server being used and to indicate the login to be used in proceeding with the installation.</w:t>
      </w:r>
    </w:p>
    <w:p w14:paraId="69A71136" w14:textId="77777777" w:rsidR="00094E9B" w:rsidRPr="00094E9B" w:rsidRDefault="00094E9B" w:rsidP="00094E9B">
      <w:r w:rsidRPr="00094E9B">
        <w:t xml:space="preserve">The </w:t>
      </w:r>
      <w:r w:rsidRPr="00094E9B">
        <w:rPr>
          <w:b/>
        </w:rPr>
        <w:t>Database Server</w:t>
      </w:r>
      <w:r w:rsidRPr="00094E9B">
        <w:t xml:space="preserve"> can be selected from the drop down, or can be typed in.  The user also has the option to use the Browse button to find the server.</w:t>
      </w:r>
    </w:p>
    <w:p w14:paraId="494C3BC1" w14:textId="77777777" w:rsidR="00094E9B" w:rsidRPr="00094E9B" w:rsidRDefault="00094E9B" w:rsidP="00094E9B">
      <w:r w:rsidRPr="00094E9B">
        <w:t xml:space="preserve">In the </w:t>
      </w:r>
      <w:r w:rsidRPr="00094E9B">
        <w:rPr>
          <w:b/>
        </w:rPr>
        <w:t>Connecting using</w:t>
      </w:r>
      <w:r w:rsidRPr="00094E9B">
        <w:t xml:space="preserve"> section indicate the type of authentication being used for this installation.  If Server authentication is selected, it is necessary to enter a valid SQL username/password before proceeding.  This user should have sufficient rights to modify existing SQL tables on the server selected above.</w:t>
      </w:r>
    </w:p>
    <w:p w14:paraId="0C9D3914" w14:textId="77777777" w:rsidR="00094E9B" w:rsidRPr="00094E9B" w:rsidRDefault="00094E9B" w:rsidP="00094E9B">
      <w:r w:rsidRPr="00094E9B">
        <w:rPr>
          <w:noProof/>
        </w:rPr>
        <w:lastRenderedPageBreak/>
        <w:drawing>
          <wp:inline distT="0" distB="0" distL="0" distR="0" wp14:anchorId="72110A1A" wp14:editId="12BD7D89">
            <wp:extent cx="2286000" cy="17237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2286000" cy="1723786"/>
                    </a:xfrm>
                    <a:prstGeom prst="rect">
                      <a:avLst/>
                    </a:prstGeom>
                    <a:noFill/>
                    <a:ln w="9525">
                      <a:noFill/>
                      <a:miter lim="800000"/>
                      <a:headEnd/>
                      <a:tailEnd/>
                    </a:ln>
                  </pic:spPr>
                </pic:pic>
              </a:graphicData>
            </a:graphic>
          </wp:inline>
        </w:drawing>
      </w:r>
    </w:p>
    <w:p w14:paraId="06A35F34" w14:textId="77777777" w:rsidR="00094E9B" w:rsidRPr="00094E9B" w:rsidRDefault="00094E9B" w:rsidP="00094E9B">
      <w:r w:rsidRPr="00094E9B">
        <w:t xml:space="preserve">This screen allows for the selection of the folder on the application server where all of the files will be written.  </w:t>
      </w:r>
    </w:p>
    <w:p w14:paraId="44880470" w14:textId="77777777" w:rsidR="00094E9B" w:rsidRPr="00094E9B" w:rsidRDefault="00094E9B" w:rsidP="00094E9B">
      <w:r w:rsidRPr="00094E9B">
        <w:t xml:space="preserve">The standard is to have the files needed for the production environment written to an </w:t>
      </w:r>
      <w:r w:rsidRPr="00094E9B">
        <w:rPr>
          <w:u w:val="single"/>
        </w:rPr>
        <w:t>IcsInterface\Bin</w:t>
      </w:r>
      <w:r w:rsidRPr="00094E9B">
        <w:t xml:space="preserve"> folder and the files for the test environment written to an </w:t>
      </w:r>
      <w:r w:rsidRPr="00094E9B">
        <w:rPr>
          <w:u w:val="single"/>
        </w:rPr>
        <w:t>IcsInterface\BinTest</w:t>
      </w:r>
      <w:r w:rsidRPr="00094E9B">
        <w:t xml:space="preserve"> folder.</w:t>
      </w:r>
    </w:p>
    <w:p w14:paraId="311F1F85" w14:textId="77777777" w:rsidR="00094E9B" w:rsidRPr="00094E9B" w:rsidRDefault="00094E9B" w:rsidP="00094E9B">
      <w:pPr>
        <w:rPr>
          <w:b/>
        </w:rPr>
      </w:pPr>
      <w:r w:rsidRPr="00094E9B">
        <w:rPr>
          <w:b/>
        </w:rPr>
        <w:t xml:space="preserve">The IcsInterface folder needs to be a pre-existing shared folder on the application server. </w:t>
      </w:r>
      <w:r>
        <w:rPr>
          <w:b/>
        </w:rPr>
        <w:t xml:space="preserve"> </w:t>
      </w:r>
      <w:r>
        <w:rPr>
          <w:b/>
        </w:rPr>
        <w:br/>
      </w:r>
      <w:hyperlink w:anchor="Create_Required_File_Shares" w:history="1">
        <w:r w:rsidRPr="00094E9B">
          <w:rPr>
            <w:rStyle w:val="Hyperlink"/>
          </w:rPr>
          <w:t>Ensure the folders / shares have been created.</w:t>
        </w:r>
      </w:hyperlink>
    </w:p>
    <w:p w14:paraId="1208FB33" w14:textId="77777777" w:rsidR="00094E9B" w:rsidRPr="00094E9B" w:rsidRDefault="00094E9B" w:rsidP="00094E9B">
      <w:r w:rsidRPr="00094E9B">
        <w:t>If the default folder path (C:\IcsInterface\Bin) is not desirable, the Change button can be used to modify the path.</w:t>
      </w:r>
      <w:r w:rsidR="00B74326">
        <w:t xml:space="preserve"> (for example, if there is a D:\ or E:\ drive, it may be better to use that instead)</w:t>
      </w:r>
    </w:p>
    <w:p w14:paraId="7D998ABF" w14:textId="77777777" w:rsidR="00094E9B" w:rsidRPr="00094E9B" w:rsidRDefault="00094E9B" w:rsidP="00094E9B">
      <w:r w:rsidRPr="00094E9B">
        <w:rPr>
          <w:noProof/>
        </w:rPr>
        <w:drawing>
          <wp:inline distT="0" distB="0" distL="0" distR="0" wp14:anchorId="0A85AE70" wp14:editId="4581C4F8">
            <wp:extent cx="3200400" cy="241333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3200400" cy="2413333"/>
                    </a:xfrm>
                    <a:prstGeom prst="rect">
                      <a:avLst/>
                    </a:prstGeom>
                    <a:noFill/>
                    <a:ln w="9525">
                      <a:noFill/>
                      <a:miter lim="800000"/>
                      <a:headEnd/>
                      <a:tailEnd/>
                    </a:ln>
                  </pic:spPr>
                </pic:pic>
              </a:graphicData>
            </a:graphic>
          </wp:inline>
        </w:drawing>
      </w:r>
    </w:p>
    <w:p w14:paraId="066CBC93" w14:textId="77777777" w:rsidR="00094E9B" w:rsidRPr="00094E9B" w:rsidRDefault="00094E9B" w:rsidP="00094E9B">
      <w:r w:rsidRPr="00094E9B">
        <w:t>This screen is used to indicate the databases that will be used for the interfaces and background service.</w:t>
      </w:r>
    </w:p>
    <w:p w14:paraId="148AF832" w14:textId="77777777" w:rsidR="00094E9B" w:rsidRPr="00094E9B" w:rsidRDefault="00094E9B" w:rsidP="00094E9B">
      <w:r w:rsidRPr="00094E9B">
        <w:t xml:space="preserve">In the </w:t>
      </w:r>
      <w:r w:rsidRPr="00094E9B">
        <w:rPr>
          <w:b/>
        </w:rPr>
        <w:t>Install File</w:t>
      </w:r>
      <w:r w:rsidRPr="00094E9B">
        <w:t xml:space="preserve"> field indicate which Installation.cfg file will be used, the one ending in _Main.cfg or the one ending in _Test.cfg</w:t>
      </w:r>
    </w:p>
    <w:p w14:paraId="326050C2" w14:textId="77777777" w:rsidR="00094E9B" w:rsidRPr="00094E9B" w:rsidRDefault="00094E9B" w:rsidP="00094E9B">
      <w:pPr>
        <w:rPr>
          <w:u w:val="single"/>
        </w:rPr>
      </w:pPr>
      <w:r w:rsidRPr="00094E9B">
        <w:rPr>
          <w:u w:val="single"/>
        </w:rPr>
        <w:t>Collector</w:t>
      </w:r>
    </w:p>
    <w:p w14:paraId="3406FDF7" w14:textId="77777777" w:rsidR="00094E9B" w:rsidRPr="00094E9B" w:rsidRDefault="00094E9B" w:rsidP="00DF4F96">
      <w:pPr>
        <w:pStyle w:val="ListParagraph"/>
        <w:numPr>
          <w:ilvl w:val="0"/>
          <w:numId w:val="32"/>
        </w:numPr>
        <w:spacing w:after="0" w:line="240" w:lineRule="auto"/>
      </w:pPr>
      <w:r w:rsidRPr="00094E9B">
        <w:t xml:space="preserve">The Collector section is used by both the interfaces and the background services.  Enter the name of the Collector database to be used in the </w:t>
      </w:r>
      <w:r w:rsidRPr="00094E9B">
        <w:rPr>
          <w:b/>
        </w:rPr>
        <w:t>Database</w:t>
      </w:r>
      <w:r w:rsidRPr="00094E9B">
        <w:t xml:space="preserve"> field.  The standard database naming </w:t>
      </w:r>
      <w:r w:rsidRPr="00094E9B">
        <w:lastRenderedPageBreak/>
        <w:t xml:space="preserve">convention is to use </w:t>
      </w:r>
      <w:r w:rsidRPr="00094E9B">
        <w:rPr>
          <w:u w:val="single"/>
        </w:rPr>
        <w:t>Collector</w:t>
      </w:r>
      <w:r w:rsidRPr="00094E9B">
        <w:t xml:space="preserve"> for the production environment and </w:t>
      </w:r>
      <w:r w:rsidR="007A5338">
        <w:rPr>
          <w:u w:val="single"/>
        </w:rPr>
        <w:t>Collector</w:t>
      </w:r>
      <w:r w:rsidRPr="00094E9B">
        <w:rPr>
          <w:u w:val="single"/>
        </w:rPr>
        <w:t>Test</w:t>
      </w:r>
      <w:r w:rsidRPr="00094E9B">
        <w:t xml:space="preserve"> for the test environment.</w:t>
      </w:r>
    </w:p>
    <w:p w14:paraId="0B49BE42" w14:textId="72C5744E" w:rsidR="00094E9B" w:rsidRPr="00094E9B" w:rsidRDefault="00094E9B" w:rsidP="00DF4F96">
      <w:pPr>
        <w:pStyle w:val="ListParagraph"/>
        <w:numPr>
          <w:ilvl w:val="0"/>
          <w:numId w:val="32"/>
        </w:numPr>
        <w:spacing w:after="0" w:line="240" w:lineRule="auto"/>
      </w:pPr>
      <w:r w:rsidRPr="00094E9B">
        <w:t xml:space="preserve">Enter the DSN this machine will use to connect to the Stockell application database in the </w:t>
      </w:r>
      <w:r w:rsidRPr="00094E9B">
        <w:rPr>
          <w:b/>
        </w:rPr>
        <w:t>Application DSN</w:t>
      </w:r>
      <w:r w:rsidRPr="00094E9B">
        <w:t xml:space="preserve"> field.  The standard naming conventions are </w:t>
      </w:r>
      <w:del w:id="423" w:author="Brian Stockell" w:date="2019-11-21T13:53:00Z">
        <w:r w:rsidRPr="00094E9B" w:rsidDel="00A54B96">
          <w:rPr>
            <w:u w:val="single"/>
          </w:rPr>
          <w:delText>IcsMain</w:delText>
        </w:r>
      </w:del>
      <w:ins w:id="424" w:author="Brian Stockell" w:date="2019-11-21T13:53:00Z">
        <w:del w:id="425" w:author="Patrick Lim" w:date="2020-03-03T13:41:00Z">
          <w:r w:rsidR="00A54B96" w:rsidDel="00AA0B74">
            <w:rPr>
              <w:u w:val="single"/>
            </w:rPr>
            <w:delText>Aat</w:delText>
          </w:r>
        </w:del>
      </w:ins>
      <w:ins w:id="426" w:author="Patrick Lim" w:date="2020-03-03T13:41:00Z">
        <w:r w:rsidR="00AA0B74">
          <w:rPr>
            <w:u w:val="single"/>
          </w:rPr>
          <w:t>Chcc</w:t>
        </w:r>
      </w:ins>
      <w:ins w:id="427" w:author="Brian Stockell" w:date="2019-11-21T13:53:00Z">
        <w:r w:rsidR="00A54B96">
          <w:rPr>
            <w:u w:val="single"/>
          </w:rPr>
          <w:t>-rcm</w:t>
        </w:r>
      </w:ins>
      <w:r w:rsidRPr="00094E9B">
        <w:t xml:space="preserve"> for production and </w:t>
      </w:r>
      <w:del w:id="428" w:author="Brian Stockell" w:date="2019-11-21T13:54:00Z">
        <w:r w:rsidRPr="00094E9B" w:rsidDel="00A54B96">
          <w:rPr>
            <w:u w:val="single"/>
          </w:rPr>
          <w:delText>IcsTest</w:delText>
        </w:r>
      </w:del>
      <w:ins w:id="429" w:author="Brian Stockell" w:date="2019-11-21T13:54:00Z">
        <w:del w:id="430" w:author="Patrick Lim" w:date="2020-03-03T13:41:00Z">
          <w:r w:rsidR="00A54B96" w:rsidDel="00AA0B74">
            <w:rPr>
              <w:u w:val="single"/>
            </w:rPr>
            <w:delText>Aat</w:delText>
          </w:r>
        </w:del>
      </w:ins>
      <w:ins w:id="431" w:author="Patrick Lim" w:date="2020-03-03T13:41:00Z">
        <w:r w:rsidR="00AA0B74">
          <w:rPr>
            <w:u w:val="single"/>
          </w:rPr>
          <w:t>Chcc</w:t>
        </w:r>
      </w:ins>
      <w:ins w:id="432" w:author="Brian Stockell" w:date="2019-11-21T13:54:00Z">
        <w:r w:rsidR="00A54B96">
          <w:rPr>
            <w:u w:val="single"/>
          </w:rPr>
          <w:t>-rcm-test</w:t>
        </w:r>
      </w:ins>
      <w:r w:rsidRPr="00094E9B">
        <w:t xml:space="preserve"> for the test environment.</w:t>
      </w:r>
    </w:p>
    <w:p w14:paraId="27148F11" w14:textId="77777777" w:rsidR="00094E9B" w:rsidRPr="00094E9B" w:rsidRDefault="00094E9B" w:rsidP="00DF4F96">
      <w:pPr>
        <w:pStyle w:val="ListParagraph"/>
        <w:numPr>
          <w:ilvl w:val="0"/>
          <w:numId w:val="32"/>
        </w:numPr>
        <w:spacing w:after="0" w:line="240" w:lineRule="auto"/>
      </w:pPr>
      <w:r w:rsidRPr="00094E9B">
        <w:t xml:space="preserve">Enter the DSN this machine will use to connect to the Stockell collector database in the </w:t>
      </w:r>
      <w:r w:rsidRPr="00094E9B">
        <w:rPr>
          <w:b/>
        </w:rPr>
        <w:t>Collector DSN</w:t>
      </w:r>
      <w:r w:rsidRPr="00094E9B">
        <w:t xml:space="preserve"> field.  Normally, these names reflect the name of the database entered previously:  </w:t>
      </w:r>
      <w:r w:rsidRPr="00094E9B">
        <w:rPr>
          <w:u w:val="single"/>
        </w:rPr>
        <w:t>Collector</w:t>
      </w:r>
      <w:r w:rsidRPr="00094E9B">
        <w:t xml:space="preserve"> for the production and </w:t>
      </w:r>
      <w:r w:rsidR="007A5338">
        <w:rPr>
          <w:u w:val="single"/>
        </w:rPr>
        <w:t>Collector</w:t>
      </w:r>
      <w:r w:rsidRPr="00094E9B">
        <w:rPr>
          <w:u w:val="single"/>
        </w:rPr>
        <w:t>Test</w:t>
      </w:r>
      <w:r w:rsidRPr="00094E9B">
        <w:t xml:space="preserve"> for the test environment.</w:t>
      </w:r>
    </w:p>
    <w:p w14:paraId="5AC155A4" w14:textId="77777777" w:rsidR="00094E9B" w:rsidRPr="00094E9B" w:rsidRDefault="00094E9B" w:rsidP="00094E9B"/>
    <w:p w14:paraId="45FF65F2" w14:textId="77777777" w:rsidR="00094E9B" w:rsidRPr="00094E9B" w:rsidRDefault="00094E9B" w:rsidP="00094E9B">
      <w:pPr>
        <w:rPr>
          <w:u w:val="single"/>
        </w:rPr>
      </w:pPr>
      <w:r w:rsidRPr="00094E9B">
        <w:rPr>
          <w:u w:val="single"/>
        </w:rPr>
        <w:t>Sislnk</w:t>
      </w:r>
    </w:p>
    <w:p w14:paraId="71F6C7EF" w14:textId="77777777" w:rsidR="00094E9B" w:rsidRPr="00094E9B" w:rsidRDefault="00094E9B" w:rsidP="00DF4F96">
      <w:pPr>
        <w:pStyle w:val="ListParagraph"/>
        <w:numPr>
          <w:ilvl w:val="0"/>
          <w:numId w:val="33"/>
        </w:numPr>
        <w:spacing w:after="0" w:line="240" w:lineRule="auto"/>
      </w:pPr>
      <w:r w:rsidRPr="00094E9B">
        <w:t xml:space="preserve">The Sislnk database is used by only the interfaces.  Enter the name of this database to be used in the </w:t>
      </w:r>
      <w:r w:rsidRPr="00094E9B">
        <w:rPr>
          <w:b/>
        </w:rPr>
        <w:t>Database</w:t>
      </w:r>
      <w:r w:rsidRPr="00094E9B">
        <w:t xml:space="preserve"> field.  The standard database name is </w:t>
      </w:r>
      <w:r w:rsidRPr="00094E9B">
        <w:rPr>
          <w:u w:val="single"/>
        </w:rPr>
        <w:t>Sislnk</w:t>
      </w:r>
      <w:r w:rsidRPr="00094E9B">
        <w:t>.</w:t>
      </w:r>
    </w:p>
    <w:p w14:paraId="2360FF8E" w14:textId="77777777" w:rsidR="00094E9B" w:rsidRPr="00094E9B" w:rsidRDefault="00094E9B" w:rsidP="00DF4F96">
      <w:pPr>
        <w:pStyle w:val="ListParagraph"/>
        <w:numPr>
          <w:ilvl w:val="0"/>
          <w:numId w:val="33"/>
        </w:numPr>
        <w:spacing w:after="0" w:line="240" w:lineRule="auto"/>
      </w:pPr>
      <w:r w:rsidRPr="00094E9B">
        <w:t xml:space="preserve">Enter the DSN to be used when connecting to the Sislnk database in the </w:t>
      </w:r>
      <w:r w:rsidRPr="00094E9B">
        <w:rPr>
          <w:b/>
        </w:rPr>
        <w:t>Sislnk DSN</w:t>
      </w:r>
      <w:r w:rsidRPr="00094E9B">
        <w:t xml:space="preserve"> field.  </w:t>
      </w:r>
    </w:p>
    <w:p w14:paraId="6DCFA165" w14:textId="189C2BCF" w:rsidR="00094E9B" w:rsidRPr="00094E9B" w:rsidRDefault="00094E9B" w:rsidP="00094E9B"/>
    <w:p w14:paraId="516F9268" w14:textId="77777777" w:rsidR="00094E9B" w:rsidRPr="00094E9B" w:rsidRDefault="00094E9B" w:rsidP="00094E9B">
      <w:pPr>
        <w:rPr>
          <w:u w:val="single"/>
        </w:rPr>
      </w:pPr>
      <w:r w:rsidRPr="00094E9B">
        <w:rPr>
          <w:u w:val="single"/>
        </w:rPr>
        <w:t>User</w:t>
      </w:r>
    </w:p>
    <w:p w14:paraId="40507D38" w14:textId="73E8F345" w:rsidR="00094E9B" w:rsidRPr="00094E9B" w:rsidRDefault="00094E9B" w:rsidP="00DF4F96">
      <w:pPr>
        <w:pStyle w:val="ListParagraph"/>
        <w:numPr>
          <w:ilvl w:val="0"/>
          <w:numId w:val="34"/>
        </w:numPr>
        <w:spacing w:after="0" w:line="240" w:lineRule="auto"/>
      </w:pPr>
      <w:r w:rsidRPr="00094E9B">
        <w:t xml:space="preserve">Finally enter the SQL user </w:t>
      </w:r>
      <w:r w:rsidRPr="00094E9B">
        <w:rPr>
          <w:b/>
        </w:rPr>
        <w:t>Name</w:t>
      </w:r>
      <w:r w:rsidRPr="00094E9B">
        <w:t xml:space="preserve"> and </w:t>
      </w:r>
      <w:r w:rsidRPr="00094E9B">
        <w:rPr>
          <w:b/>
        </w:rPr>
        <w:t>Password</w:t>
      </w:r>
      <w:r w:rsidRPr="00094E9B">
        <w:t xml:space="preserve"> that will be used by the interfaces and background process to attach to the databases.  The Stockell standard is to use the </w:t>
      </w:r>
      <w:r w:rsidR="0094434C">
        <w:rPr>
          <w:u w:val="single"/>
        </w:rPr>
        <w:t>IcsInf</w:t>
      </w:r>
      <w:r w:rsidRPr="00094E9B">
        <w:t xml:space="preserve"> user</w:t>
      </w:r>
      <w:r w:rsidR="0094434C">
        <w:t xml:space="preserve">, as </w:t>
      </w:r>
      <w:r w:rsidR="00064C4E">
        <w:t>configured</w:t>
      </w:r>
      <w:r w:rsidR="0094434C">
        <w:t xml:space="preserve"> earlier in this doc.</w:t>
      </w:r>
    </w:p>
    <w:p w14:paraId="6AE09439" w14:textId="77777777" w:rsidR="00094E9B" w:rsidRPr="00094E9B" w:rsidRDefault="00094E9B" w:rsidP="00094E9B"/>
    <w:p w14:paraId="44A34877" w14:textId="77777777" w:rsidR="00094E9B" w:rsidRPr="00094E9B" w:rsidRDefault="00094E9B" w:rsidP="00094E9B">
      <w:r w:rsidRPr="00094E9B">
        <w:rPr>
          <w:noProof/>
        </w:rPr>
        <w:drawing>
          <wp:inline distT="0" distB="0" distL="0" distR="0" wp14:anchorId="1E6E4679" wp14:editId="07924469">
            <wp:extent cx="2286000" cy="171963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2286000" cy="1719630"/>
                    </a:xfrm>
                    <a:prstGeom prst="rect">
                      <a:avLst/>
                    </a:prstGeom>
                    <a:noFill/>
                    <a:ln w="9525">
                      <a:noFill/>
                      <a:miter lim="800000"/>
                      <a:headEnd/>
                      <a:tailEnd/>
                    </a:ln>
                  </pic:spPr>
                </pic:pic>
              </a:graphicData>
            </a:graphic>
          </wp:inline>
        </w:drawing>
      </w:r>
    </w:p>
    <w:p w14:paraId="471FDD83" w14:textId="77777777" w:rsidR="00094E9B" w:rsidRPr="00094E9B" w:rsidRDefault="00094E9B" w:rsidP="00094E9B">
      <w:r w:rsidRPr="00094E9B">
        <w:t>This is the final screen the user will see before the installation process begins.  Select the Install button to continue.</w:t>
      </w:r>
    </w:p>
    <w:p w14:paraId="2C81D417" w14:textId="77777777" w:rsidR="00094E9B" w:rsidRPr="00094E9B" w:rsidRDefault="00094E9B" w:rsidP="00094E9B">
      <w:r w:rsidRPr="00094E9B">
        <w:t>This will complete the installation of the interfaces and the background services.</w:t>
      </w:r>
    </w:p>
    <w:p w14:paraId="0BB2469B" w14:textId="77777777" w:rsidR="00094E9B" w:rsidRPr="00094E9B" w:rsidRDefault="00094E9B" w:rsidP="00094E9B">
      <w:pPr>
        <w:rPr>
          <w:u w:val="single"/>
        </w:rPr>
      </w:pPr>
      <w:r w:rsidRPr="00094E9B">
        <w:rPr>
          <w:u w:val="single"/>
        </w:rPr>
        <w:t>Validate the installation ran successfully</w:t>
      </w:r>
    </w:p>
    <w:p w14:paraId="514B7064" w14:textId="77777777" w:rsidR="00094E9B" w:rsidRPr="00094E9B" w:rsidRDefault="00094E9B" w:rsidP="00094E9B">
      <w:r w:rsidRPr="00094E9B">
        <w:t>A couple things can be done to ensure the installation ran successfully.</w:t>
      </w:r>
    </w:p>
    <w:p w14:paraId="56237C20" w14:textId="77777777" w:rsidR="00E608FA" w:rsidRDefault="00094E9B" w:rsidP="00DF4F96">
      <w:pPr>
        <w:pStyle w:val="ListParagraph"/>
        <w:numPr>
          <w:ilvl w:val="0"/>
          <w:numId w:val="35"/>
        </w:numPr>
        <w:spacing w:after="0" w:line="240" w:lineRule="auto"/>
      </w:pPr>
      <w:r w:rsidRPr="00094E9B">
        <w:t>Control Panel – Services</w:t>
      </w:r>
      <w:r>
        <w:br/>
      </w:r>
      <w:r w:rsidRPr="00094E9B">
        <w:t xml:space="preserve">Open up Services  from Run </w:t>
      </w:r>
      <w:r w:rsidRPr="00094E9B">
        <w:sym w:font="Wingdings" w:char="F0E0"/>
      </w:r>
      <w:r w:rsidRPr="00094E9B">
        <w:t xml:space="preserve"> Settings </w:t>
      </w:r>
      <w:r w:rsidRPr="00094E9B">
        <w:sym w:font="Wingdings" w:char="F0E0"/>
      </w:r>
      <w:r w:rsidRPr="00094E9B">
        <w:t xml:space="preserve"> Control Panel </w:t>
      </w:r>
      <w:r w:rsidRPr="00094E9B">
        <w:sym w:font="Wingdings" w:char="F0E0"/>
      </w:r>
      <w:r w:rsidRPr="00094E9B">
        <w:t xml:space="preserve"> Administrative Services</w:t>
      </w:r>
      <w:r>
        <w:br/>
      </w:r>
      <w:r>
        <w:br/>
      </w:r>
      <w:r w:rsidRPr="00094E9B">
        <w:lastRenderedPageBreak/>
        <w:t xml:space="preserve">There should be a service created for every Service and Interface listed in the Installation_*.cfg used </w:t>
      </w:r>
      <w:r w:rsidR="00E608FA">
        <w:t xml:space="preserve">for the installation. </w:t>
      </w:r>
    </w:p>
    <w:p w14:paraId="2A5DC2A0" w14:textId="77777777" w:rsidR="00E608FA" w:rsidRDefault="00E608FA" w:rsidP="00E608FA">
      <w:pPr>
        <w:spacing w:after="0" w:line="240" w:lineRule="auto"/>
      </w:pPr>
    </w:p>
    <w:p w14:paraId="6A003649" w14:textId="65762059" w:rsidR="00E608FA" w:rsidRDefault="00E608FA" w:rsidP="00E608FA">
      <w:pPr>
        <w:spacing w:after="0" w:line="240" w:lineRule="auto"/>
        <w:ind w:left="720"/>
      </w:pPr>
      <w:r>
        <w:t>When checking each service, it would be a good idea to set all services that are supposed to run at that machine to run Automatically.  This can be done by in each services’ properties.  Similarly, for services that shouldn’t be running, set them to Disabled</w:t>
      </w:r>
      <w:r w:rsidR="000911D1">
        <w:t xml:space="preserve"> (test services on the prod machine / vi</w:t>
      </w:r>
      <w:ins w:id="433" w:author="Patrick Lim" w:date="2020-03-10T13:53:00Z">
        <w:r w:rsidR="003D6728">
          <w:t>c</w:t>
        </w:r>
      </w:ins>
      <w:del w:id="434" w:author="Patrick Lim" w:date="2020-03-10T13:53:00Z">
        <w:r w:rsidR="000911D1" w:rsidDel="003D6728">
          <w:delText>s</w:delText>
        </w:r>
      </w:del>
      <w:r w:rsidR="000911D1">
        <w:t>e versa)</w:t>
      </w:r>
      <w:r>
        <w:t>.</w:t>
      </w:r>
      <w:r>
        <w:br/>
      </w:r>
      <w:r>
        <w:br/>
        <w:t>Also, the ‘Log On’ account should be set for certain services (although it wouldn’t hurt to set it for all services.  Services that require the ‘log on’ to be set are</w:t>
      </w:r>
      <w:r w:rsidR="004067CF">
        <w:t xml:space="preserve"> (</w:t>
      </w:r>
      <w:r w:rsidR="000911D1">
        <w:t>Services NT</w:t>
      </w:r>
      <w:r w:rsidR="004067CF">
        <w:t xml:space="preserve"> account </w:t>
      </w:r>
      <w:r w:rsidR="000911D1">
        <w:t>should</w:t>
      </w:r>
      <w:r w:rsidR="004067CF">
        <w:t xml:space="preserve"> be used)</w:t>
      </w:r>
      <w:r>
        <w:t>:</w:t>
      </w:r>
    </w:p>
    <w:p w14:paraId="252F7745" w14:textId="77777777" w:rsidR="00E608FA" w:rsidRDefault="00E608FA" w:rsidP="00E608FA">
      <w:pPr>
        <w:spacing w:after="0" w:line="240" w:lineRule="auto"/>
        <w:ind w:left="720"/>
      </w:pPr>
    </w:p>
    <w:p w14:paraId="28FF695C" w14:textId="77777777" w:rsidR="00E608FA" w:rsidRDefault="00E608FA" w:rsidP="00DF4F96">
      <w:pPr>
        <w:pStyle w:val="ListParagraph"/>
        <w:numPr>
          <w:ilvl w:val="1"/>
          <w:numId w:val="34"/>
        </w:numPr>
        <w:spacing w:after="0" w:line="240" w:lineRule="auto"/>
      </w:pPr>
      <w:r>
        <w:t>IcsPrintService</w:t>
      </w:r>
    </w:p>
    <w:p w14:paraId="6979B959" w14:textId="77777777" w:rsidR="00E608FA" w:rsidRDefault="00E608FA" w:rsidP="00DF4F96">
      <w:pPr>
        <w:pStyle w:val="ListParagraph"/>
        <w:numPr>
          <w:ilvl w:val="1"/>
          <w:numId w:val="34"/>
        </w:numPr>
        <w:spacing w:after="0" w:line="240" w:lineRule="auto"/>
      </w:pPr>
      <w:r>
        <w:t>IcsNotificationService (to be installed later)</w:t>
      </w:r>
    </w:p>
    <w:p w14:paraId="7DC87DBE" w14:textId="6E144660" w:rsidR="00E608FA" w:rsidRDefault="00E608FA" w:rsidP="00DF4F96">
      <w:pPr>
        <w:pStyle w:val="ListParagraph"/>
        <w:numPr>
          <w:ilvl w:val="1"/>
          <w:numId w:val="34"/>
        </w:numPr>
        <w:spacing w:after="0" w:line="240" w:lineRule="auto"/>
      </w:pPr>
      <w:r>
        <w:t>Billing Service</w:t>
      </w:r>
      <w:r w:rsidR="000911D1">
        <w:t xml:space="preserve"> (to be installed later)</w:t>
      </w:r>
    </w:p>
    <w:p w14:paraId="0F8CF03E" w14:textId="223CD5CF" w:rsidR="00094E9B" w:rsidRDefault="00E608FA" w:rsidP="00DF4F96">
      <w:pPr>
        <w:pStyle w:val="ListParagraph"/>
        <w:numPr>
          <w:ilvl w:val="1"/>
          <w:numId w:val="34"/>
        </w:numPr>
        <w:spacing w:after="0" w:line="240" w:lineRule="auto"/>
      </w:pPr>
      <w:r>
        <w:t>CDR Processor</w:t>
      </w:r>
      <w:r w:rsidR="000911D1">
        <w:t xml:space="preserve"> (to be installed later)</w:t>
      </w:r>
      <w:r w:rsidR="00094E9B">
        <w:br/>
      </w:r>
    </w:p>
    <w:p w14:paraId="073217B6" w14:textId="1C0BD2BE" w:rsidR="00622862" w:rsidRDefault="00622862" w:rsidP="00DF4F96">
      <w:pPr>
        <w:pStyle w:val="ListParagraph"/>
        <w:numPr>
          <w:ilvl w:val="0"/>
          <w:numId w:val="35"/>
        </w:numPr>
        <w:spacing w:after="0" w:line="240" w:lineRule="auto"/>
      </w:pPr>
      <w:r>
        <w:t xml:space="preserve">Update REGEDIT values.  There are </w:t>
      </w:r>
      <w:del w:id="435" w:author="Brian Stockell" w:date="2019-11-21T13:55:00Z">
        <w:r w:rsidDel="00A54B96">
          <w:delText>som</w:delText>
        </w:r>
      </w:del>
      <w:ins w:id="436" w:author="Brian Stockell" w:date="2019-11-21T13:55:00Z">
        <w:del w:id="437" w:author="Patrick Lim" w:date="2020-03-03T13:41:00Z">
          <w:r w:rsidR="00A54B96" w:rsidDel="00AA0B74">
            <w:delText>aat</w:delText>
          </w:r>
        </w:del>
      </w:ins>
      <w:ins w:id="438" w:author="Patrick Lim" w:date="2020-03-03T13:41:00Z">
        <w:r w:rsidR="00AA0B74">
          <w:t>chcc</w:t>
        </w:r>
      </w:ins>
      <w:r>
        <w:t>e REGEDIT values that need to be updated manually:</w:t>
      </w:r>
    </w:p>
    <w:p w14:paraId="5FE528A8" w14:textId="77777777" w:rsidR="004025F8" w:rsidRDefault="00622862" w:rsidP="00DF4F96">
      <w:pPr>
        <w:pStyle w:val="ListParagraph"/>
        <w:numPr>
          <w:ilvl w:val="1"/>
          <w:numId w:val="35"/>
        </w:numPr>
        <w:spacing w:after="0" w:line="240" w:lineRule="auto"/>
      </w:pPr>
      <w:r>
        <w:t>For any services that have a login specified</w:t>
      </w:r>
      <w:r w:rsidR="00D346F5">
        <w:t>, update the username/password to the service-specific username/password (SQL Login specified earlier)</w:t>
      </w:r>
      <w:r w:rsidR="004025F8">
        <w:t xml:space="preserve">. </w:t>
      </w:r>
    </w:p>
    <w:p w14:paraId="27C4606F" w14:textId="33C9DAAF" w:rsidR="00AA2E7F" w:rsidRDefault="004025F8" w:rsidP="00DF4F96">
      <w:pPr>
        <w:pStyle w:val="ListParagraph"/>
        <w:numPr>
          <w:ilvl w:val="2"/>
          <w:numId w:val="35"/>
        </w:numPr>
        <w:spacing w:after="0" w:line="240" w:lineRule="auto"/>
      </w:pPr>
      <w:r>
        <w:t>To do this, click the Start button, and type in REGEDIT, and hit enter, which will bring up the Registry Editor.</w:t>
      </w:r>
    </w:p>
    <w:p w14:paraId="61D73933" w14:textId="774959B8" w:rsidR="004025F8" w:rsidRDefault="004025F8" w:rsidP="00DF4F96">
      <w:pPr>
        <w:pStyle w:val="ListParagraph"/>
        <w:numPr>
          <w:ilvl w:val="2"/>
          <w:numId w:val="35"/>
        </w:numPr>
        <w:spacing w:after="0" w:line="240" w:lineRule="auto"/>
      </w:pPr>
      <w:r>
        <w:t>Navigate to HKEY_LOCAL_MACHINIE -&gt; SYSTEM -&gt; CurrentControlSet -&gt; Services</w:t>
      </w:r>
    </w:p>
    <w:p w14:paraId="5403DFBA" w14:textId="063CD28D" w:rsidR="004025F8" w:rsidRDefault="00901CCB" w:rsidP="00DF4F96">
      <w:pPr>
        <w:pStyle w:val="ListParagraph"/>
        <w:numPr>
          <w:ilvl w:val="2"/>
          <w:numId w:val="35"/>
        </w:numPr>
        <w:spacing w:after="0" w:line="240" w:lineRule="auto"/>
      </w:pPr>
      <w:r>
        <w:t>Find the following services.  Then under the Parameters folder, you will find UID and PWD fields. Update the UID fields as follows for each service, along with the password that was set up earlier in this doc:</w:t>
      </w:r>
    </w:p>
    <w:p w14:paraId="0860D3DD" w14:textId="156840AD" w:rsidR="00901CCB" w:rsidRDefault="00901CCB" w:rsidP="00DF4F96">
      <w:pPr>
        <w:pStyle w:val="ListParagraph"/>
        <w:numPr>
          <w:ilvl w:val="3"/>
          <w:numId w:val="35"/>
        </w:numPr>
        <w:spacing w:after="0" w:line="240" w:lineRule="auto"/>
      </w:pPr>
      <w:r>
        <w:t>Collector_xxxxx – IcsInf</w:t>
      </w:r>
    </w:p>
    <w:p w14:paraId="798EA9D9" w14:textId="5C058B56" w:rsidR="00901CCB" w:rsidRDefault="00901CCB" w:rsidP="00DF4F96">
      <w:pPr>
        <w:pStyle w:val="ListParagraph"/>
        <w:numPr>
          <w:ilvl w:val="3"/>
          <w:numId w:val="35"/>
        </w:numPr>
        <w:spacing w:after="0" w:line="240" w:lineRule="auto"/>
      </w:pPr>
      <w:r>
        <w:t>IcsStmToIcsTrig_xxxxx – IcsInf</w:t>
      </w:r>
    </w:p>
    <w:p w14:paraId="551C56CD" w14:textId="0EEF8807" w:rsidR="00901CCB" w:rsidRDefault="00901CCB" w:rsidP="00DF4F96">
      <w:pPr>
        <w:pStyle w:val="ListParagraph"/>
        <w:numPr>
          <w:ilvl w:val="3"/>
          <w:numId w:val="35"/>
        </w:numPr>
        <w:spacing w:after="0" w:line="240" w:lineRule="auto"/>
      </w:pPr>
      <w:r>
        <w:t>OEPrintProc_xxxxx – IcsOEPrint</w:t>
      </w:r>
    </w:p>
    <w:p w14:paraId="509594CC" w14:textId="6E1F2913" w:rsidR="00901CCB" w:rsidRDefault="00901CCB" w:rsidP="00DF4F96">
      <w:pPr>
        <w:pStyle w:val="ListParagraph"/>
        <w:numPr>
          <w:ilvl w:val="3"/>
          <w:numId w:val="35"/>
        </w:numPr>
        <w:spacing w:after="0" w:line="240" w:lineRule="auto"/>
      </w:pPr>
      <w:r>
        <w:t>OEChargeProc_xxxxx – IcsOEChg</w:t>
      </w:r>
    </w:p>
    <w:p w14:paraId="67E12308" w14:textId="7F91B8F7" w:rsidR="00901CCB" w:rsidRDefault="00901CCB" w:rsidP="00DF4F96">
      <w:pPr>
        <w:pStyle w:val="ListParagraph"/>
        <w:numPr>
          <w:ilvl w:val="3"/>
          <w:numId w:val="35"/>
        </w:numPr>
        <w:spacing w:after="0" w:line="240" w:lineRule="auto"/>
      </w:pPr>
      <w:r>
        <w:t>IcsPrintService_xxxxx – IcsPrintSrv</w:t>
      </w:r>
    </w:p>
    <w:p w14:paraId="5C8D2FFD" w14:textId="0141641C" w:rsidR="00901CCB" w:rsidRDefault="00901CCB" w:rsidP="00DF4F96">
      <w:pPr>
        <w:pStyle w:val="ListParagraph"/>
        <w:numPr>
          <w:ilvl w:val="3"/>
          <w:numId w:val="35"/>
        </w:numPr>
        <w:spacing w:after="0" w:line="240" w:lineRule="auto"/>
      </w:pPr>
      <w:r>
        <w:t>BckgrndFreqProc_xxxx – IcsBckFreqProc (found under the Arglist parameter)</w:t>
      </w:r>
    </w:p>
    <w:p w14:paraId="44AA36BA" w14:textId="442900F8" w:rsidR="00901CCB" w:rsidRDefault="00901CCB" w:rsidP="00DF4F96">
      <w:pPr>
        <w:pStyle w:val="ListParagraph"/>
        <w:numPr>
          <w:ilvl w:val="3"/>
          <w:numId w:val="35"/>
        </w:numPr>
        <w:spacing w:after="0" w:line="240" w:lineRule="auto"/>
      </w:pPr>
      <w:r>
        <w:t>ARPayProc_xxxxx – IcsPayProc</w:t>
      </w:r>
    </w:p>
    <w:p w14:paraId="2B8B2C8D" w14:textId="59207ADB" w:rsidR="00901CCB" w:rsidRDefault="00901CCB" w:rsidP="00DF4F96">
      <w:pPr>
        <w:pStyle w:val="ListParagraph"/>
        <w:numPr>
          <w:ilvl w:val="3"/>
          <w:numId w:val="35"/>
        </w:numPr>
        <w:spacing w:after="0" w:line="240" w:lineRule="auto"/>
      </w:pPr>
      <w:r>
        <w:t>IcsTransService_xxxx – IcsTravSvc (service to be installed later)</w:t>
      </w:r>
    </w:p>
    <w:p w14:paraId="28D0BC6B" w14:textId="77777777" w:rsidR="004B6C18" w:rsidRDefault="00E07F02" w:rsidP="00DF4F96">
      <w:pPr>
        <w:pStyle w:val="ListParagraph"/>
        <w:numPr>
          <w:ilvl w:val="0"/>
          <w:numId w:val="35"/>
        </w:numPr>
        <w:spacing w:after="0" w:line="240" w:lineRule="auto"/>
      </w:pPr>
      <w:r>
        <w:t xml:space="preserve">Go into the C:\IcsInterface\Operations\ folder.  For each </w:t>
      </w:r>
      <w:r w:rsidR="004B6C18">
        <w:t>CONFIG</w:t>
      </w:r>
      <w:r>
        <w:t xml:space="preserve"> file</w:t>
      </w:r>
      <w:r w:rsidR="004B6C18">
        <w:t>, make the following updates:</w:t>
      </w:r>
    </w:p>
    <w:p w14:paraId="264C8AF2" w14:textId="0E76812E" w:rsidR="00E07F02" w:rsidRDefault="00E07F02" w:rsidP="00DF4F96">
      <w:pPr>
        <w:pStyle w:val="ListParagraph"/>
        <w:numPr>
          <w:ilvl w:val="1"/>
          <w:numId w:val="35"/>
        </w:numPr>
        <w:spacing w:after="0" w:line="240" w:lineRule="auto"/>
      </w:pPr>
      <w:r>
        <w:t xml:space="preserve"> </w:t>
      </w:r>
      <w:r w:rsidR="00024F99">
        <w:t>Any place where the service name is specified, update the name to use the client suffix that was previously determined when updating the Sislnk/Collector databases</w:t>
      </w:r>
    </w:p>
    <w:p w14:paraId="73468392" w14:textId="6753FA4F" w:rsidR="00024F99" w:rsidRDefault="00024F99" w:rsidP="00024F99">
      <w:pPr>
        <w:spacing w:after="0" w:line="240" w:lineRule="auto"/>
        <w:ind w:left="2880"/>
      </w:pPr>
      <w:r>
        <w:rPr>
          <w:noProof/>
        </w:rPr>
        <w:drawing>
          <wp:inline distT="0" distB="0" distL="0" distR="0" wp14:anchorId="39536C0F" wp14:editId="028299D4">
            <wp:extent cx="5943600" cy="36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8300"/>
                    </a:xfrm>
                    <a:prstGeom prst="rect">
                      <a:avLst/>
                    </a:prstGeom>
                  </pic:spPr>
                </pic:pic>
              </a:graphicData>
            </a:graphic>
          </wp:inline>
        </w:drawing>
      </w:r>
    </w:p>
    <w:p w14:paraId="1BB68D8F" w14:textId="179D7770" w:rsidR="00024F99" w:rsidRDefault="00024F99" w:rsidP="00DF4F96">
      <w:pPr>
        <w:pStyle w:val="ListParagraph"/>
        <w:numPr>
          <w:ilvl w:val="1"/>
          <w:numId w:val="35"/>
        </w:numPr>
        <w:spacing w:after="0" w:line="240" w:lineRule="auto"/>
      </w:pPr>
      <w:r>
        <w:t>Any place where a database name is specified, update it to the corresponding DSN name that was set up earlier in this doc</w:t>
      </w:r>
    </w:p>
    <w:p w14:paraId="0EFBB60B" w14:textId="60D063AF" w:rsidR="00024F99" w:rsidRDefault="00024F99" w:rsidP="00024F99">
      <w:pPr>
        <w:spacing w:after="0" w:line="240" w:lineRule="auto"/>
        <w:ind w:left="2880"/>
      </w:pPr>
      <w:r>
        <w:rPr>
          <w:noProof/>
        </w:rPr>
        <w:drawing>
          <wp:inline distT="0" distB="0" distL="0" distR="0" wp14:anchorId="6A509FB3" wp14:editId="3F5952F5">
            <wp:extent cx="5943600" cy="440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0055"/>
                    </a:xfrm>
                    <a:prstGeom prst="rect">
                      <a:avLst/>
                    </a:prstGeom>
                  </pic:spPr>
                </pic:pic>
              </a:graphicData>
            </a:graphic>
          </wp:inline>
        </w:drawing>
      </w:r>
    </w:p>
    <w:p w14:paraId="358D12E2" w14:textId="77BA02E6" w:rsidR="00024F99" w:rsidRDefault="002E2241" w:rsidP="00DF4F96">
      <w:pPr>
        <w:pStyle w:val="ListParagraph"/>
        <w:numPr>
          <w:ilvl w:val="1"/>
          <w:numId w:val="35"/>
        </w:numPr>
        <w:spacing w:after="0" w:line="240" w:lineRule="auto"/>
      </w:pPr>
      <w:r>
        <w:t>Immediately</w:t>
      </w:r>
      <w:r w:rsidR="00024F99">
        <w:t xml:space="preserve"> following the DSN name are the username/passwords it will use.  Update as necessary</w:t>
      </w:r>
    </w:p>
    <w:p w14:paraId="63559DEF" w14:textId="360E3308" w:rsidR="00024F99" w:rsidRDefault="00024F99" w:rsidP="00024F99">
      <w:pPr>
        <w:spacing w:after="0" w:line="240" w:lineRule="auto"/>
        <w:ind w:left="2880"/>
      </w:pPr>
      <w:r>
        <w:rPr>
          <w:noProof/>
        </w:rPr>
        <w:lastRenderedPageBreak/>
        <w:drawing>
          <wp:inline distT="0" distB="0" distL="0" distR="0" wp14:anchorId="45D1D72C" wp14:editId="4D3251BD">
            <wp:extent cx="5943600" cy="45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4660"/>
                    </a:xfrm>
                    <a:prstGeom prst="rect">
                      <a:avLst/>
                    </a:prstGeom>
                  </pic:spPr>
                </pic:pic>
              </a:graphicData>
            </a:graphic>
          </wp:inline>
        </w:drawing>
      </w:r>
    </w:p>
    <w:p w14:paraId="59C88EF3" w14:textId="0CA086FD" w:rsidR="002E2241" w:rsidRDefault="002E2241" w:rsidP="00DF4F96">
      <w:pPr>
        <w:pStyle w:val="ListParagraph"/>
        <w:numPr>
          <w:ilvl w:val="1"/>
          <w:numId w:val="35"/>
        </w:numPr>
        <w:spacing w:after="0" w:line="240" w:lineRule="auto"/>
      </w:pPr>
      <w:del w:id="439" w:author="Brian Stockell" w:date="2019-11-21T13:55:00Z">
        <w:r w:rsidDel="00A54B96">
          <w:delText>Som</w:delText>
        </w:r>
      </w:del>
      <w:ins w:id="440" w:author="Brian Stockell" w:date="2019-11-21T13:55:00Z">
        <w:del w:id="441" w:author="Patrick Lim" w:date="2020-03-03T13:41:00Z">
          <w:r w:rsidR="00A54B96" w:rsidDel="00AA0B74">
            <w:delText>Aat</w:delText>
          </w:r>
        </w:del>
      </w:ins>
      <w:ins w:id="442" w:author="Patrick Lim" w:date="2020-03-03T13:41:00Z">
        <w:r w:rsidR="00AA0B74">
          <w:t>Chcc</w:t>
        </w:r>
      </w:ins>
      <w:r>
        <w:t>e of the config files will reference .strat files. Update the name to use the client-specific suffix</w:t>
      </w:r>
    </w:p>
    <w:p w14:paraId="17C2BF5C" w14:textId="43B69C85" w:rsidR="002E2241" w:rsidRDefault="002E2241" w:rsidP="002E2241">
      <w:pPr>
        <w:spacing w:after="0" w:line="240" w:lineRule="auto"/>
        <w:ind w:left="2880"/>
      </w:pPr>
      <w:r>
        <w:rPr>
          <w:noProof/>
        </w:rPr>
        <w:drawing>
          <wp:inline distT="0" distB="0" distL="0" distR="0" wp14:anchorId="4F9F676B" wp14:editId="7DC645E4">
            <wp:extent cx="5943600" cy="40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1320"/>
                    </a:xfrm>
                    <a:prstGeom prst="rect">
                      <a:avLst/>
                    </a:prstGeom>
                  </pic:spPr>
                </pic:pic>
              </a:graphicData>
            </a:graphic>
          </wp:inline>
        </w:drawing>
      </w:r>
    </w:p>
    <w:p w14:paraId="4BEB7318" w14:textId="6AD90D4A" w:rsidR="00E07F02" w:rsidRDefault="00E07F02" w:rsidP="00E07F02">
      <w:pPr>
        <w:spacing w:after="0" w:line="240" w:lineRule="auto"/>
        <w:ind w:left="2160"/>
      </w:pPr>
    </w:p>
    <w:p w14:paraId="79F24EC4" w14:textId="5FC4AE10" w:rsidR="00F4233B" w:rsidRDefault="00F4233B" w:rsidP="00E07F02">
      <w:pPr>
        <w:spacing w:after="0" w:line="240" w:lineRule="auto"/>
        <w:ind w:left="2160"/>
      </w:pPr>
    </w:p>
    <w:p w14:paraId="17567534" w14:textId="2F453CC4" w:rsidR="00F4233B" w:rsidRDefault="00F4233B" w:rsidP="00DF4F96">
      <w:pPr>
        <w:pStyle w:val="ListParagraph"/>
        <w:numPr>
          <w:ilvl w:val="0"/>
          <w:numId w:val="35"/>
        </w:numPr>
        <w:spacing w:after="0" w:line="240" w:lineRule="auto"/>
      </w:pPr>
      <w:r>
        <w:t>In the same folder, update each of the cfg/config</w:t>
      </w:r>
      <w:r w:rsidR="002E2241">
        <w:t>/strat</w:t>
      </w:r>
      <w:r>
        <w:t xml:space="preserve"> file</w:t>
      </w:r>
      <w:r w:rsidR="004B6C18">
        <w:t xml:space="preserve"> names</w:t>
      </w:r>
      <w:r>
        <w:t xml:space="preserve"> so that they end in the appropriate ‘database name suffix’</w:t>
      </w:r>
    </w:p>
    <w:p w14:paraId="4905A5D6" w14:textId="6F00472A" w:rsidR="004B6C18" w:rsidRPr="00094E9B" w:rsidRDefault="004B6C18" w:rsidP="004B6C18">
      <w:pPr>
        <w:spacing w:after="0" w:line="240" w:lineRule="auto"/>
        <w:ind w:left="2160"/>
      </w:pPr>
      <w:r>
        <w:rPr>
          <w:noProof/>
        </w:rPr>
        <w:drawing>
          <wp:inline distT="0" distB="0" distL="0" distR="0" wp14:anchorId="78B6F94F" wp14:editId="1E875100">
            <wp:extent cx="459105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2076450"/>
                    </a:xfrm>
                    <a:prstGeom prst="rect">
                      <a:avLst/>
                    </a:prstGeom>
                  </pic:spPr>
                </pic:pic>
              </a:graphicData>
            </a:graphic>
          </wp:inline>
        </w:drawing>
      </w:r>
    </w:p>
    <w:p w14:paraId="22AB30F1" w14:textId="77777777" w:rsidR="00094E9B" w:rsidRPr="00094E9B" w:rsidRDefault="00094E9B" w:rsidP="00094E9B">
      <w:r w:rsidRPr="00094E9B">
        <w:br w:type="page"/>
      </w:r>
    </w:p>
    <w:p w14:paraId="1C81637F" w14:textId="77777777" w:rsidR="00094E9B" w:rsidRPr="00094E9B" w:rsidRDefault="00094E9B" w:rsidP="00343AE1">
      <w:pPr>
        <w:rPr>
          <w:b/>
        </w:rPr>
      </w:pPr>
      <w:r w:rsidRPr="00343AE1">
        <w:lastRenderedPageBreak/>
        <w:t>NOTES</w:t>
      </w:r>
      <w:r w:rsidRPr="00094E9B">
        <w:t>:</w:t>
      </w:r>
    </w:p>
    <w:p w14:paraId="2AD2BFBA" w14:textId="77777777" w:rsidR="000F252E" w:rsidRPr="000F252E" w:rsidRDefault="00094E9B" w:rsidP="00DF4F96">
      <w:pPr>
        <w:pStyle w:val="ListParagraph"/>
        <w:numPr>
          <w:ilvl w:val="0"/>
          <w:numId w:val="34"/>
        </w:numPr>
        <w:spacing w:after="0" w:line="240" w:lineRule="auto"/>
      </w:pPr>
      <w:r w:rsidRPr="00094E9B">
        <w:t>The background services and interfaces will be defined as services, within Control Panel.  This installation process will set these services up to run manually. We suggest modifying the services for the production environment on the PC designated to run them at Automatic, so they will automatically start when the machine is rebooted.</w:t>
      </w:r>
      <w:r>
        <w:br/>
      </w:r>
      <w:r>
        <w:br/>
      </w:r>
      <w:r w:rsidRPr="00094E9B">
        <w:t>This can be done via the Control Panel – Administrative Tools Services.</w:t>
      </w:r>
      <w:r>
        <w:t xml:space="preserve">  </w:t>
      </w:r>
      <w:r w:rsidRPr="00094E9B">
        <w:t>Right click on each of the services installed (refer to Installation_Main.cfg file for a list) and select Properties.  Change the Start Type from Manual to Automatic.</w:t>
      </w:r>
      <w:r>
        <w:br/>
      </w:r>
      <w:r>
        <w:br/>
      </w:r>
      <w:r w:rsidRPr="00094E9B">
        <w:t xml:space="preserve">The services should only be running on the machine that have been designated to run on.  </w:t>
      </w:r>
      <w:r w:rsidRPr="00094E9B">
        <w:rPr>
          <w:u w:val="single"/>
        </w:rPr>
        <w:t>Never run the same service (background service or interface) on multiple application servers at the same time.</w:t>
      </w:r>
    </w:p>
    <w:p w14:paraId="72120C12" w14:textId="77777777" w:rsidR="00094E9B" w:rsidRPr="00094E9B" w:rsidRDefault="00FA5D15" w:rsidP="00DF4F96">
      <w:pPr>
        <w:pStyle w:val="ListParagraph"/>
        <w:numPr>
          <w:ilvl w:val="0"/>
          <w:numId w:val="34"/>
        </w:numPr>
        <w:spacing w:after="0" w:line="240" w:lineRule="auto"/>
      </w:pPr>
      <w:r>
        <w:t>Both</w:t>
      </w:r>
      <w:r w:rsidR="00DB2B88">
        <w:t xml:space="preserve"> prod and test background services and interfaces should be installed on both Prod and Test application servers.  This is necessary in the case of an application server going down – the other server can be used as a failsafe.  Prod services should be disabled on the test application server; similarly, test services should be disabled on the prod application server.  Disabling services is performed the same way in which you set services to start Automatically (previous bullet)</w:t>
      </w:r>
      <w:r w:rsidR="00094E9B">
        <w:rPr>
          <w:u w:val="single"/>
        </w:rPr>
        <w:br/>
      </w:r>
    </w:p>
    <w:p w14:paraId="7F3458FA" w14:textId="77777777" w:rsidR="00094E9B" w:rsidRDefault="00094E9B" w:rsidP="00094E9B">
      <w:pPr>
        <w:rPr>
          <w:rFonts w:ascii="Georgia" w:hAnsi="Georgia"/>
        </w:rPr>
      </w:pPr>
    </w:p>
    <w:p w14:paraId="1646649C" w14:textId="77777777" w:rsidR="00945DA9" w:rsidRDefault="00945DA9" w:rsidP="00945DA9">
      <w:pPr>
        <w:pStyle w:val="Heading2"/>
      </w:pPr>
      <w:bookmarkStart w:id="443" w:name="_Toc411923779"/>
      <w:r>
        <w:t>Adjusting the IcsPrintService</w:t>
      </w:r>
      <w:bookmarkEnd w:id="443"/>
      <w:r>
        <w:t xml:space="preserve"> </w:t>
      </w:r>
    </w:p>
    <w:p w14:paraId="258E7CD4" w14:textId="056741B9" w:rsidR="00797434" w:rsidRDefault="00797434" w:rsidP="00945DA9">
      <w:r>
        <w:t xml:space="preserve">During the installation of InsightCS, the following folder is created and used by the IcsPrintService: “c:\Program Files\InsightCS\Reports”.  While this will work, it poses </w:t>
      </w:r>
      <w:del w:id="444" w:author="Brian Stockell" w:date="2019-11-21T13:55:00Z">
        <w:r w:rsidDel="00A54B96">
          <w:delText>som</w:delText>
        </w:r>
      </w:del>
      <w:ins w:id="445" w:author="Brian Stockell" w:date="2019-11-21T13:55:00Z">
        <w:del w:id="446" w:author="Patrick Lim" w:date="2020-03-03T13:41:00Z">
          <w:r w:rsidR="00A54B96" w:rsidDel="00AA0B74">
            <w:delText>aat</w:delText>
          </w:r>
        </w:del>
      </w:ins>
      <w:ins w:id="447" w:author="Patrick Lim" w:date="2020-03-03T13:41:00Z">
        <w:r w:rsidR="00AA0B74">
          <w:t>chcc</w:t>
        </w:r>
      </w:ins>
      <w:r>
        <w:t xml:space="preserve">e serious issues during client upgrades: </w:t>
      </w:r>
    </w:p>
    <w:p w14:paraId="6657A7C8" w14:textId="77777777" w:rsidR="00797434" w:rsidRDefault="00797434" w:rsidP="00DF4F96">
      <w:pPr>
        <w:pStyle w:val="ListParagraph"/>
        <w:numPr>
          <w:ilvl w:val="0"/>
          <w:numId w:val="45"/>
        </w:numPr>
      </w:pPr>
      <w:r>
        <w:t>The files contained in the Reports folder are needed by the IcsPrintService</w:t>
      </w:r>
    </w:p>
    <w:p w14:paraId="4BCC8A88" w14:textId="65511751" w:rsidR="00797434" w:rsidRDefault="00797434" w:rsidP="00DF4F96">
      <w:pPr>
        <w:pStyle w:val="ListParagraph"/>
        <w:numPr>
          <w:ilvl w:val="0"/>
          <w:numId w:val="45"/>
        </w:numPr>
      </w:pPr>
      <w:del w:id="448" w:author="Brian Stockell" w:date="2019-11-21T13:55:00Z">
        <w:r w:rsidDel="00A54B96">
          <w:delText>Som</w:delText>
        </w:r>
      </w:del>
      <w:ins w:id="449" w:author="Brian Stockell" w:date="2019-11-21T13:55:00Z">
        <w:del w:id="450" w:author="Patrick Lim" w:date="2020-03-03T13:41:00Z">
          <w:r w:rsidR="00A54B96" w:rsidDel="00AA0B74">
            <w:delText>Aat</w:delText>
          </w:r>
        </w:del>
      </w:ins>
      <w:ins w:id="451" w:author="Patrick Lim" w:date="2020-03-03T13:41:00Z">
        <w:r w:rsidR="00AA0B74">
          <w:t>Chcc</w:t>
        </w:r>
      </w:ins>
      <w:r>
        <w:t>e of these files are customized</w:t>
      </w:r>
    </w:p>
    <w:p w14:paraId="00EB6C4F" w14:textId="77777777" w:rsidR="00797434" w:rsidRDefault="00797434" w:rsidP="00DF4F96">
      <w:pPr>
        <w:pStyle w:val="ListParagraph"/>
        <w:numPr>
          <w:ilvl w:val="0"/>
          <w:numId w:val="45"/>
        </w:numPr>
      </w:pPr>
      <w:r>
        <w:t>During the Insight CS uninstall process (done during an upgrade, this folder is deleted.  This can result in the loss of any customized configurations for the client</w:t>
      </w:r>
    </w:p>
    <w:p w14:paraId="62A6D190" w14:textId="77777777" w:rsidR="00945DA9" w:rsidRDefault="00945DA9" w:rsidP="00945DA9">
      <w:r>
        <w:t>You will need to adjust the IcsPrintService to point to the correct directory</w:t>
      </w:r>
      <w:r w:rsidR="00797434">
        <w:t>.  The correct directory</w:t>
      </w:r>
      <w:r>
        <w:t xml:space="preserve">, </w:t>
      </w:r>
      <w:r w:rsidR="00797434">
        <w:t xml:space="preserve">created </w:t>
      </w:r>
      <w:r>
        <w:t xml:space="preserve">during the </w:t>
      </w:r>
      <w:hyperlink r:id="rId54" w:anchor="InstalltheInsightCSNightlyProcesses" w:history="1">
        <w:r>
          <w:rPr>
            <w:rStyle w:val="Hyperlink"/>
          </w:rPr>
          <w:t>Nightly Processes installation</w:t>
        </w:r>
      </w:hyperlink>
      <w:r w:rsidR="00797434">
        <w:t xml:space="preserve">, is </w:t>
      </w:r>
      <w:r>
        <w:t>depending on the database (main or test) being used:</w:t>
      </w:r>
    </w:p>
    <w:p w14:paraId="34C26A5D" w14:textId="77777777" w:rsidR="00797434" w:rsidRDefault="00945DA9" w:rsidP="00797434">
      <w:pPr>
        <w:ind w:firstLine="720"/>
      </w:pPr>
      <w:r>
        <w:t>C:\InsightCS\&lt;DATABASE_NAME&gt;\Reports</w:t>
      </w:r>
      <w:r w:rsidR="006A11E8">
        <w:t>\</w:t>
      </w:r>
    </w:p>
    <w:p w14:paraId="21774A0E" w14:textId="413BA261" w:rsidR="00797434" w:rsidRPr="00797434" w:rsidRDefault="00797434" w:rsidP="00797434">
      <w:pPr>
        <w:ind w:left="720" w:firstLine="720"/>
        <w:rPr>
          <w:i/>
          <w:sz w:val="18"/>
          <w:szCs w:val="18"/>
        </w:rPr>
      </w:pPr>
      <w:r>
        <w:t>*</w:t>
      </w:r>
      <w:r w:rsidRPr="00797434">
        <w:rPr>
          <w:i/>
          <w:sz w:val="18"/>
          <w:szCs w:val="18"/>
        </w:rPr>
        <w:t>Where &lt;DATABASE_NAME&gt; is equal to either “</w:t>
      </w:r>
      <w:del w:id="452" w:author="Brian Stockell" w:date="2019-11-21T13:53:00Z">
        <w:r w:rsidRPr="00797434" w:rsidDel="00A54B96">
          <w:rPr>
            <w:i/>
            <w:sz w:val="18"/>
            <w:szCs w:val="18"/>
          </w:rPr>
          <w:delText>IcsMain</w:delText>
        </w:r>
      </w:del>
      <w:ins w:id="453" w:author="Brian Stockell" w:date="2019-11-21T13:53:00Z">
        <w:del w:id="454" w:author="Patrick Lim" w:date="2020-03-03T13:41:00Z">
          <w:r w:rsidR="00A54B96" w:rsidDel="00AA0B74">
            <w:rPr>
              <w:i/>
              <w:sz w:val="18"/>
              <w:szCs w:val="18"/>
            </w:rPr>
            <w:delText>Aat</w:delText>
          </w:r>
        </w:del>
      </w:ins>
      <w:ins w:id="455" w:author="Patrick Lim" w:date="2020-03-03T13:41:00Z">
        <w:r w:rsidR="00AA0B74">
          <w:rPr>
            <w:i/>
            <w:sz w:val="18"/>
            <w:szCs w:val="18"/>
          </w:rPr>
          <w:t>Chcc</w:t>
        </w:r>
      </w:ins>
      <w:ins w:id="456" w:author="Brian Stockell" w:date="2019-11-21T13:53:00Z">
        <w:r w:rsidR="00A54B96">
          <w:rPr>
            <w:i/>
            <w:sz w:val="18"/>
            <w:szCs w:val="18"/>
          </w:rPr>
          <w:t>-rcm</w:t>
        </w:r>
      </w:ins>
      <w:r w:rsidRPr="00797434">
        <w:rPr>
          <w:i/>
          <w:sz w:val="18"/>
          <w:szCs w:val="18"/>
        </w:rPr>
        <w:t>” or “</w:t>
      </w:r>
      <w:del w:id="457" w:author="Brian Stockell" w:date="2019-11-21T13:54:00Z">
        <w:r w:rsidRPr="00797434" w:rsidDel="00A54B96">
          <w:rPr>
            <w:i/>
            <w:sz w:val="18"/>
            <w:szCs w:val="18"/>
          </w:rPr>
          <w:delText>IcsTest</w:delText>
        </w:r>
      </w:del>
      <w:ins w:id="458" w:author="Brian Stockell" w:date="2019-11-21T13:54:00Z">
        <w:del w:id="459" w:author="Patrick Lim" w:date="2020-03-03T13:41:00Z">
          <w:r w:rsidR="00A54B96" w:rsidDel="00AA0B74">
            <w:rPr>
              <w:i/>
              <w:sz w:val="18"/>
              <w:szCs w:val="18"/>
            </w:rPr>
            <w:delText>Aat</w:delText>
          </w:r>
        </w:del>
      </w:ins>
      <w:ins w:id="460" w:author="Patrick Lim" w:date="2020-03-03T13:41:00Z">
        <w:r w:rsidR="00AA0B74">
          <w:rPr>
            <w:i/>
            <w:sz w:val="18"/>
            <w:szCs w:val="18"/>
          </w:rPr>
          <w:t>Chcc</w:t>
        </w:r>
      </w:ins>
      <w:ins w:id="461" w:author="Brian Stockell" w:date="2019-11-21T13:54:00Z">
        <w:r w:rsidR="00A54B96">
          <w:rPr>
            <w:i/>
            <w:sz w:val="18"/>
            <w:szCs w:val="18"/>
          </w:rPr>
          <w:t>-rcm-test</w:t>
        </w:r>
      </w:ins>
      <w:r w:rsidRPr="00797434">
        <w:rPr>
          <w:i/>
          <w:sz w:val="18"/>
          <w:szCs w:val="18"/>
        </w:rPr>
        <w:t>”</w:t>
      </w:r>
    </w:p>
    <w:p w14:paraId="7860AD82" w14:textId="77777777" w:rsidR="00945DA9" w:rsidRDefault="00945DA9" w:rsidP="00945DA9">
      <w:r>
        <w:t>To reconfigure the IcsPrintService, do one of the following:</w:t>
      </w:r>
    </w:p>
    <w:p w14:paraId="2FED5DCC" w14:textId="77777777" w:rsidR="00945DA9" w:rsidRDefault="00945DA9" w:rsidP="00DF4F96">
      <w:pPr>
        <w:pStyle w:val="ListParagraph"/>
        <w:numPr>
          <w:ilvl w:val="0"/>
          <w:numId w:val="44"/>
        </w:numPr>
      </w:pPr>
      <w:r>
        <w:t>Manually re-configure the service:</w:t>
      </w:r>
    </w:p>
    <w:p w14:paraId="40342178" w14:textId="77777777" w:rsidR="00945DA9" w:rsidRDefault="00945DA9" w:rsidP="00DF4F96">
      <w:pPr>
        <w:pStyle w:val="ListParagraph"/>
        <w:numPr>
          <w:ilvl w:val="1"/>
          <w:numId w:val="44"/>
        </w:numPr>
      </w:pPr>
      <w:r>
        <w:t xml:space="preserve">Open the Windows Registry: </w:t>
      </w:r>
    </w:p>
    <w:p w14:paraId="2AF4C193" w14:textId="77777777" w:rsidR="00945DA9" w:rsidRDefault="00945DA9" w:rsidP="00DF4F96">
      <w:pPr>
        <w:pStyle w:val="ListParagraph"/>
        <w:numPr>
          <w:ilvl w:val="2"/>
          <w:numId w:val="44"/>
        </w:numPr>
      </w:pPr>
      <w:r>
        <w:t xml:space="preserve">START </w:t>
      </w:r>
      <w:r>
        <w:sym w:font="Wingdings" w:char="F0E0"/>
      </w:r>
      <w:r>
        <w:t xml:space="preserve"> RUN</w:t>
      </w:r>
    </w:p>
    <w:p w14:paraId="0AB2FB19" w14:textId="77777777" w:rsidR="00945DA9" w:rsidRDefault="00945DA9" w:rsidP="00DF4F96">
      <w:pPr>
        <w:pStyle w:val="ListParagraph"/>
        <w:numPr>
          <w:ilvl w:val="2"/>
          <w:numId w:val="44"/>
        </w:numPr>
      </w:pPr>
      <w:r>
        <w:t>Regedit</w:t>
      </w:r>
    </w:p>
    <w:p w14:paraId="0F57A7A1" w14:textId="77777777" w:rsidR="00945DA9" w:rsidRDefault="00945DA9" w:rsidP="00DF4F96">
      <w:pPr>
        <w:pStyle w:val="ListParagraph"/>
        <w:numPr>
          <w:ilvl w:val="1"/>
          <w:numId w:val="44"/>
        </w:numPr>
      </w:pPr>
      <w:r>
        <w:lastRenderedPageBreak/>
        <w:t>Navigate to one of the following keys (</w:t>
      </w:r>
      <w:r w:rsidRPr="00945DA9">
        <w:rPr>
          <w:i/>
        </w:rPr>
        <w:t>depending on whether you’re adjusting for TEST or MAIN</w:t>
      </w:r>
      <w:r>
        <w:t>):</w:t>
      </w:r>
    </w:p>
    <w:p w14:paraId="30C69226" w14:textId="77777777" w:rsidR="00945DA9" w:rsidRDefault="00945DA9" w:rsidP="00DF4F96">
      <w:pPr>
        <w:pStyle w:val="ListParagraph"/>
        <w:numPr>
          <w:ilvl w:val="2"/>
          <w:numId w:val="44"/>
        </w:numPr>
      </w:pPr>
      <w:r w:rsidRPr="00945DA9">
        <w:t>HKEY_LOCAL_MACHINE\SYSTEM\CurrentControlSet\Services\IcsPrintService_Main\Parameters</w:t>
      </w:r>
    </w:p>
    <w:p w14:paraId="4CE17A4B" w14:textId="77777777" w:rsidR="00945DA9" w:rsidRDefault="00945DA9" w:rsidP="00DF4F96">
      <w:pPr>
        <w:pStyle w:val="ListParagraph"/>
        <w:numPr>
          <w:ilvl w:val="2"/>
          <w:numId w:val="44"/>
        </w:numPr>
      </w:pPr>
      <w:r w:rsidRPr="00945DA9">
        <w:t>HKEY_LOCAL_MACHINE\SYSTEM\CurrentContr</w:t>
      </w:r>
      <w:r>
        <w:t>olSet\Services\IcsPrintService_Test</w:t>
      </w:r>
      <w:r w:rsidRPr="00945DA9">
        <w:t>\Parameters</w:t>
      </w:r>
    </w:p>
    <w:p w14:paraId="011D7BD2" w14:textId="77777777" w:rsidR="00945DA9" w:rsidRDefault="00945DA9" w:rsidP="00DF4F96">
      <w:pPr>
        <w:pStyle w:val="ListParagraph"/>
        <w:numPr>
          <w:ilvl w:val="1"/>
          <w:numId w:val="44"/>
        </w:numPr>
      </w:pPr>
      <w:r>
        <w:t>Adjust the “</w:t>
      </w:r>
      <w:r w:rsidRPr="00945DA9">
        <w:t>ExeRoot</w:t>
      </w:r>
      <w:r>
        <w:t xml:space="preserve">” parameter to </w:t>
      </w:r>
      <w:r w:rsidR="006A11E8">
        <w:t>C:\InsightCS\&lt;DATABASE NAME&gt;\Reports\</w:t>
      </w:r>
    </w:p>
    <w:p w14:paraId="6323E255" w14:textId="77777777" w:rsidR="00945DA9" w:rsidRDefault="00945DA9" w:rsidP="00DF4F96">
      <w:pPr>
        <w:pStyle w:val="ListParagraph"/>
        <w:numPr>
          <w:ilvl w:val="1"/>
          <w:numId w:val="44"/>
        </w:numPr>
      </w:pPr>
      <w:r>
        <w:t xml:space="preserve">Exit REGEDIT </w:t>
      </w:r>
    </w:p>
    <w:p w14:paraId="72AEB5D0" w14:textId="77777777" w:rsidR="007C5543" w:rsidRDefault="007C5543" w:rsidP="00DF4F96">
      <w:pPr>
        <w:pStyle w:val="ListParagraph"/>
        <w:numPr>
          <w:ilvl w:val="1"/>
          <w:numId w:val="44"/>
        </w:numPr>
      </w:pPr>
      <w:r>
        <w:t>Now copy all of the files from the C:\Program Files\InsightCS\Reports\ folder, to the newly created C:\InsightCS\&lt;DATABASE NAME&gt;\Reports\ folder.</w:t>
      </w:r>
    </w:p>
    <w:p w14:paraId="3381D730" w14:textId="77777777" w:rsidR="00945DA9" w:rsidRDefault="00945DA9" w:rsidP="00DF4F96">
      <w:pPr>
        <w:pStyle w:val="ListParagraph"/>
        <w:numPr>
          <w:ilvl w:val="1"/>
          <w:numId w:val="44"/>
        </w:numPr>
      </w:pPr>
      <w:r>
        <w:t>Reboot the Application Server</w:t>
      </w:r>
      <w:r>
        <w:br/>
      </w:r>
    </w:p>
    <w:p w14:paraId="17291233" w14:textId="77777777" w:rsidR="00945DA9" w:rsidRPr="00CB645E" w:rsidRDefault="00945DA9" w:rsidP="00094E9B">
      <w:pPr>
        <w:rPr>
          <w:rFonts w:ascii="Georgia" w:hAnsi="Georgia"/>
        </w:rPr>
      </w:pPr>
    </w:p>
    <w:p w14:paraId="1DABE620" w14:textId="77777777" w:rsidR="003A62DB" w:rsidRDefault="003A62DB">
      <w:pPr>
        <w:rPr>
          <w:rFonts w:ascii="Calibri" w:eastAsia="Times New Roman" w:hAnsi="Calibri" w:cs="Times New Roman"/>
          <w:b/>
          <w:bCs/>
          <w:sz w:val="36"/>
          <w:szCs w:val="36"/>
        </w:rPr>
      </w:pPr>
      <w:r>
        <w:br w:type="page"/>
      </w:r>
    </w:p>
    <w:p w14:paraId="66A82AEC" w14:textId="77777777" w:rsidR="00094E9B" w:rsidRDefault="00520115" w:rsidP="003A62DB">
      <w:pPr>
        <w:pStyle w:val="Heading1"/>
      </w:pPr>
      <w:bookmarkStart w:id="462" w:name="_Toc411923780"/>
      <w:bookmarkStart w:id="463" w:name="Other_Services_On_App_Servers"/>
      <w:r>
        <w:lastRenderedPageBreak/>
        <w:t xml:space="preserve">Setting up </w:t>
      </w:r>
      <w:r w:rsidR="00754CB5">
        <w:t>Other Services</w:t>
      </w:r>
      <w:r>
        <w:t xml:space="preserve"> on the Application Server</w:t>
      </w:r>
      <w:bookmarkEnd w:id="462"/>
    </w:p>
    <w:bookmarkEnd w:id="463"/>
    <w:p w14:paraId="5C837CA5" w14:textId="77777777" w:rsidR="00520115" w:rsidRDefault="00520115" w:rsidP="00094E9B">
      <w:pPr>
        <w:spacing w:after="0" w:line="240" w:lineRule="auto"/>
      </w:pPr>
    </w:p>
    <w:p w14:paraId="46819528" w14:textId="3A81275C" w:rsidR="00897B75" w:rsidRDefault="00897B75" w:rsidP="00897B75">
      <w:pPr>
        <w:pStyle w:val="Heading2"/>
      </w:pPr>
      <w:bookmarkStart w:id="464" w:name="_Toc411923784"/>
      <w:bookmarkStart w:id="465" w:name="_GoBack"/>
      <w:bookmarkEnd w:id="465"/>
      <w:r>
        <w:t>Notification Service</w:t>
      </w:r>
      <w:bookmarkEnd w:id="464"/>
      <w:r w:rsidR="00841C5C">
        <w:t xml:space="preserve"> / Billing Service / CDR Processor / DB Snapshot</w:t>
      </w:r>
    </w:p>
    <w:p w14:paraId="5046BCB7" w14:textId="1CAD8A49" w:rsidR="00841C5C" w:rsidRDefault="00897B75" w:rsidP="00841C5C">
      <w:r>
        <w:t>The Notification Service</w:t>
      </w:r>
      <w:r w:rsidR="00841C5C">
        <w:t>, Billing Service CDR Processor and DB Snapshot services</w:t>
      </w:r>
      <w:r>
        <w:t xml:space="preserve"> </w:t>
      </w:r>
      <w:r w:rsidR="00841C5C">
        <w:t>are</w:t>
      </w:r>
      <w:r>
        <w:t xml:space="preserve"> not installed by the Interface installer, and must be installed manually</w:t>
      </w:r>
      <w:r w:rsidR="00841C5C">
        <w:t>, using the InsightSvc executable</w:t>
      </w:r>
      <w:r>
        <w:t xml:space="preserve">.  </w:t>
      </w:r>
      <w:r w:rsidR="00841C5C">
        <w:t>Perform the following steps to install these services:</w:t>
      </w:r>
    </w:p>
    <w:p w14:paraId="489ED4D5" w14:textId="3620B990" w:rsidR="00841C5C" w:rsidRDefault="00841C5C" w:rsidP="00DF4F96">
      <w:pPr>
        <w:pStyle w:val="ListParagraph"/>
        <w:numPr>
          <w:ilvl w:val="1"/>
          <w:numId w:val="50"/>
        </w:numPr>
      </w:pPr>
      <w:r>
        <w:t xml:space="preserve">On the application server, navigate to the following directory: </w:t>
      </w:r>
      <w:r w:rsidRPr="00841C5C">
        <w:t>C:\Program Files (x86)\Insight\BIN\Config Examples</w:t>
      </w:r>
      <w:r>
        <w:t xml:space="preserve">\ </w:t>
      </w:r>
    </w:p>
    <w:p w14:paraId="207B9F8F" w14:textId="655BCDC9" w:rsidR="00841C5C" w:rsidRDefault="00841C5C" w:rsidP="00DF4F96">
      <w:pPr>
        <w:pStyle w:val="ListParagraph"/>
        <w:numPr>
          <w:ilvl w:val="1"/>
          <w:numId w:val="50"/>
        </w:numPr>
      </w:pPr>
      <w:r>
        <w:t>Copy the following files to the desktop:</w:t>
      </w:r>
    </w:p>
    <w:p w14:paraId="0DF2941B" w14:textId="7E5A9ECF" w:rsidR="00841C5C" w:rsidRDefault="00841C5C" w:rsidP="00DF4F96">
      <w:pPr>
        <w:pStyle w:val="ListParagraph"/>
        <w:numPr>
          <w:ilvl w:val="2"/>
          <w:numId w:val="50"/>
        </w:numPr>
      </w:pPr>
      <w:r>
        <w:t>Insight.Services.Billing.dll.config</w:t>
      </w:r>
    </w:p>
    <w:p w14:paraId="21050FFE" w14:textId="1C6C5241" w:rsidR="00841C5C" w:rsidRDefault="00841C5C" w:rsidP="00DF4F96">
      <w:pPr>
        <w:pStyle w:val="ListParagraph"/>
        <w:numPr>
          <w:ilvl w:val="2"/>
          <w:numId w:val="50"/>
        </w:numPr>
      </w:pPr>
      <w:r>
        <w:t>Insight.Services.CDRProcessor.dll.config</w:t>
      </w:r>
    </w:p>
    <w:p w14:paraId="134B37D2" w14:textId="029C3BC4" w:rsidR="00841C5C" w:rsidRDefault="00841C5C" w:rsidP="00DF4F96">
      <w:pPr>
        <w:pStyle w:val="ListParagraph"/>
        <w:numPr>
          <w:ilvl w:val="2"/>
          <w:numId w:val="50"/>
        </w:numPr>
      </w:pPr>
      <w:r>
        <w:t>Insight.Services.DBSnapshot.dll.config</w:t>
      </w:r>
    </w:p>
    <w:p w14:paraId="3EAD91DD" w14:textId="174512A8" w:rsidR="00841C5C" w:rsidRDefault="00841C5C" w:rsidP="00DF4F96">
      <w:pPr>
        <w:pStyle w:val="ListParagraph"/>
        <w:numPr>
          <w:ilvl w:val="2"/>
          <w:numId w:val="50"/>
        </w:numPr>
      </w:pPr>
      <w:r>
        <w:t>Insight.Services.Notification.dll.config</w:t>
      </w:r>
    </w:p>
    <w:p w14:paraId="4FE98089" w14:textId="0826051C" w:rsidR="00841C5C" w:rsidRDefault="00841C5C" w:rsidP="00DF4F96">
      <w:pPr>
        <w:pStyle w:val="ListParagraph"/>
        <w:numPr>
          <w:ilvl w:val="2"/>
          <w:numId w:val="50"/>
        </w:numPr>
      </w:pPr>
      <w:r>
        <w:t>InsightSvc.exe.config</w:t>
      </w:r>
    </w:p>
    <w:p w14:paraId="359EB034" w14:textId="26187219" w:rsidR="00841C5C" w:rsidRDefault="00841C5C" w:rsidP="00DF4F96">
      <w:pPr>
        <w:pStyle w:val="ListParagraph"/>
        <w:numPr>
          <w:ilvl w:val="1"/>
          <w:numId w:val="50"/>
        </w:numPr>
      </w:pPr>
      <w:r>
        <w:t>Make the following updates to each of the files:</w:t>
      </w:r>
    </w:p>
    <w:p w14:paraId="782B8833" w14:textId="20E7F75C" w:rsidR="00841C5C" w:rsidRDefault="00841C5C" w:rsidP="00DF4F96">
      <w:pPr>
        <w:pStyle w:val="ListParagraph"/>
        <w:numPr>
          <w:ilvl w:val="2"/>
          <w:numId w:val="50"/>
        </w:numPr>
      </w:pPr>
      <w:r>
        <w:t>Insight.Services.Billing.dll.config</w:t>
      </w:r>
    </w:p>
    <w:p w14:paraId="7E093592" w14:textId="3BB69C8A" w:rsidR="00841C5C" w:rsidRDefault="00841C5C" w:rsidP="00DF4F96">
      <w:pPr>
        <w:pStyle w:val="ListParagraph"/>
        <w:numPr>
          <w:ilvl w:val="3"/>
          <w:numId w:val="50"/>
        </w:numPr>
      </w:pPr>
      <w:r>
        <w:t xml:space="preserve">Update the </w:t>
      </w:r>
      <w:r w:rsidR="00B359E1">
        <w:t>baseAddress value.  This value should match the value in the SERVICES_MSTR table in the RCM database for the billing service.</w:t>
      </w:r>
    </w:p>
    <w:p w14:paraId="6876A8C3" w14:textId="67A02968" w:rsidR="00841C5C" w:rsidRDefault="00841C5C" w:rsidP="00841C5C">
      <w:pPr>
        <w:ind w:left="2160"/>
      </w:pPr>
      <w:r>
        <w:rPr>
          <w:noProof/>
        </w:rPr>
        <w:drawing>
          <wp:inline distT="0" distB="0" distL="0" distR="0" wp14:anchorId="30B1ADC2" wp14:editId="6F131DEC">
            <wp:extent cx="5943600" cy="55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52450"/>
                    </a:xfrm>
                    <a:prstGeom prst="rect">
                      <a:avLst/>
                    </a:prstGeom>
                  </pic:spPr>
                </pic:pic>
              </a:graphicData>
            </a:graphic>
          </wp:inline>
        </w:drawing>
      </w:r>
    </w:p>
    <w:p w14:paraId="06615B5E" w14:textId="02E2A0C0" w:rsidR="00B359E1" w:rsidRDefault="00B359E1" w:rsidP="00841C5C">
      <w:pPr>
        <w:ind w:left="2160"/>
      </w:pPr>
      <w:r>
        <w:rPr>
          <w:noProof/>
        </w:rPr>
        <w:drawing>
          <wp:inline distT="0" distB="0" distL="0" distR="0" wp14:anchorId="323DF11A" wp14:editId="27910E69">
            <wp:extent cx="5943600" cy="804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04545"/>
                    </a:xfrm>
                    <a:prstGeom prst="rect">
                      <a:avLst/>
                    </a:prstGeom>
                  </pic:spPr>
                </pic:pic>
              </a:graphicData>
            </a:graphic>
          </wp:inline>
        </w:drawing>
      </w:r>
    </w:p>
    <w:p w14:paraId="4B3D879E" w14:textId="4689A321" w:rsidR="00B359E1" w:rsidRDefault="00B359E1" w:rsidP="00DF4F96">
      <w:pPr>
        <w:pStyle w:val="ListParagraph"/>
        <w:numPr>
          <w:ilvl w:val="3"/>
          <w:numId w:val="50"/>
        </w:numPr>
      </w:pPr>
      <w:r>
        <w:t>Update the log file path</w:t>
      </w:r>
      <w:r w:rsidR="00A207A9">
        <w:t>/name</w:t>
      </w:r>
      <w:r>
        <w:t>:</w:t>
      </w:r>
    </w:p>
    <w:p w14:paraId="3D880243" w14:textId="010392DA" w:rsidR="00B359E1" w:rsidRDefault="00B359E1" w:rsidP="00B359E1">
      <w:pPr>
        <w:ind w:left="2160"/>
      </w:pPr>
      <w:r>
        <w:rPr>
          <w:noProof/>
        </w:rPr>
        <w:drawing>
          <wp:inline distT="0" distB="0" distL="0" distR="0" wp14:anchorId="01257497" wp14:editId="32D3EE0C">
            <wp:extent cx="5943600" cy="60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5155"/>
                    </a:xfrm>
                    <a:prstGeom prst="rect">
                      <a:avLst/>
                    </a:prstGeom>
                  </pic:spPr>
                </pic:pic>
              </a:graphicData>
            </a:graphic>
          </wp:inline>
        </w:drawing>
      </w:r>
    </w:p>
    <w:p w14:paraId="39151652" w14:textId="3A8B0D34" w:rsidR="00841C5C" w:rsidRDefault="00841C5C" w:rsidP="00DF4F96">
      <w:pPr>
        <w:pStyle w:val="ListParagraph"/>
        <w:numPr>
          <w:ilvl w:val="2"/>
          <w:numId w:val="50"/>
        </w:numPr>
      </w:pPr>
      <w:r>
        <w:t>Insight.Services.CDRProcessor.dll.config</w:t>
      </w:r>
    </w:p>
    <w:p w14:paraId="03864AC7" w14:textId="38DC231B" w:rsidR="00FB1A43" w:rsidRDefault="00FB1A43" w:rsidP="00DF4F96">
      <w:pPr>
        <w:pStyle w:val="ListParagraph"/>
        <w:numPr>
          <w:ilvl w:val="3"/>
          <w:numId w:val="50"/>
        </w:numPr>
      </w:pPr>
      <w:r>
        <w:t>Update the log file path</w:t>
      </w:r>
      <w:r w:rsidR="00A207A9">
        <w:t>/name</w:t>
      </w:r>
      <w:r>
        <w:t>:</w:t>
      </w:r>
    </w:p>
    <w:p w14:paraId="5D8631BD" w14:textId="28219022" w:rsidR="00FB1A43" w:rsidRDefault="00FB1A43" w:rsidP="00FB1A43">
      <w:pPr>
        <w:ind w:left="2160"/>
      </w:pPr>
      <w:r>
        <w:rPr>
          <w:noProof/>
        </w:rPr>
        <w:drawing>
          <wp:inline distT="0" distB="0" distL="0" distR="0" wp14:anchorId="6F3F18FB" wp14:editId="32B11344">
            <wp:extent cx="5943600" cy="557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57530"/>
                    </a:xfrm>
                    <a:prstGeom prst="rect">
                      <a:avLst/>
                    </a:prstGeom>
                  </pic:spPr>
                </pic:pic>
              </a:graphicData>
            </a:graphic>
          </wp:inline>
        </w:drawing>
      </w:r>
    </w:p>
    <w:p w14:paraId="2AA32D4A" w14:textId="77777777" w:rsidR="00E21542" w:rsidRDefault="00E21542" w:rsidP="00FB1A43">
      <w:pPr>
        <w:ind w:left="2160"/>
      </w:pPr>
    </w:p>
    <w:p w14:paraId="79062320" w14:textId="510D278E" w:rsidR="00841C5C" w:rsidRDefault="00841C5C" w:rsidP="00DF4F96">
      <w:pPr>
        <w:pStyle w:val="ListParagraph"/>
        <w:numPr>
          <w:ilvl w:val="2"/>
          <w:numId w:val="50"/>
        </w:numPr>
      </w:pPr>
      <w:r>
        <w:lastRenderedPageBreak/>
        <w:t>Insight.Services.DBSnapshot.dll.config</w:t>
      </w:r>
    </w:p>
    <w:p w14:paraId="00B34ADB" w14:textId="6363C970" w:rsidR="00E21542" w:rsidRDefault="00357475" w:rsidP="00DF4F96">
      <w:pPr>
        <w:pStyle w:val="ListParagraph"/>
        <w:numPr>
          <w:ilvl w:val="3"/>
          <w:numId w:val="50"/>
        </w:numPr>
      </w:pPr>
      <w:r>
        <w:t>Update the connection string info for the RCM and Sislnk databases. Controlwks credentials can be used.  The warehouse connection string can be blanked out.</w:t>
      </w:r>
    </w:p>
    <w:p w14:paraId="549939B1" w14:textId="680D4C13" w:rsidR="00357475" w:rsidRDefault="00357475" w:rsidP="00357475">
      <w:pPr>
        <w:ind w:left="1440"/>
      </w:pPr>
      <w:r>
        <w:rPr>
          <w:noProof/>
        </w:rPr>
        <w:drawing>
          <wp:inline distT="0" distB="0" distL="0" distR="0" wp14:anchorId="03ADDB59" wp14:editId="100D5BF4">
            <wp:extent cx="5943600" cy="1171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1575"/>
                    </a:xfrm>
                    <a:prstGeom prst="rect">
                      <a:avLst/>
                    </a:prstGeom>
                  </pic:spPr>
                </pic:pic>
              </a:graphicData>
            </a:graphic>
          </wp:inline>
        </w:drawing>
      </w:r>
    </w:p>
    <w:p w14:paraId="612C50FD" w14:textId="21BE8F5A" w:rsidR="0034068C" w:rsidRDefault="0034068C" w:rsidP="00DF4F96">
      <w:pPr>
        <w:pStyle w:val="ListParagraph"/>
        <w:numPr>
          <w:ilvl w:val="3"/>
          <w:numId w:val="50"/>
        </w:numPr>
      </w:pPr>
      <w:r>
        <w:t>Update database values for the RCM and Sislnk Databases (warehouse can remain as-is):</w:t>
      </w:r>
    </w:p>
    <w:p w14:paraId="227F618F" w14:textId="703B88DD" w:rsidR="0034068C" w:rsidRDefault="0034068C" w:rsidP="0034068C">
      <w:pPr>
        <w:ind w:left="1440"/>
      </w:pPr>
      <w:r>
        <w:rPr>
          <w:noProof/>
        </w:rPr>
        <w:drawing>
          <wp:inline distT="0" distB="0" distL="0" distR="0" wp14:anchorId="450E8F4C" wp14:editId="5A9C4128">
            <wp:extent cx="4562475" cy="1200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62475" cy="1200150"/>
                    </a:xfrm>
                    <a:prstGeom prst="rect">
                      <a:avLst/>
                    </a:prstGeom>
                  </pic:spPr>
                </pic:pic>
              </a:graphicData>
            </a:graphic>
          </wp:inline>
        </w:drawing>
      </w:r>
    </w:p>
    <w:p w14:paraId="36FE801F" w14:textId="4D66B934" w:rsidR="00A207A9" w:rsidRDefault="00A207A9" w:rsidP="00DF4F96">
      <w:pPr>
        <w:pStyle w:val="ListParagraph"/>
        <w:numPr>
          <w:ilvl w:val="3"/>
          <w:numId w:val="50"/>
        </w:numPr>
      </w:pPr>
      <w:r>
        <w:t>Update log file path/name:</w:t>
      </w:r>
    </w:p>
    <w:p w14:paraId="78DBD35C" w14:textId="343245DD" w:rsidR="00A207A9" w:rsidRDefault="00A207A9" w:rsidP="00A207A9">
      <w:pPr>
        <w:ind w:left="1440"/>
      </w:pPr>
      <w:r>
        <w:rPr>
          <w:noProof/>
        </w:rPr>
        <w:drawing>
          <wp:inline distT="0" distB="0" distL="0" distR="0" wp14:anchorId="07AEEDEE" wp14:editId="3FE299F2">
            <wp:extent cx="5943600" cy="530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30225"/>
                    </a:xfrm>
                    <a:prstGeom prst="rect">
                      <a:avLst/>
                    </a:prstGeom>
                  </pic:spPr>
                </pic:pic>
              </a:graphicData>
            </a:graphic>
          </wp:inline>
        </w:drawing>
      </w:r>
    </w:p>
    <w:p w14:paraId="7B7E6C92" w14:textId="5FFA6469" w:rsidR="00841C5C" w:rsidRDefault="00841C5C" w:rsidP="00DF4F96">
      <w:pPr>
        <w:pStyle w:val="ListParagraph"/>
        <w:numPr>
          <w:ilvl w:val="2"/>
          <w:numId w:val="50"/>
        </w:numPr>
      </w:pPr>
      <w:r>
        <w:t>Insight.Services.Notification.dll.config</w:t>
      </w:r>
    </w:p>
    <w:p w14:paraId="23EAFF31" w14:textId="3E04CCCF" w:rsidR="00D20080" w:rsidRDefault="00D20080" w:rsidP="00DF4F96">
      <w:pPr>
        <w:pStyle w:val="ListParagraph"/>
        <w:numPr>
          <w:ilvl w:val="3"/>
          <w:numId w:val="50"/>
        </w:numPr>
      </w:pPr>
      <w:r>
        <w:t xml:space="preserve">Update log file path/name: </w:t>
      </w:r>
    </w:p>
    <w:p w14:paraId="59320620" w14:textId="2BCEBA56" w:rsidR="00D20080" w:rsidRDefault="00D20080" w:rsidP="00D20080">
      <w:pPr>
        <w:ind w:left="1440"/>
      </w:pPr>
      <w:r>
        <w:rPr>
          <w:noProof/>
        </w:rPr>
        <w:drawing>
          <wp:inline distT="0" distB="0" distL="0" distR="0" wp14:anchorId="34CF33BC" wp14:editId="0A7F9833">
            <wp:extent cx="5943600" cy="67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78180"/>
                    </a:xfrm>
                    <a:prstGeom prst="rect">
                      <a:avLst/>
                    </a:prstGeom>
                  </pic:spPr>
                </pic:pic>
              </a:graphicData>
            </a:graphic>
          </wp:inline>
        </w:drawing>
      </w:r>
    </w:p>
    <w:p w14:paraId="12DDEF11" w14:textId="2A97915D" w:rsidR="00841C5C" w:rsidRDefault="00841C5C" w:rsidP="00DF4F96">
      <w:pPr>
        <w:pStyle w:val="ListParagraph"/>
        <w:numPr>
          <w:ilvl w:val="2"/>
          <w:numId w:val="50"/>
        </w:numPr>
      </w:pPr>
      <w:r>
        <w:t>InsightSvc.exe.config</w:t>
      </w:r>
    </w:p>
    <w:p w14:paraId="13B072CE" w14:textId="582A8AB5" w:rsidR="00735676" w:rsidRDefault="00735676" w:rsidP="00DF4F96">
      <w:pPr>
        <w:pStyle w:val="ListParagraph"/>
        <w:numPr>
          <w:ilvl w:val="3"/>
          <w:numId w:val="50"/>
        </w:numPr>
      </w:pPr>
      <w:r>
        <w:t>Update the connection string to the RCM database.  IcsNotif username should be used.</w:t>
      </w:r>
    </w:p>
    <w:p w14:paraId="5D346424" w14:textId="15DBBF57" w:rsidR="00735676" w:rsidRDefault="00735676" w:rsidP="00735676">
      <w:pPr>
        <w:ind w:left="1440"/>
      </w:pPr>
      <w:r>
        <w:rPr>
          <w:noProof/>
        </w:rPr>
        <w:drawing>
          <wp:inline distT="0" distB="0" distL="0" distR="0" wp14:anchorId="5F1E3E84" wp14:editId="0FDA48D8">
            <wp:extent cx="5943600" cy="372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2110"/>
                    </a:xfrm>
                    <a:prstGeom prst="rect">
                      <a:avLst/>
                    </a:prstGeom>
                  </pic:spPr>
                </pic:pic>
              </a:graphicData>
            </a:graphic>
          </wp:inline>
        </w:drawing>
      </w:r>
    </w:p>
    <w:p w14:paraId="2A483091" w14:textId="73AB2EEC" w:rsidR="00A67DD5" w:rsidRDefault="00A67DD5" w:rsidP="00DF4F96">
      <w:pPr>
        <w:pStyle w:val="ListParagraph"/>
        <w:numPr>
          <w:ilvl w:val="3"/>
          <w:numId w:val="50"/>
        </w:numPr>
      </w:pPr>
      <w:r>
        <w:t>Update the log file path:</w:t>
      </w:r>
    </w:p>
    <w:p w14:paraId="0933F7FE" w14:textId="42343202" w:rsidR="00A67DD5" w:rsidRDefault="00A67DD5" w:rsidP="00A67DD5">
      <w:pPr>
        <w:ind w:left="1440"/>
      </w:pPr>
      <w:r>
        <w:rPr>
          <w:noProof/>
        </w:rPr>
        <w:drawing>
          <wp:inline distT="0" distB="0" distL="0" distR="0" wp14:anchorId="38C3A0E4" wp14:editId="333C5933">
            <wp:extent cx="5943600" cy="544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44830"/>
                    </a:xfrm>
                    <a:prstGeom prst="rect">
                      <a:avLst/>
                    </a:prstGeom>
                  </pic:spPr>
                </pic:pic>
              </a:graphicData>
            </a:graphic>
          </wp:inline>
        </w:drawing>
      </w:r>
    </w:p>
    <w:p w14:paraId="676F3FC8" w14:textId="31EEB951" w:rsidR="000F12B8" w:rsidRDefault="000F12B8" w:rsidP="00A67DD5">
      <w:pPr>
        <w:ind w:left="1440"/>
      </w:pPr>
    </w:p>
    <w:p w14:paraId="2E483437" w14:textId="60F93EC3" w:rsidR="000F12B8" w:rsidRDefault="000F12B8" w:rsidP="00DF4F96">
      <w:pPr>
        <w:pStyle w:val="ListParagraph"/>
        <w:numPr>
          <w:ilvl w:val="1"/>
          <w:numId w:val="50"/>
        </w:numPr>
      </w:pPr>
      <w:r>
        <w:t xml:space="preserve">Copy the updated files to the </w:t>
      </w:r>
      <w:r w:rsidRPr="000F12B8">
        <w:t>C:\Program Files (x86)\Insight\BIN</w:t>
      </w:r>
      <w:r>
        <w:t xml:space="preserve">\ folder. </w:t>
      </w:r>
    </w:p>
    <w:p w14:paraId="54E99F32" w14:textId="47D22750" w:rsidR="000F12B8" w:rsidRDefault="000F12B8" w:rsidP="00DF4F96">
      <w:pPr>
        <w:pStyle w:val="ListParagraph"/>
        <w:numPr>
          <w:ilvl w:val="1"/>
          <w:numId w:val="50"/>
        </w:numPr>
      </w:pPr>
      <w:r>
        <w:t xml:space="preserve">Open up a command prompt as Administrator, and change to the </w:t>
      </w:r>
      <w:r w:rsidRPr="000F12B8">
        <w:t>C:\Program Files (x86)\Insight\BIN</w:t>
      </w:r>
      <w:r>
        <w:t>\ path.</w:t>
      </w:r>
    </w:p>
    <w:p w14:paraId="643B0246" w14:textId="0177DF8E" w:rsidR="001527BA" w:rsidRDefault="001527BA" w:rsidP="00DF4F96">
      <w:pPr>
        <w:pStyle w:val="ListParagraph"/>
        <w:numPr>
          <w:ilvl w:val="1"/>
          <w:numId w:val="50"/>
        </w:numPr>
      </w:pPr>
      <w:r>
        <w:t xml:space="preserve">Run the following command:  </w:t>
      </w:r>
      <w:r w:rsidRPr="001527BA">
        <w:t>insightsvc /i 1</w:t>
      </w:r>
      <w:r>
        <w:t>.  This will install the IcsNotificationService (or whatever is specified in the SERVICES_MSTR table with a ROW_NO of 1.</w:t>
      </w:r>
    </w:p>
    <w:p w14:paraId="4DD8CED8" w14:textId="25EB5A8A" w:rsidR="001527BA" w:rsidRDefault="001527BA" w:rsidP="001527BA">
      <w:pPr>
        <w:ind w:left="720"/>
      </w:pPr>
      <w:r>
        <w:rPr>
          <w:noProof/>
        </w:rPr>
        <w:drawing>
          <wp:inline distT="0" distB="0" distL="0" distR="0" wp14:anchorId="3914A67A" wp14:editId="68436465">
            <wp:extent cx="4048125" cy="333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8125" cy="333375"/>
                    </a:xfrm>
                    <a:prstGeom prst="rect">
                      <a:avLst/>
                    </a:prstGeom>
                  </pic:spPr>
                </pic:pic>
              </a:graphicData>
            </a:graphic>
          </wp:inline>
        </w:drawing>
      </w:r>
    </w:p>
    <w:p w14:paraId="50FD2358" w14:textId="6EC80241" w:rsidR="001527BA" w:rsidRDefault="001527BA" w:rsidP="001527BA">
      <w:pPr>
        <w:ind w:left="720"/>
      </w:pPr>
      <w:r>
        <w:rPr>
          <w:noProof/>
        </w:rPr>
        <w:drawing>
          <wp:inline distT="0" distB="0" distL="0" distR="0" wp14:anchorId="6B2D905D" wp14:editId="4E083E57">
            <wp:extent cx="3048000" cy="2124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2124075"/>
                    </a:xfrm>
                    <a:prstGeom prst="rect">
                      <a:avLst/>
                    </a:prstGeom>
                  </pic:spPr>
                </pic:pic>
              </a:graphicData>
            </a:graphic>
          </wp:inline>
        </w:drawing>
      </w:r>
    </w:p>
    <w:p w14:paraId="0A0B763F" w14:textId="7D6F1281" w:rsidR="001527BA" w:rsidRDefault="001527BA" w:rsidP="00DF4F96">
      <w:pPr>
        <w:pStyle w:val="ListParagraph"/>
        <w:numPr>
          <w:ilvl w:val="1"/>
          <w:numId w:val="50"/>
        </w:numPr>
      </w:pPr>
      <w:r>
        <w:t>Repeat for the remaining ROW_NO’S in the SERVICES_MSTR table (should be 2-4)</w:t>
      </w:r>
    </w:p>
    <w:p w14:paraId="2925E716" w14:textId="27115FD1" w:rsidR="001527BA" w:rsidRDefault="00304A1D" w:rsidP="00DF4F96">
      <w:pPr>
        <w:pStyle w:val="ListParagraph"/>
        <w:numPr>
          <w:ilvl w:val="1"/>
          <w:numId w:val="50"/>
        </w:numPr>
      </w:pPr>
      <w:r>
        <w:t>Confirm the 4 services installed successfully.</w:t>
      </w:r>
    </w:p>
    <w:p w14:paraId="60958ACC" w14:textId="1646A8B1" w:rsidR="00304A1D" w:rsidRPr="00841C5C" w:rsidRDefault="00304A1D" w:rsidP="00DF4F96">
      <w:pPr>
        <w:pStyle w:val="ListParagraph"/>
        <w:numPr>
          <w:ilvl w:val="1"/>
          <w:numId w:val="50"/>
        </w:numPr>
      </w:pPr>
      <w:r>
        <w:t xml:space="preserve">Bring up the Windows Services, and update the ‘Log on As’ value for each of these services to the ‘Service NT Account’. </w:t>
      </w:r>
    </w:p>
    <w:p w14:paraId="2FCA7904" w14:textId="77777777" w:rsidR="00777ED2" w:rsidRDefault="00777ED2" w:rsidP="00897B75">
      <w:pPr>
        <w:rPr>
          <w:rFonts w:ascii="Calibri" w:hAnsi="Calibri" w:cs="Calibri"/>
        </w:rPr>
      </w:pPr>
    </w:p>
    <w:p w14:paraId="6A185D02" w14:textId="77777777" w:rsidR="002719F8" w:rsidRDefault="002719F8" w:rsidP="00897B75">
      <w:pPr>
        <w:rPr>
          <w:rFonts w:ascii="Calibri" w:hAnsi="Calibri" w:cs="Calibri"/>
        </w:rPr>
      </w:pPr>
    </w:p>
    <w:p w14:paraId="43B4FBB4" w14:textId="77777777" w:rsidR="002719F8" w:rsidRDefault="002719F8" w:rsidP="00897B75">
      <w:pPr>
        <w:rPr>
          <w:rFonts w:ascii="Calibri" w:hAnsi="Calibri" w:cs="Calibri"/>
        </w:rPr>
      </w:pPr>
    </w:p>
    <w:p w14:paraId="11290A66" w14:textId="77777777" w:rsidR="00C80488" w:rsidRPr="00600EEE" w:rsidRDefault="00C80488" w:rsidP="00C80488">
      <w:pPr>
        <w:pStyle w:val="Heading2"/>
      </w:pPr>
      <w:bookmarkStart w:id="466" w:name="_Toc411923788"/>
      <w:r>
        <w:t>Transaction Service</w:t>
      </w:r>
      <w:bookmarkEnd w:id="466"/>
    </w:p>
    <w:p w14:paraId="6E80B502" w14:textId="77777777" w:rsidR="00C80488" w:rsidRDefault="00C80488" w:rsidP="00C80488">
      <w:pPr>
        <w:spacing w:after="0" w:line="240" w:lineRule="auto"/>
        <w:rPr>
          <w:rFonts w:cs="Arial"/>
        </w:rPr>
      </w:pPr>
      <w:r>
        <w:rPr>
          <w:rFonts w:cs="Arial"/>
        </w:rPr>
        <w:t>This service is used for electronic eligibility.  If purchased, perform the following to install:</w:t>
      </w:r>
    </w:p>
    <w:p w14:paraId="5AACF247" w14:textId="77777777" w:rsidR="00C80488" w:rsidRDefault="00C80488" w:rsidP="00DF4F96">
      <w:pPr>
        <w:pStyle w:val="ListParagraph"/>
        <w:numPr>
          <w:ilvl w:val="0"/>
          <w:numId w:val="48"/>
        </w:numPr>
        <w:spacing w:after="0" w:line="240" w:lineRule="auto"/>
        <w:rPr>
          <w:rFonts w:cs="Arial"/>
        </w:rPr>
      </w:pPr>
      <w:r>
        <w:rPr>
          <w:rFonts w:cs="Arial"/>
        </w:rPr>
        <w:t>Open up a command prompt ‘as Administrator’</w:t>
      </w:r>
    </w:p>
    <w:p w14:paraId="37D78501" w14:textId="6FCB3132" w:rsidR="00C80488" w:rsidRDefault="00C80488" w:rsidP="00DF4F96">
      <w:pPr>
        <w:pStyle w:val="ListParagraph"/>
        <w:numPr>
          <w:ilvl w:val="0"/>
          <w:numId w:val="48"/>
        </w:numPr>
        <w:spacing w:after="0" w:line="240" w:lineRule="auto"/>
        <w:rPr>
          <w:rFonts w:cs="Arial"/>
        </w:rPr>
      </w:pPr>
      <w:r>
        <w:rPr>
          <w:rFonts w:cs="Arial"/>
        </w:rPr>
        <w:t xml:space="preserve">Navigate to the </w:t>
      </w:r>
      <w:r w:rsidR="002B746E" w:rsidRPr="000F12B8">
        <w:t>C:\Program Files (x86)\Insight\BIN</w:t>
      </w:r>
      <w:r w:rsidR="002B746E">
        <w:t>\</w:t>
      </w:r>
      <w:r>
        <w:rPr>
          <w:rFonts w:cs="Arial"/>
        </w:rPr>
        <w:t xml:space="preserve"> folder</w:t>
      </w:r>
    </w:p>
    <w:p w14:paraId="621650D3" w14:textId="77777777" w:rsidR="00C80488" w:rsidRDefault="00C80488" w:rsidP="00DF4F96">
      <w:pPr>
        <w:pStyle w:val="ListParagraph"/>
        <w:numPr>
          <w:ilvl w:val="0"/>
          <w:numId w:val="48"/>
        </w:numPr>
        <w:spacing w:after="0" w:line="240" w:lineRule="auto"/>
        <w:rPr>
          <w:rFonts w:cs="Arial"/>
        </w:rPr>
      </w:pPr>
      <w:r>
        <w:rPr>
          <w:rFonts w:cs="Arial"/>
        </w:rPr>
        <w:t>Run GenericService.exe</w:t>
      </w:r>
    </w:p>
    <w:p w14:paraId="0D27AA36" w14:textId="075931AD" w:rsidR="00C80488" w:rsidRDefault="00C80488" w:rsidP="00DF4F96">
      <w:pPr>
        <w:pStyle w:val="ListParagraph"/>
        <w:numPr>
          <w:ilvl w:val="0"/>
          <w:numId w:val="48"/>
        </w:numPr>
        <w:spacing w:after="0" w:line="240" w:lineRule="auto"/>
        <w:rPr>
          <w:rFonts w:cs="Arial"/>
        </w:rPr>
      </w:pPr>
      <w:r>
        <w:rPr>
          <w:rFonts w:cs="Arial"/>
        </w:rPr>
        <w:t>Install the Transaction Service.  To stay consistent with naming conventions, name the service IcsTransService_</w:t>
      </w:r>
      <w:r w:rsidR="002B746E">
        <w:rPr>
          <w:rFonts w:cs="Arial"/>
        </w:rPr>
        <w:t>xxxx, where xxxx is the service suffix previously used)</w:t>
      </w:r>
    </w:p>
    <w:p w14:paraId="45B9A140" w14:textId="77777777" w:rsidR="00C80488" w:rsidRPr="007301D1" w:rsidRDefault="00C80488" w:rsidP="00DF4F96">
      <w:pPr>
        <w:pStyle w:val="ListParagraph"/>
        <w:numPr>
          <w:ilvl w:val="0"/>
          <w:numId w:val="48"/>
        </w:numPr>
        <w:spacing w:after="0" w:line="240" w:lineRule="auto"/>
        <w:rPr>
          <w:rFonts w:cs="Arial"/>
        </w:rPr>
      </w:pPr>
      <w:r>
        <w:rPr>
          <w:rFonts w:cs="Arial"/>
        </w:rPr>
        <w:t>Once complete, update the Service properties, and REGEDIT properties, similar to what was done previously for the other services.</w:t>
      </w:r>
    </w:p>
    <w:p w14:paraId="7D6BE099" w14:textId="77777777" w:rsidR="00C80488" w:rsidRDefault="00C80488" w:rsidP="00897B75">
      <w:pPr>
        <w:rPr>
          <w:rFonts w:ascii="Calibri" w:hAnsi="Calibri" w:cs="Calibri"/>
        </w:rPr>
      </w:pPr>
    </w:p>
    <w:p w14:paraId="2E94514F" w14:textId="77777777" w:rsidR="00777ED2" w:rsidRDefault="00777ED2" w:rsidP="00897B75"/>
    <w:p w14:paraId="0B0003C4" w14:textId="1F921F6B" w:rsidR="00777ED2" w:rsidRDefault="006A5F71" w:rsidP="00777ED2">
      <w:pPr>
        <w:pStyle w:val="Heading2"/>
      </w:pPr>
      <w:r>
        <w:t>Ipswitch software</w:t>
      </w:r>
    </w:p>
    <w:p w14:paraId="1C1255D7" w14:textId="27D12900" w:rsidR="00754CB5" w:rsidRDefault="006A5F71" w:rsidP="00826ED9">
      <w:pPr>
        <w:spacing w:after="0" w:line="240" w:lineRule="auto"/>
        <w:rPr>
          <w:rFonts w:ascii="Calibri" w:eastAsia="Times New Roman" w:hAnsi="Calibri" w:cs="Calibri"/>
          <w:sz w:val="24"/>
          <w:szCs w:val="24"/>
        </w:rPr>
      </w:pPr>
      <w:r>
        <w:rPr>
          <w:rFonts w:ascii="Calibri" w:eastAsia="Times New Roman" w:hAnsi="Calibri" w:cs="Calibri"/>
          <w:sz w:val="24"/>
          <w:szCs w:val="24"/>
        </w:rPr>
        <w:t xml:space="preserve">While this may change at </w:t>
      </w:r>
      <w:del w:id="467" w:author="Brian Stockell" w:date="2019-11-21T13:55:00Z">
        <w:r w:rsidDel="00A54B96">
          <w:rPr>
            <w:rFonts w:ascii="Calibri" w:eastAsia="Times New Roman" w:hAnsi="Calibri" w:cs="Calibri"/>
            <w:sz w:val="24"/>
            <w:szCs w:val="24"/>
          </w:rPr>
          <w:delText>som</w:delText>
        </w:r>
      </w:del>
      <w:ins w:id="468" w:author="Brian Stockell" w:date="2019-11-21T13:55:00Z">
        <w:del w:id="469" w:author="Patrick Lim" w:date="2020-03-03T13:41:00Z">
          <w:r w:rsidR="00A54B96" w:rsidDel="00AA0B74">
            <w:rPr>
              <w:rFonts w:ascii="Calibri" w:eastAsia="Times New Roman" w:hAnsi="Calibri" w:cs="Calibri"/>
              <w:sz w:val="24"/>
              <w:szCs w:val="24"/>
            </w:rPr>
            <w:delText>aat</w:delText>
          </w:r>
        </w:del>
      </w:ins>
      <w:ins w:id="470" w:author="Patrick Lim" w:date="2020-03-03T13:41:00Z">
        <w:r w:rsidR="00AA0B74">
          <w:rPr>
            <w:rFonts w:ascii="Calibri" w:eastAsia="Times New Roman" w:hAnsi="Calibri" w:cs="Calibri"/>
            <w:sz w:val="24"/>
            <w:szCs w:val="24"/>
          </w:rPr>
          <w:t>chcc</w:t>
        </w:r>
      </w:ins>
      <w:r>
        <w:rPr>
          <w:rFonts w:ascii="Calibri" w:eastAsia="Times New Roman" w:hAnsi="Calibri" w:cs="Calibri"/>
          <w:sz w:val="24"/>
          <w:szCs w:val="24"/>
        </w:rPr>
        <w:t>e point in the future, Ipswitch FTP installation will be handled by Implementations.</w:t>
      </w:r>
    </w:p>
    <w:p w14:paraId="0673D98C" w14:textId="77777777" w:rsidR="00C80488" w:rsidRDefault="00C80488" w:rsidP="00826ED9">
      <w:pPr>
        <w:spacing w:after="0" w:line="240" w:lineRule="auto"/>
      </w:pPr>
    </w:p>
    <w:p w14:paraId="256D8B6E" w14:textId="77777777" w:rsidR="00331EEA" w:rsidRDefault="00331EEA">
      <w:r>
        <w:br w:type="page"/>
      </w:r>
    </w:p>
    <w:p w14:paraId="768ABDF2" w14:textId="77777777" w:rsidR="00331EEA" w:rsidRPr="008874C6" w:rsidRDefault="00331EEA" w:rsidP="00331EEA">
      <w:pPr>
        <w:pStyle w:val="Heading1"/>
        <w:rPr>
          <w:rFonts w:asciiTheme="minorHAnsi" w:hAnsiTheme="minorHAnsi"/>
        </w:rPr>
      </w:pPr>
      <w:bookmarkStart w:id="471" w:name="_Toc232913327"/>
      <w:bookmarkStart w:id="472" w:name="_Toc411923790"/>
      <w:r w:rsidRPr="008874C6">
        <w:rPr>
          <w:rFonts w:asciiTheme="minorHAnsi" w:hAnsiTheme="minorHAnsi"/>
        </w:rPr>
        <w:lastRenderedPageBreak/>
        <w:t>Monitor Application</w:t>
      </w:r>
      <w:bookmarkEnd w:id="471"/>
      <w:bookmarkEnd w:id="472"/>
    </w:p>
    <w:p w14:paraId="43A5D597" w14:textId="77777777" w:rsidR="00331EEA" w:rsidRPr="008874C6" w:rsidRDefault="00331EEA" w:rsidP="00331EEA"/>
    <w:p w14:paraId="4BFFD241" w14:textId="77777777" w:rsidR="00331EEA" w:rsidRPr="008874C6" w:rsidRDefault="00331EEA" w:rsidP="00DF4F96">
      <w:pPr>
        <w:pStyle w:val="ListParagraph"/>
        <w:numPr>
          <w:ilvl w:val="0"/>
          <w:numId w:val="43"/>
        </w:numPr>
        <w:spacing w:after="0" w:line="240" w:lineRule="auto"/>
      </w:pPr>
      <w:r w:rsidRPr="008874C6">
        <w:t>Create a shortcut to t</w:t>
      </w:r>
      <w:r w:rsidR="008D6EF5">
        <w:t>he Monitor App on the desktop</w:t>
      </w:r>
    </w:p>
    <w:p w14:paraId="3031DDA2" w14:textId="77777777" w:rsidR="00331EEA" w:rsidRPr="008874C6" w:rsidRDefault="00331EEA" w:rsidP="00DF4F96">
      <w:pPr>
        <w:pStyle w:val="ListParagraph"/>
        <w:numPr>
          <w:ilvl w:val="0"/>
          <w:numId w:val="43"/>
        </w:numPr>
        <w:spacing w:after="0" w:line="240" w:lineRule="auto"/>
      </w:pPr>
      <w:r w:rsidRPr="008874C6">
        <w:t xml:space="preserve">Start up the Monitor App and log in as a valid SQL user  </w:t>
      </w:r>
    </w:p>
    <w:p w14:paraId="04105769" w14:textId="77777777" w:rsidR="008D6EF5" w:rsidRDefault="00331EEA" w:rsidP="00DF4F96">
      <w:pPr>
        <w:pStyle w:val="ListParagraph"/>
        <w:numPr>
          <w:ilvl w:val="0"/>
          <w:numId w:val="43"/>
        </w:numPr>
        <w:spacing w:after="0" w:line="240" w:lineRule="auto"/>
      </w:pPr>
      <w:r w:rsidRPr="008874C6">
        <w:t>Start up the Collector, and make sure</w:t>
      </w:r>
      <w:r w:rsidR="008D6EF5">
        <w:t xml:space="preserve"> all the services are running</w:t>
      </w:r>
    </w:p>
    <w:p w14:paraId="01F61C88" w14:textId="77777777" w:rsidR="008D6EF5" w:rsidRDefault="008D6EF5" w:rsidP="00DF4F96">
      <w:pPr>
        <w:pStyle w:val="ListParagraph"/>
        <w:numPr>
          <w:ilvl w:val="1"/>
          <w:numId w:val="43"/>
        </w:numPr>
        <w:spacing w:after="0" w:line="240" w:lineRule="auto"/>
      </w:pPr>
      <w:r>
        <w:t xml:space="preserve">Click </w:t>
      </w:r>
      <w:r w:rsidRPr="008D6EF5">
        <w:rPr>
          <w:b/>
        </w:rPr>
        <w:t>Collector</w:t>
      </w:r>
      <w:r>
        <w:t xml:space="preserve"> in the upper left-hand corner of Monitor App</w:t>
      </w:r>
    </w:p>
    <w:p w14:paraId="59B14886" w14:textId="77777777" w:rsidR="008D6EF5" w:rsidRDefault="008D6EF5" w:rsidP="00DF4F96">
      <w:pPr>
        <w:pStyle w:val="ListParagraph"/>
        <w:numPr>
          <w:ilvl w:val="1"/>
          <w:numId w:val="43"/>
        </w:numPr>
        <w:spacing w:after="0" w:line="240" w:lineRule="auto"/>
      </w:pPr>
      <w:r>
        <w:t xml:space="preserve">You will see the following pop-up.  Click </w:t>
      </w:r>
      <w:r w:rsidRPr="008D6EF5">
        <w:rPr>
          <w:b/>
        </w:rPr>
        <w:t>START</w:t>
      </w:r>
      <w:r>
        <w:br/>
      </w:r>
      <w:r>
        <w:rPr>
          <w:noProof/>
        </w:rPr>
        <w:drawing>
          <wp:inline distT="0" distB="0" distL="0" distR="0" wp14:anchorId="34145768" wp14:editId="0B69F51F">
            <wp:extent cx="1442491" cy="814662"/>
            <wp:effectExtent l="19050" t="0" r="5309" b="0"/>
            <wp:docPr id="10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cstate="print"/>
                    <a:srcRect/>
                    <a:stretch>
                      <a:fillRect/>
                    </a:stretch>
                  </pic:blipFill>
                  <pic:spPr bwMode="auto">
                    <a:xfrm>
                      <a:off x="0" y="0"/>
                      <a:ext cx="1442686" cy="814772"/>
                    </a:xfrm>
                    <a:prstGeom prst="rect">
                      <a:avLst/>
                    </a:prstGeom>
                    <a:noFill/>
                    <a:ln w="9525">
                      <a:noFill/>
                      <a:miter lim="800000"/>
                      <a:headEnd/>
                      <a:tailEnd/>
                    </a:ln>
                  </pic:spPr>
                </pic:pic>
              </a:graphicData>
            </a:graphic>
          </wp:inline>
        </w:drawing>
      </w:r>
    </w:p>
    <w:p w14:paraId="01382297" w14:textId="77777777" w:rsidR="00331EEA" w:rsidRPr="008874C6" w:rsidRDefault="00331EEA" w:rsidP="00DF4F96">
      <w:pPr>
        <w:pStyle w:val="ListParagraph"/>
        <w:numPr>
          <w:ilvl w:val="0"/>
          <w:numId w:val="43"/>
        </w:numPr>
        <w:spacing w:after="0" w:line="240" w:lineRule="auto"/>
      </w:pPr>
      <w:r w:rsidRPr="008874C6">
        <w:t>Verify that the Collector starts and continues</w:t>
      </w:r>
      <w:r w:rsidR="008D6EF5">
        <w:t xml:space="preserve"> to run</w:t>
      </w:r>
    </w:p>
    <w:p w14:paraId="6193A02B" w14:textId="77777777" w:rsidR="00331EEA" w:rsidRPr="008874C6" w:rsidRDefault="00331EEA" w:rsidP="00DF4F96">
      <w:pPr>
        <w:pStyle w:val="ListParagraph"/>
        <w:numPr>
          <w:ilvl w:val="0"/>
          <w:numId w:val="43"/>
        </w:numPr>
      </w:pPr>
      <w:r w:rsidRPr="008874C6">
        <w:t>Next, each service listed in the list box can be started, one at a time, by highlighting the selected service a</w:t>
      </w:r>
      <w:r w:rsidR="008D6EF5">
        <w:t>nd clicking on the Start button</w:t>
      </w:r>
    </w:p>
    <w:p w14:paraId="77747CFE" w14:textId="77777777" w:rsidR="00331EEA" w:rsidRPr="008874C6" w:rsidRDefault="00331EEA" w:rsidP="00DF4F96">
      <w:pPr>
        <w:pStyle w:val="ListParagraph"/>
        <w:numPr>
          <w:ilvl w:val="0"/>
          <w:numId w:val="43"/>
        </w:numPr>
      </w:pPr>
      <w:r w:rsidRPr="008874C6">
        <w:t xml:space="preserve">The </w:t>
      </w:r>
      <w:r w:rsidRPr="00FA1BFF">
        <w:rPr>
          <w:b/>
        </w:rPr>
        <w:t>Last Observed Date</w:t>
      </w:r>
      <w:r w:rsidR="00FA1BFF">
        <w:t xml:space="preserve"> column </w:t>
      </w:r>
      <w:r w:rsidRPr="008874C6">
        <w:t>will not populate until the interface/process has been running for at</w:t>
      </w:r>
      <w:r w:rsidR="008D6EF5">
        <w:t xml:space="preserve"> least 1 minute</w:t>
      </w:r>
    </w:p>
    <w:p w14:paraId="4AEC0CBE" w14:textId="77777777" w:rsidR="00331EEA" w:rsidRDefault="00331EEA" w:rsidP="00DF4F96">
      <w:pPr>
        <w:pStyle w:val="ListParagraph"/>
        <w:numPr>
          <w:ilvl w:val="0"/>
          <w:numId w:val="43"/>
        </w:numPr>
      </w:pPr>
      <w:r w:rsidRPr="008874C6">
        <w:t>If the interfaces do not remain up and running, it will be necessary to contact Stocke</w:t>
      </w:r>
      <w:r w:rsidR="008D6EF5">
        <w:t>ll to assist in troubleshooting</w:t>
      </w:r>
    </w:p>
    <w:p w14:paraId="5CB1A139" w14:textId="77777777" w:rsidR="00884DB5" w:rsidRPr="00884DB5" w:rsidRDefault="00884DB5" w:rsidP="00DF4F96">
      <w:pPr>
        <w:pStyle w:val="ListParagraph"/>
        <w:numPr>
          <w:ilvl w:val="0"/>
          <w:numId w:val="43"/>
        </w:numPr>
        <w:rPr>
          <w:b/>
        </w:rPr>
      </w:pPr>
      <w:r w:rsidRPr="00884DB5">
        <w:rPr>
          <w:b/>
        </w:rPr>
        <w:t>NOTE – To have the ability to start/stop the interfaces, you must have admin rights on the server that the services are running from.</w:t>
      </w:r>
    </w:p>
    <w:p w14:paraId="2582FD7F" w14:textId="77777777" w:rsidR="00D50006" w:rsidRDefault="00D50006">
      <w:r>
        <w:br w:type="page"/>
      </w:r>
    </w:p>
    <w:p w14:paraId="2D43B94B" w14:textId="77777777" w:rsidR="00D50006" w:rsidRDefault="00D50006" w:rsidP="00D50006">
      <w:pPr>
        <w:pStyle w:val="Heading1"/>
      </w:pPr>
      <w:bookmarkStart w:id="473" w:name="_Toc411923791"/>
      <w:r>
        <w:lastRenderedPageBreak/>
        <w:t>Create Script for when refreshing Test with a copy of Production</w:t>
      </w:r>
      <w:bookmarkEnd w:id="473"/>
    </w:p>
    <w:p w14:paraId="561AE725" w14:textId="77777777" w:rsidR="00A128F8" w:rsidRDefault="00D50006" w:rsidP="00D50006">
      <w:pPr>
        <w:rPr>
          <w:rFonts w:cs="Arial"/>
        </w:rPr>
      </w:pPr>
      <w:r>
        <w:rPr>
          <w:rFonts w:cs="Arial"/>
        </w:rPr>
        <w:t xml:space="preserve">A script should be created that the client can run when refreshing the Test database with a backup of Production. </w:t>
      </w:r>
      <w:r w:rsidR="00CE6984">
        <w:rPr>
          <w:rFonts w:cs="Arial"/>
        </w:rPr>
        <w:t>This will re-point registry keys, report paths, etc… to point to test-specific settings.</w:t>
      </w:r>
      <w:r>
        <w:rPr>
          <w:rFonts w:cs="Arial"/>
        </w:rPr>
        <w:t xml:space="preserve"> This script should be placed within the _SCRIPTS directory. </w:t>
      </w:r>
    </w:p>
    <w:p w14:paraId="1A284904" w14:textId="046F2839" w:rsidR="00D50006" w:rsidRPr="00E250A4" w:rsidRDefault="00A128F8" w:rsidP="00D50006">
      <w:pPr>
        <w:rPr>
          <w:rFonts w:cs="Arial"/>
          <w:color w:val="FF0000"/>
        </w:rPr>
      </w:pPr>
      <w:r w:rsidRPr="00E250A4">
        <w:rPr>
          <w:rFonts w:cs="Arial"/>
          <w:color w:val="FF0000"/>
        </w:rPr>
        <w:t>*** This will be handled by Implementations***</w:t>
      </w:r>
      <w:r w:rsidR="00D50006" w:rsidRPr="00E250A4">
        <w:rPr>
          <w:rFonts w:cs="Arial"/>
          <w:color w:val="FF0000"/>
        </w:rPr>
        <w:t xml:space="preserve"> </w:t>
      </w:r>
    </w:p>
    <w:p w14:paraId="1685DEF8" w14:textId="77777777" w:rsidR="00D50006" w:rsidRDefault="00D50006" w:rsidP="00D50006">
      <w:pPr>
        <w:rPr>
          <w:rFonts w:eastAsia="Times New Roman" w:cs="Times New Roman"/>
        </w:rPr>
      </w:pPr>
      <w:r>
        <w:rPr>
          <w:rFonts w:eastAsia="Times New Roman" w:cs="Times New Roman"/>
          <w:noProof/>
        </w:rPr>
        <w:drawing>
          <wp:anchor distT="0" distB="0" distL="114300" distR="114300" simplePos="0" relativeHeight="251658244" behindDoc="1" locked="0" layoutInCell="1" allowOverlap="1" wp14:anchorId="7AED4C8C" wp14:editId="7C9E9017">
            <wp:simplePos x="0" y="0"/>
            <wp:positionH relativeFrom="column">
              <wp:posOffset>-26035</wp:posOffset>
            </wp:positionH>
            <wp:positionV relativeFrom="paragraph">
              <wp:posOffset>290830</wp:posOffset>
            </wp:positionV>
            <wp:extent cx="445135" cy="449580"/>
            <wp:effectExtent l="19050" t="0" r="0" b="0"/>
            <wp:wrapTight wrapText="bothSides">
              <wp:wrapPolygon edited="0">
                <wp:start x="-924" y="0"/>
                <wp:lineTo x="-924" y="21051"/>
                <wp:lineTo x="21261" y="21051"/>
                <wp:lineTo x="21261" y="0"/>
                <wp:lineTo x="-924" y="0"/>
              </wp:wrapPolygon>
            </wp:wrapTight>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45135" cy="449580"/>
                    </a:xfrm>
                    <a:prstGeom prst="rect">
                      <a:avLst/>
                    </a:prstGeom>
                    <a:noFill/>
                    <a:ln w="9525">
                      <a:noFill/>
                      <a:miter lim="800000"/>
                      <a:headEnd/>
                      <a:tailEnd/>
                    </a:ln>
                  </pic:spPr>
                </pic:pic>
              </a:graphicData>
            </a:graphic>
          </wp:anchor>
        </w:drawing>
      </w:r>
    </w:p>
    <w:p w14:paraId="28C792A2" w14:textId="77777777" w:rsidR="00D50006" w:rsidRPr="00973285" w:rsidRDefault="00D50006" w:rsidP="00D50006">
      <w:pPr>
        <w:rPr>
          <w:rFonts w:cs="Arial"/>
          <w:color w:val="00B050"/>
        </w:rPr>
      </w:pPr>
      <w:r w:rsidRPr="001969D2">
        <w:rPr>
          <w:rFonts w:cs="Arial"/>
          <w:color w:val="00B050"/>
        </w:rPr>
        <w:t>The “</w:t>
      </w:r>
      <w:r>
        <w:rPr>
          <w:rFonts w:cs="Arial"/>
          <w:b/>
          <w:color w:val="00B050"/>
        </w:rPr>
        <w:t>Update paths – Test From Prod.sql</w:t>
      </w:r>
      <w:r w:rsidRPr="001969D2">
        <w:rPr>
          <w:rFonts w:cs="Arial"/>
          <w:color w:val="00B050"/>
        </w:rPr>
        <w:t xml:space="preserve">” script </w:t>
      </w:r>
      <w:r>
        <w:rPr>
          <w:rFonts w:cs="Arial"/>
          <w:color w:val="00B050"/>
        </w:rPr>
        <w:t>is a template script that can be used as a starting point.  Modify as necessary</w:t>
      </w:r>
    </w:p>
    <w:p w14:paraId="0B510FB8" w14:textId="77777777" w:rsidR="00FA1BFF" w:rsidRDefault="00FA1BFF">
      <w:r>
        <w:br w:type="page"/>
      </w:r>
    </w:p>
    <w:p w14:paraId="3FD4C888" w14:textId="77777777" w:rsidR="00FA1BFF" w:rsidRPr="008874C6" w:rsidRDefault="00FA1BFF" w:rsidP="00FA1BFF">
      <w:pPr>
        <w:pStyle w:val="Heading1"/>
      </w:pPr>
      <w:bookmarkStart w:id="474" w:name="_Toc232913320"/>
      <w:bookmarkStart w:id="475" w:name="_Toc411923792"/>
      <w:r w:rsidRPr="008874C6">
        <w:lastRenderedPageBreak/>
        <w:t>Reports / BI Suite</w:t>
      </w:r>
      <w:bookmarkEnd w:id="474"/>
      <w:bookmarkEnd w:id="475"/>
      <w:r w:rsidRPr="008874C6">
        <w:t xml:space="preserve"> </w:t>
      </w:r>
    </w:p>
    <w:p w14:paraId="611DD635" w14:textId="2AEC10C7" w:rsidR="00FA1BFF" w:rsidRDefault="00FA1BFF" w:rsidP="00FA1BFF"/>
    <w:p w14:paraId="3D4C60B3" w14:textId="034CE91E" w:rsidR="00B81F32" w:rsidRDefault="00B81F32" w:rsidP="00FA1BFF">
      <w:r>
        <w:t xml:space="preserve">SQL Replication should be installed at all clients.  Instructions on how to install replication can be found here: </w:t>
      </w:r>
      <w:hyperlink r:id="rId68" w:anchor="path=%2Fdocs%2FRCM%20Cloud%20Replication%20Installation.docx&amp;version=GBmaster" w:history="1">
        <w:r w:rsidRPr="00682852">
          <w:rPr>
            <w:rStyle w:val="Hyperlink"/>
          </w:rPr>
          <w:t>https://medsphere.visualstudio.com/RCM/_git/RCM17?path=%2Fdocs&amp;version=GBmaster#path=%2Fdocs%2FRCM%20Cloud%20Replication%20Installation.docx&amp;version=GBmaster</w:t>
        </w:r>
      </w:hyperlink>
      <w:r>
        <w:t xml:space="preserve"> </w:t>
      </w:r>
    </w:p>
    <w:p w14:paraId="7378F4D0" w14:textId="26EDD061" w:rsidR="00377DDA" w:rsidRDefault="00377DDA" w:rsidP="00FA1BFF">
      <w:r>
        <w:t>NOTE: We typically do this for the production environment only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tblGrid>
      <w:tr w:rsidR="00B81F32" w14:paraId="5E36CC13" w14:textId="77777777" w:rsidTr="00FA1BFF">
        <w:tc>
          <w:tcPr>
            <w:tcW w:w="1040" w:type="dxa"/>
          </w:tcPr>
          <w:p w14:paraId="50AF9010" w14:textId="0395F531" w:rsidR="00B81F32" w:rsidRDefault="00B81F32" w:rsidP="00FA1BFF"/>
        </w:tc>
      </w:tr>
    </w:tbl>
    <w:p w14:paraId="218A83C5" w14:textId="0BDE5FDD" w:rsidR="00FE5F7B" w:rsidRDefault="00FE5F7B" w:rsidP="00331EEA">
      <w:r>
        <w:t xml:space="preserve">Once replication is installed and verified, the newly created warehouse database will need updated.  The following sql scripts, which can be found on </w:t>
      </w:r>
      <w:hyperlink r:id="rId69" w:history="1">
        <w:r w:rsidRPr="00682852">
          <w:rPr>
            <w:rStyle w:val="Hyperlink"/>
          </w:rPr>
          <w:t>\\stkl-fileserv\</w:t>
        </w:r>
      </w:hyperlink>
      <w:r>
        <w:t xml:space="preserve">  should be run against the warehouse database:</w:t>
      </w:r>
    </w:p>
    <w:p w14:paraId="6D104579" w14:textId="17A45463" w:rsidR="00FE5F7B" w:rsidRDefault="00FE5F7B" w:rsidP="00DF4F96">
      <w:pPr>
        <w:pStyle w:val="ListParagraph"/>
        <w:numPr>
          <w:ilvl w:val="0"/>
          <w:numId w:val="51"/>
        </w:numPr>
      </w:pPr>
      <w:r>
        <w:t>Warehouse 2017.2.sql (</w:t>
      </w:r>
      <w:hyperlink r:id="rId70" w:history="1">
        <w:r w:rsidRPr="00682852">
          <w:rPr>
            <w:rStyle w:val="Hyperlink"/>
          </w:rPr>
          <w:t>\\stkl-fileserv\InsightCSRelease\2017\2017.2\Warehouse\Setup</w:t>
        </w:r>
      </w:hyperlink>
      <w:r>
        <w:t xml:space="preserve">) </w:t>
      </w:r>
    </w:p>
    <w:p w14:paraId="164607E6" w14:textId="27BA5320" w:rsidR="009D010B" w:rsidRDefault="009D010B" w:rsidP="00DF4F96">
      <w:pPr>
        <w:pStyle w:val="ListParagraph"/>
        <w:numPr>
          <w:ilvl w:val="0"/>
          <w:numId w:val="51"/>
        </w:numPr>
      </w:pPr>
      <w:r>
        <w:t>Warehouse 2017.3.sql (</w:t>
      </w:r>
      <w:hyperlink r:id="rId71" w:history="1">
        <w:r w:rsidRPr="00B718C5">
          <w:rPr>
            <w:rStyle w:val="Hyperlink"/>
          </w:rPr>
          <w:t>\\stkl-fileserv\InsightCSRelease \2017\2017.3\Scripts\</w:t>
        </w:r>
      </w:hyperlink>
      <w:r>
        <w:t xml:space="preserve"> )</w:t>
      </w:r>
    </w:p>
    <w:p w14:paraId="5DBC4B2A" w14:textId="030C988B" w:rsidR="00FE5F7B" w:rsidRDefault="00FE5F7B" w:rsidP="00DF4F96">
      <w:pPr>
        <w:pStyle w:val="ListParagraph"/>
        <w:numPr>
          <w:ilvl w:val="0"/>
          <w:numId w:val="51"/>
        </w:numPr>
      </w:pPr>
      <w:r>
        <w:t>Warehouse 2017.4.sql (</w:t>
      </w:r>
      <w:hyperlink r:id="rId72" w:history="1">
        <w:r w:rsidRPr="00682852">
          <w:rPr>
            <w:rStyle w:val="Hyperlink"/>
          </w:rPr>
          <w:t>\\stkl-fileserv\InsightCSRelease\2017\2017.4\Warehouse</w:t>
        </w:r>
      </w:hyperlink>
      <w:r>
        <w:t xml:space="preserve">) </w:t>
      </w:r>
    </w:p>
    <w:p w14:paraId="1544BC87" w14:textId="24F68EFB" w:rsidR="00FE5F7B" w:rsidRDefault="00413D65" w:rsidP="00DF4F96">
      <w:pPr>
        <w:pStyle w:val="ListParagraph"/>
        <w:numPr>
          <w:ilvl w:val="0"/>
          <w:numId w:val="51"/>
        </w:numPr>
      </w:pPr>
      <w:r>
        <w:t>(Current version warehouse sql scripts)</w:t>
      </w:r>
    </w:p>
    <w:p w14:paraId="21D800BD" w14:textId="41658FA7" w:rsidR="00C71101" w:rsidRDefault="00C71101" w:rsidP="00C71101">
      <w:r>
        <w:t>The next step in setting up the BI suite is to create the Analytic Database. First log in to Analysis Services</w:t>
      </w:r>
    </w:p>
    <w:p w14:paraId="43D27DC1" w14:textId="7044D0BB" w:rsidR="00C71101" w:rsidRDefault="00C71101" w:rsidP="00C71101">
      <w:r>
        <w:rPr>
          <w:noProof/>
        </w:rPr>
        <w:drawing>
          <wp:inline distT="0" distB="0" distL="0" distR="0" wp14:anchorId="4FD9E77A" wp14:editId="75921147">
            <wp:extent cx="4486275" cy="2962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86275" cy="2962275"/>
                    </a:xfrm>
                    <a:prstGeom prst="rect">
                      <a:avLst/>
                    </a:prstGeom>
                  </pic:spPr>
                </pic:pic>
              </a:graphicData>
            </a:graphic>
          </wp:inline>
        </w:drawing>
      </w:r>
    </w:p>
    <w:p w14:paraId="1B0898B0" w14:textId="2947E106" w:rsidR="00C71101" w:rsidRDefault="00C71101" w:rsidP="00C71101"/>
    <w:p w14:paraId="45906198" w14:textId="4424E375" w:rsidR="00C71101" w:rsidRDefault="00C71101" w:rsidP="00C71101">
      <w:r>
        <w:t>Once connected, ensure the Analysis Server is set to Multidimensional mode.  To do this, simply right-click on the server name, and click Properties.</w:t>
      </w:r>
    </w:p>
    <w:p w14:paraId="604FC016" w14:textId="5C959AB8" w:rsidR="00C71101" w:rsidRDefault="00C71101" w:rsidP="00C71101">
      <w:r>
        <w:rPr>
          <w:noProof/>
        </w:rPr>
        <w:lastRenderedPageBreak/>
        <w:drawing>
          <wp:inline distT="0" distB="0" distL="0" distR="0" wp14:anchorId="5EB67C23" wp14:editId="0E922622">
            <wp:extent cx="5943600" cy="157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76070"/>
                    </a:xfrm>
                    <a:prstGeom prst="rect">
                      <a:avLst/>
                    </a:prstGeom>
                  </pic:spPr>
                </pic:pic>
              </a:graphicData>
            </a:graphic>
          </wp:inline>
        </w:drawing>
      </w:r>
    </w:p>
    <w:p w14:paraId="725D7888" w14:textId="020FACC4" w:rsidR="00C71101" w:rsidRDefault="00C71101" w:rsidP="00C71101"/>
    <w:p w14:paraId="2E639BF1" w14:textId="37D84F29" w:rsidR="00C71101" w:rsidRDefault="00C71101" w:rsidP="00C71101">
      <w:r>
        <w:t xml:space="preserve">If the server mode is set to anything except Multidimensional, this will need to get updated.  The following doc is a good reference on how to update this. (Note – this link actually describes how to change if FROM Multidimensional.  Just make sure </w:t>
      </w:r>
      <w:r w:rsidR="00C35087">
        <w:t>it gets changed TO Multidimensional):</w:t>
      </w:r>
    </w:p>
    <w:p w14:paraId="0061B3C3" w14:textId="1D50C014" w:rsidR="00C35087" w:rsidRDefault="004B0E8F" w:rsidP="00C71101">
      <w:hyperlink r:id="rId75" w:history="1">
        <w:r w:rsidR="00C35087">
          <w:rPr>
            <w:rStyle w:val="Hyperlink"/>
          </w:rPr>
          <w:t>https://www.sqlservercentral.com/articles/how-to-change-an-analysis-services-instance-to-tabular-mode</w:t>
        </w:r>
      </w:hyperlink>
    </w:p>
    <w:p w14:paraId="3DE58194" w14:textId="28A8DB17" w:rsidR="005A42C4" w:rsidRDefault="005A42C4" w:rsidP="00C71101"/>
    <w:p w14:paraId="70E9D067" w14:textId="41568FFF" w:rsidR="005A42C4" w:rsidRDefault="005A42C4" w:rsidP="00C71101">
      <w:r>
        <w:t xml:space="preserve">Once this gets changed, you </w:t>
      </w:r>
      <w:r w:rsidR="006A35E8">
        <w:t xml:space="preserve">are now ready to import the xmla file to create the Analytic database. Find the appropriate xmla file on the </w:t>
      </w:r>
      <w:hyperlink r:id="rId76" w:history="1">
        <w:r w:rsidR="006A35E8" w:rsidRPr="00682852">
          <w:rPr>
            <w:rStyle w:val="Hyperlink"/>
          </w:rPr>
          <w:t>\\stkl-fileserv\</w:t>
        </w:r>
      </w:hyperlink>
      <w:r w:rsidR="006A35E8">
        <w:t xml:space="preserve"> and load it in SQL.  Prior to running, you will need to change the ID and Name, as highlighted below.  These values should be updated to the desired name of the BI database.</w:t>
      </w:r>
      <w:r w:rsidR="00377DDA">
        <w:t xml:space="preserve">  A good standard is {prod_rcm_db_name}-bi.  For example (gch-rcm-bi)</w:t>
      </w:r>
    </w:p>
    <w:p w14:paraId="27843B4E" w14:textId="16E3EDCA" w:rsidR="006A35E8" w:rsidRDefault="006A35E8" w:rsidP="00C71101"/>
    <w:p w14:paraId="412618AD" w14:textId="5636C569" w:rsidR="006A35E8" w:rsidRDefault="006A35E8" w:rsidP="00C71101">
      <w:r>
        <w:rPr>
          <w:noProof/>
        </w:rPr>
        <w:drawing>
          <wp:inline distT="0" distB="0" distL="0" distR="0" wp14:anchorId="7CE55C5B" wp14:editId="061515A2">
            <wp:extent cx="5572125" cy="95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2125" cy="952500"/>
                    </a:xfrm>
                    <a:prstGeom prst="rect">
                      <a:avLst/>
                    </a:prstGeom>
                  </pic:spPr>
                </pic:pic>
              </a:graphicData>
            </a:graphic>
          </wp:inline>
        </w:drawing>
      </w:r>
    </w:p>
    <w:p w14:paraId="0E40390B" w14:textId="50D9240D" w:rsidR="00181442" w:rsidRDefault="00181442" w:rsidP="00C71101"/>
    <w:p w14:paraId="3548E462" w14:textId="3A663DCD" w:rsidR="00181442" w:rsidRDefault="00181442" w:rsidP="00C71101">
      <w:r>
        <w:t>Execute the script, and ensure it completes without error.</w:t>
      </w:r>
    </w:p>
    <w:p w14:paraId="7F5DAF52" w14:textId="3897D474" w:rsidR="001747B2" w:rsidRDefault="001747B2" w:rsidP="00C71101">
      <w:r>
        <w:t>Now refresh the Analytic Databases and sure the new BI database was created.</w:t>
      </w:r>
    </w:p>
    <w:p w14:paraId="33BE3498" w14:textId="162D2755" w:rsidR="00680C3A" w:rsidRDefault="00680C3A" w:rsidP="00C71101">
      <w:r>
        <w:t>Drill down into the database, and into Data Sources and double-click on Ics Warehouse</w:t>
      </w:r>
      <w:r w:rsidR="008546C2">
        <w:t>.</w:t>
      </w:r>
    </w:p>
    <w:p w14:paraId="5D4AB0A2" w14:textId="4E37D348" w:rsidR="008546C2" w:rsidRDefault="008546C2" w:rsidP="00C71101">
      <w:r>
        <w:t>On the connection string line, click the ellipses.</w:t>
      </w:r>
    </w:p>
    <w:p w14:paraId="4EB1478C" w14:textId="5E09CD40" w:rsidR="008546C2" w:rsidRDefault="008546C2" w:rsidP="00C71101">
      <w:r>
        <w:rPr>
          <w:noProof/>
        </w:rPr>
        <w:drawing>
          <wp:inline distT="0" distB="0" distL="0" distR="0" wp14:anchorId="4C9B8B90" wp14:editId="0645EA29">
            <wp:extent cx="45624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62475" cy="447675"/>
                    </a:xfrm>
                    <a:prstGeom prst="rect">
                      <a:avLst/>
                    </a:prstGeom>
                  </pic:spPr>
                </pic:pic>
              </a:graphicData>
            </a:graphic>
          </wp:inline>
        </w:drawing>
      </w:r>
    </w:p>
    <w:p w14:paraId="3913F5C7" w14:textId="7B279F33" w:rsidR="008546C2" w:rsidRDefault="008546C2" w:rsidP="00C71101">
      <w:r>
        <w:lastRenderedPageBreak/>
        <w:t>Enter the server name of the warehouse database. By default, the ‘Use Windows Authentication’ will be selected,</w:t>
      </w:r>
      <w:r w:rsidR="00533997">
        <w:t xml:space="preserve"> and should be used for a standard installation.  Finally, select the warehouse database, and click Ok.</w:t>
      </w:r>
    </w:p>
    <w:p w14:paraId="65A755B3" w14:textId="4087EDD7" w:rsidR="008546C2" w:rsidRDefault="008546C2" w:rsidP="00C71101">
      <w:r>
        <w:rPr>
          <w:noProof/>
        </w:rPr>
        <w:drawing>
          <wp:inline distT="0" distB="0" distL="0" distR="0" wp14:anchorId="7A96F3BB" wp14:editId="4ECCB649">
            <wp:extent cx="5943600" cy="519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197475"/>
                    </a:xfrm>
                    <a:prstGeom prst="rect">
                      <a:avLst/>
                    </a:prstGeom>
                  </pic:spPr>
                </pic:pic>
              </a:graphicData>
            </a:graphic>
          </wp:inline>
        </w:drawing>
      </w:r>
    </w:p>
    <w:p w14:paraId="39BC2061" w14:textId="013309D3" w:rsidR="00B34DCF" w:rsidRDefault="00B34DCF" w:rsidP="00C71101"/>
    <w:p w14:paraId="1E0C9C4D" w14:textId="201CC70E" w:rsidR="00B34DCF" w:rsidRDefault="00B34DCF" w:rsidP="00C71101">
      <w:r>
        <w:t>Analytic database roles need to be set up appropriately. To do this, under the Analytic database, drill down into Roles.  You should see a ICS_Full and a ICS_Read role.  Standard RCM users should be added to the ICS_Read role, and Medsphere admin related staff should be added to the ICS_Full role.  To add users to a role, double-click on the role, and select the Membership tab.  From there, you will be able to add users/groups to the appropriate roles.</w:t>
      </w:r>
    </w:p>
    <w:p w14:paraId="0B0D1937" w14:textId="1C66C11E" w:rsidR="00B34DCF" w:rsidRDefault="00B34DCF" w:rsidP="00C71101">
      <w:r>
        <w:rPr>
          <w:noProof/>
        </w:rPr>
        <w:lastRenderedPageBreak/>
        <w:drawing>
          <wp:inline distT="0" distB="0" distL="0" distR="0" wp14:anchorId="3109409E" wp14:editId="4B00B15C">
            <wp:extent cx="5153025" cy="2457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53025" cy="2457450"/>
                    </a:xfrm>
                    <a:prstGeom prst="rect">
                      <a:avLst/>
                    </a:prstGeom>
                  </pic:spPr>
                </pic:pic>
              </a:graphicData>
            </a:graphic>
          </wp:inline>
        </w:drawing>
      </w:r>
    </w:p>
    <w:p w14:paraId="2D0B5E49" w14:textId="282CEDD0" w:rsidR="001E2CAD" w:rsidRDefault="001E2CAD" w:rsidP="00C71101"/>
    <w:p w14:paraId="5EAC0F7D" w14:textId="5DBA4D70" w:rsidR="001E2CAD" w:rsidRDefault="001E2CAD" w:rsidP="00C71101">
      <w:r>
        <w:t>Next, we need to make sure the Nightly Warehouse SQL Job is configured correctly, and runs successfully each night.  After running the Warehouse scripts earlier, a nightly warehouse sql job should have been created.  At the time of this writing, the current warehouse job is named:  ‘</w:t>
      </w:r>
      <w:r w:rsidRPr="001E2CAD">
        <w:t>Nightly Analytics Processing V2017_Q3_V2</w:t>
      </w:r>
      <w:r>
        <w:t>’</w:t>
      </w:r>
    </w:p>
    <w:p w14:paraId="4F39B6E0" w14:textId="107F19F7" w:rsidR="001E2CAD" w:rsidRDefault="001E2CAD" w:rsidP="00C71101">
      <w:r>
        <w:rPr>
          <w:noProof/>
        </w:rPr>
        <w:drawing>
          <wp:inline distT="0" distB="0" distL="0" distR="0" wp14:anchorId="5396BA55" wp14:editId="58773B73">
            <wp:extent cx="3686175" cy="571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86175" cy="571500"/>
                    </a:xfrm>
                    <a:prstGeom prst="rect">
                      <a:avLst/>
                    </a:prstGeom>
                  </pic:spPr>
                </pic:pic>
              </a:graphicData>
            </a:graphic>
          </wp:inline>
        </w:drawing>
      </w:r>
    </w:p>
    <w:p w14:paraId="7713C71C" w14:textId="6C918C93" w:rsidR="001E2CAD" w:rsidRDefault="001E2CAD" w:rsidP="00C71101">
      <w:r>
        <w:t>The only update to this job to get it to run successfully is to update the final step of the job, which is responsible for building the datacubes.  To update this, double click on the job, and click on the Steps tab at the top left. Scroll down until you get to the final step – ‘Process Data Cubes’</w:t>
      </w:r>
      <w:r w:rsidR="00263FD3">
        <w:t>.  From there, you should only have to make 2 updates – 1) Update the Server to the Analysis Server Name, and 2) in the Command Box, update the DatabaseID field to the newly created Analytic database. (see below for example)  Once those updates are complete, click Ok, and Ok again to save.  Then run the job and ensure it completes successfully.</w:t>
      </w:r>
    </w:p>
    <w:p w14:paraId="4475DE25" w14:textId="78D80A27" w:rsidR="00263FD3" w:rsidRDefault="00263FD3" w:rsidP="00C71101"/>
    <w:p w14:paraId="130A7CC5" w14:textId="28362025" w:rsidR="00263FD3" w:rsidRPr="008874C6" w:rsidRDefault="00263FD3" w:rsidP="00C71101">
      <w:r>
        <w:rPr>
          <w:noProof/>
        </w:rPr>
        <w:lastRenderedPageBreak/>
        <w:drawing>
          <wp:inline distT="0" distB="0" distL="0" distR="0" wp14:anchorId="3F7BF4CC" wp14:editId="7BCCEA4B">
            <wp:extent cx="5943600" cy="5451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5451475"/>
                    </a:xfrm>
                    <a:prstGeom prst="rect">
                      <a:avLst/>
                    </a:prstGeom>
                  </pic:spPr>
                </pic:pic>
              </a:graphicData>
            </a:graphic>
          </wp:inline>
        </w:drawing>
      </w:r>
    </w:p>
    <w:p w14:paraId="7F09937F" w14:textId="77777777" w:rsidR="00331EEA" w:rsidRPr="008874C6" w:rsidRDefault="00331EEA" w:rsidP="00331EEA">
      <w:pPr>
        <w:pStyle w:val="Heading1"/>
        <w:rPr>
          <w:rFonts w:asciiTheme="minorHAnsi" w:hAnsiTheme="minorHAnsi"/>
        </w:rPr>
      </w:pPr>
      <w:r w:rsidRPr="008874C6">
        <w:rPr>
          <w:rFonts w:asciiTheme="minorHAnsi" w:hAnsiTheme="minorHAnsi"/>
        </w:rPr>
        <w:br w:type="page"/>
      </w:r>
      <w:bookmarkStart w:id="476" w:name="_Toc232913328"/>
      <w:bookmarkStart w:id="477" w:name="_Toc411923795"/>
      <w:r w:rsidRPr="008874C6">
        <w:rPr>
          <w:rFonts w:asciiTheme="minorHAnsi" w:hAnsiTheme="minorHAnsi"/>
        </w:rPr>
        <w:lastRenderedPageBreak/>
        <w:t>TROUBLESHOOTING &amp; MISC NOTES</w:t>
      </w:r>
      <w:bookmarkEnd w:id="476"/>
      <w:bookmarkEnd w:id="477"/>
    </w:p>
    <w:p w14:paraId="2D6C5903" w14:textId="77777777" w:rsidR="00331EEA" w:rsidRPr="008874C6" w:rsidRDefault="00331EEA" w:rsidP="00331EEA"/>
    <w:p w14:paraId="309F94E5" w14:textId="77777777" w:rsidR="00331EEA" w:rsidRPr="008874C6" w:rsidRDefault="00331EEA" w:rsidP="00331EEA">
      <w:pPr>
        <w:pStyle w:val="Heading2"/>
      </w:pPr>
      <w:bookmarkStart w:id="478" w:name="_Toc232913329"/>
      <w:bookmarkStart w:id="479" w:name="_Toc411923796"/>
      <w:r w:rsidRPr="008874C6">
        <w:t>‘Converting’ SQL users to NT users for InsightCS</w:t>
      </w:r>
      <w:bookmarkEnd w:id="478"/>
      <w:bookmarkEnd w:id="479"/>
    </w:p>
    <w:p w14:paraId="751FCFA2" w14:textId="77777777" w:rsidR="00331EEA" w:rsidRPr="00FA1BFF" w:rsidRDefault="00331EEA" w:rsidP="00331EEA">
      <w:pPr>
        <w:tabs>
          <w:tab w:val="left" w:pos="360"/>
        </w:tabs>
        <w:ind w:left="360"/>
      </w:pPr>
      <w:r w:rsidRPr="00FA1BFF">
        <w:t xml:space="preserve">E-mail from </w:t>
      </w:r>
      <w:smartTag w:uri="urn:schemas-microsoft-com:office:smarttags" w:element="PersonName">
        <w:r w:rsidRPr="00FA1BFF">
          <w:t>John Useted</w:t>
        </w:r>
      </w:smartTag>
      <w:r w:rsidRPr="00FA1BFF">
        <w:t xml:space="preserve"> on Friday 7/28/2006</w:t>
      </w:r>
      <w:r w:rsidR="00FA1BFF">
        <w:t xml:space="preserve"> </w:t>
      </w:r>
      <w:r w:rsidR="00FA1BFF">
        <w:sym w:font="Wingdings" w:char="F0E0"/>
      </w:r>
    </w:p>
    <w:p w14:paraId="606D6DC4" w14:textId="77777777" w:rsidR="00331EEA" w:rsidRPr="008874C6" w:rsidRDefault="00331EEA" w:rsidP="00FA1BFF">
      <w:pPr>
        <w:ind w:left="720"/>
        <w:rPr>
          <w:rFonts w:cs="Arial"/>
        </w:rPr>
      </w:pPr>
      <w:r w:rsidRPr="008874C6">
        <w:rPr>
          <w:rFonts w:cs="Arial"/>
        </w:rPr>
        <w:t>I have worked out the steps for ‘converting’ InsightCS users from SQL auth to NT auth for 2007.1 on SQL-2005.</w:t>
      </w:r>
    </w:p>
    <w:p w14:paraId="6118D20A" w14:textId="1E1E9C99" w:rsidR="00331EEA" w:rsidRPr="008874C6" w:rsidRDefault="00331EEA" w:rsidP="00FA1BFF">
      <w:pPr>
        <w:ind w:left="720"/>
        <w:rPr>
          <w:rFonts w:cs="Arial"/>
        </w:rPr>
      </w:pPr>
      <w:r w:rsidRPr="008874C6">
        <w:rPr>
          <w:rFonts w:cs="Arial"/>
        </w:rPr>
        <w:t xml:space="preserve">Note that the word ‘converting’ is used with </w:t>
      </w:r>
      <w:del w:id="480" w:author="Brian Stockell" w:date="2019-11-21T13:55:00Z">
        <w:r w:rsidRPr="008874C6" w:rsidDel="00A54B96">
          <w:rPr>
            <w:rFonts w:cs="Arial"/>
          </w:rPr>
          <w:delText>som</w:delText>
        </w:r>
      </w:del>
      <w:ins w:id="481" w:author="Brian Stockell" w:date="2019-11-21T13:55:00Z">
        <w:del w:id="482" w:author="Patrick Lim" w:date="2020-03-03T13:41:00Z">
          <w:r w:rsidR="00A54B96" w:rsidDel="00AA0B74">
            <w:rPr>
              <w:rFonts w:cs="Arial"/>
            </w:rPr>
            <w:delText>aat</w:delText>
          </w:r>
        </w:del>
      </w:ins>
      <w:ins w:id="483" w:author="Patrick Lim" w:date="2020-03-03T13:41:00Z">
        <w:r w:rsidR="00AA0B74">
          <w:rPr>
            <w:rFonts w:cs="Arial"/>
          </w:rPr>
          <w:t>chcc</w:t>
        </w:r>
      </w:ins>
      <w:r w:rsidRPr="008874C6">
        <w:rPr>
          <w:rFonts w:cs="Arial"/>
        </w:rPr>
        <w:t>e trepidation.</w:t>
      </w:r>
    </w:p>
    <w:p w14:paraId="103EC1AC" w14:textId="77777777" w:rsidR="00331EEA" w:rsidRPr="008874C6" w:rsidRDefault="00331EEA" w:rsidP="00FA1BFF">
      <w:pPr>
        <w:ind w:left="720"/>
        <w:rPr>
          <w:rFonts w:cs="Arial"/>
        </w:rPr>
      </w:pPr>
      <w:r w:rsidRPr="008874C6">
        <w:rPr>
          <w:rFonts w:cs="Arial"/>
        </w:rPr>
        <w:t>That is because at the SQL server level you are actually creating a new user, however at the InsightCS database USER_MSTR level the username is not duplicated.</w:t>
      </w:r>
    </w:p>
    <w:p w14:paraId="52989682" w14:textId="77777777" w:rsidR="00331EEA" w:rsidRPr="00FA1BFF" w:rsidRDefault="00331EEA" w:rsidP="00FA1BFF">
      <w:pPr>
        <w:ind w:left="720"/>
        <w:rPr>
          <w:rFonts w:cs="Arial"/>
        </w:rPr>
      </w:pPr>
      <w:r w:rsidRPr="008874C6">
        <w:rPr>
          <w:rFonts w:cs="Arial"/>
        </w:rPr>
        <w:t xml:space="preserve">This is assuming that the original InsightCS username is the same as the Windows login name. </w:t>
      </w:r>
    </w:p>
    <w:p w14:paraId="42D2EDD1" w14:textId="77777777" w:rsidR="00331EEA" w:rsidRPr="008874C6" w:rsidRDefault="00331EEA" w:rsidP="00DF4F96">
      <w:pPr>
        <w:numPr>
          <w:ilvl w:val="0"/>
          <w:numId w:val="42"/>
        </w:numPr>
        <w:tabs>
          <w:tab w:val="clear" w:pos="1080"/>
          <w:tab w:val="num" w:pos="1440"/>
        </w:tabs>
        <w:spacing w:after="0" w:line="240" w:lineRule="auto"/>
        <w:ind w:left="1440"/>
        <w:rPr>
          <w:rFonts w:cs="Arial"/>
        </w:rPr>
      </w:pPr>
      <w:r w:rsidRPr="008874C6">
        <w:rPr>
          <w:rFonts w:cs="Arial"/>
        </w:rPr>
        <w:t>In SQL query analyzer, update the user_mstr, setting the NT_ACCOUNT field to a value of 1.</w:t>
      </w:r>
      <w:r w:rsidRPr="008874C6">
        <w:rPr>
          <w:sz w:val="24"/>
          <w:szCs w:val="24"/>
        </w:rPr>
        <w:t xml:space="preserve"> </w:t>
      </w:r>
    </w:p>
    <w:p w14:paraId="30FA36AE" w14:textId="77777777" w:rsidR="00331EEA" w:rsidRPr="008874C6" w:rsidRDefault="00331EEA" w:rsidP="00DF4F96">
      <w:pPr>
        <w:numPr>
          <w:ilvl w:val="0"/>
          <w:numId w:val="42"/>
        </w:numPr>
        <w:tabs>
          <w:tab w:val="clear" w:pos="1080"/>
          <w:tab w:val="num" w:pos="1440"/>
        </w:tabs>
        <w:spacing w:after="0" w:line="240" w:lineRule="auto"/>
        <w:ind w:left="1440"/>
        <w:rPr>
          <w:rFonts w:cs="Arial"/>
        </w:rPr>
      </w:pPr>
      <w:r w:rsidRPr="008874C6">
        <w:rPr>
          <w:rFonts w:cs="Arial"/>
        </w:rPr>
        <w:t>In SQL query analyzer, update the user_mstr, setting the NT_DOMAIN field to the appropriate domain name.</w:t>
      </w:r>
      <w:r w:rsidRPr="008874C6">
        <w:rPr>
          <w:sz w:val="24"/>
          <w:szCs w:val="24"/>
        </w:rPr>
        <w:t xml:space="preserve"> </w:t>
      </w:r>
    </w:p>
    <w:p w14:paraId="0A107D31" w14:textId="77777777" w:rsidR="00331EEA" w:rsidRPr="008874C6" w:rsidRDefault="00331EEA" w:rsidP="00DF4F96">
      <w:pPr>
        <w:numPr>
          <w:ilvl w:val="0"/>
          <w:numId w:val="42"/>
        </w:numPr>
        <w:tabs>
          <w:tab w:val="clear" w:pos="1080"/>
          <w:tab w:val="num" w:pos="1440"/>
        </w:tabs>
        <w:spacing w:after="0" w:line="240" w:lineRule="auto"/>
        <w:ind w:left="1440"/>
        <w:rPr>
          <w:rFonts w:cs="Arial"/>
        </w:rPr>
      </w:pPr>
      <w:r w:rsidRPr="008874C6">
        <w:rPr>
          <w:rFonts w:cs="Arial"/>
        </w:rPr>
        <w:t>In SQL Server Management Studio / Security / Logins, add a new login. From the Login – New screen click on Search. Verify that the Location is set to the domain. Type in the username and click Check Names. The entire username should populate the field. Save the new user.</w:t>
      </w:r>
      <w:r w:rsidRPr="008874C6">
        <w:rPr>
          <w:sz w:val="24"/>
          <w:szCs w:val="24"/>
        </w:rPr>
        <w:t xml:space="preserve"> </w:t>
      </w:r>
    </w:p>
    <w:p w14:paraId="359F7B52" w14:textId="77777777" w:rsidR="00331EEA" w:rsidRPr="008874C6" w:rsidRDefault="00331EEA" w:rsidP="00DF4F96">
      <w:pPr>
        <w:numPr>
          <w:ilvl w:val="0"/>
          <w:numId w:val="42"/>
        </w:numPr>
        <w:tabs>
          <w:tab w:val="clear" w:pos="1080"/>
          <w:tab w:val="num" w:pos="1440"/>
        </w:tabs>
        <w:spacing w:after="0" w:line="240" w:lineRule="auto"/>
        <w:ind w:left="1440"/>
        <w:rPr>
          <w:rFonts w:cs="Arial"/>
        </w:rPr>
      </w:pPr>
      <w:r w:rsidRPr="008874C6">
        <w:rPr>
          <w:rFonts w:cs="Arial"/>
        </w:rPr>
        <w:t>In SQL Server Management Studio / Security / Logins, right click on the new user and in properties map the user to the database as the SQL role.</w:t>
      </w:r>
      <w:r w:rsidRPr="008874C6">
        <w:rPr>
          <w:sz w:val="24"/>
          <w:szCs w:val="24"/>
        </w:rPr>
        <w:t xml:space="preserve"> </w:t>
      </w:r>
    </w:p>
    <w:p w14:paraId="424ACD4F" w14:textId="77777777" w:rsidR="00331EEA" w:rsidRPr="008874C6" w:rsidRDefault="00331EEA" w:rsidP="00FA1BFF">
      <w:pPr>
        <w:ind w:left="360"/>
        <w:rPr>
          <w:rFonts w:cs="Arial"/>
        </w:rPr>
      </w:pPr>
    </w:p>
    <w:p w14:paraId="4AB32558" w14:textId="77777777" w:rsidR="00331EEA" w:rsidRDefault="00331EEA" w:rsidP="00FA1BFF">
      <w:pPr>
        <w:ind w:left="720"/>
        <w:rPr>
          <w:rFonts w:cs="Arial"/>
        </w:rPr>
      </w:pPr>
      <w:r w:rsidRPr="008874C6">
        <w:rPr>
          <w:rFonts w:cs="Arial"/>
        </w:rPr>
        <w:t>I have found this process to be reliable.</w:t>
      </w:r>
    </w:p>
    <w:p w14:paraId="55AC6C0C" w14:textId="77777777" w:rsidR="00FA1BFF" w:rsidRPr="00FA1BFF" w:rsidRDefault="00FA1BFF" w:rsidP="00FA1BFF">
      <w:pPr>
        <w:ind w:left="720"/>
        <w:rPr>
          <w:rFonts w:cs="Arial"/>
        </w:rPr>
      </w:pPr>
    </w:p>
    <w:p w14:paraId="52B9E259" w14:textId="77777777" w:rsidR="00331EEA" w:rsidRPr="008874C6" w:rsidRDefault="00331EEA" w:rsidP="00331EEA">
      <w:pPr>
        <w:pStyle w:val="Heading2"/>
      </w:pPr>
      <w:bookmarkStart w:id="484" w:name="_Toc232913330"/>
      <w:bookmarkStart w:id="485" w:name="_Toc411923797"/>
      <w:r w:rsidRPr="008874C6">
        <w:t>Error running Reports from the ICS Warehouse database</w:t>
      </w:r>
      <w:bookmarkEnd w:id="484"/>
      <w:bookmarkEnd w:id="485"/>
    </w:p>
    <w:p w14:paraId="402D4FF1" w14:textId="176A6AE2" w:rsidR="00331EEA" w:rsidRPr="008874C6" w:rsidRDefault="00331EEA" w:rsidP="00331EEA">
      <w:r w:rsidRPr="008874C6">
        <w:t xml:space="preserve">In .NET I could run the Reports that pulled information from the </w:t>
      </w:r>
      <w:del w:id="486" w:author="Brian Stockell" w:date="2019-11-21T13:53:00Z">
        <w:r w:rsidRPr="008874C6" w:rsidDel="00A54B96">
          <w:delText>ICSMain</w:delText>
        </w:r>
      </w:del>
      <w:ins w:id="487" w:author="Brian Stockell" w:date="2019-11-21T13:53:00Z">
        <w:del w:id="488" w:author="Patrick Lim" w:date="2020-03-03T13:41:00Z">
          <w:r w:rsidR="00A54B96" w:rsidDel="00AA0B74">
            <w:delText>Aat</w:delText>
          </w:r>
        </w:del>
      </w:ins>
      <w:ins w:id="489" w:author="Patrick Lim" w:date="2020-03-03T13:41:00Z">
        <w:r w:rsidR="00AA0B74">
          <w:t>Chcc</w:t>
        </w:r>
      </w:ins>
      <w:ins w:id="490" w:author="Brian Stockell" w:date="2019-11-21T13:53:00Z">
        <w:r w:rsidR="00A54B96">
          <w:t>-rcm</w:t>
        </w:r>
      </w:ins>
      <w:r w:rsidRPr="008874C6">
        <w:t xml:space="preserve"> database but I got the following error when running a report pulling information from the ICS Warehouse server</w:t>
      </w:r>
    </w:p>
    <w:p w14:paraId="2560A1B3" w14:textId="77777777" w:rsidR="00331EEA" w:rsidRPr="008874C6" w:rsidRDefault="00331EEA" w:rsidP="00331EEA">
      <w:pPr>
        <w:ind w:left="360"/>
      </w:pPr>
      <w:r w:rsidRPr="008874C6">
        <w:t>Parameter validation failed.  It is not possible to provide valid values for all parameters (rsParameterError)</w:t>
      </w:r>
    </w:p>
    <w:p w14:paraId="07281F01" w14:textId="77777777" w:rsidR="00331EEA" w:rsidRPr="008874C6" w:rsidRDefault="00331EEA" w:rsidP="00331EEA">
      <w:pPr>
        <w:ind w:left="360"/>
      </w:pPr>
      <w:r w:rsidRPr="008874C6">
        <w:t>OR</w:t>
      </w:r>
    </w:p>
    <w:p w14:paraId="293A2E13" w14:textId="77777777" w:rsidR="00331EEA" w:rsidRPr="008874C6" w:rsidRDefault="00331EEA" w:rsidP="00331EEA">
      <w:pPr>
        <w:ind w:left="360"/>
      </w:pPr>
      <w:r w:rsidRPr="008874C6">
        <w:t>Reports having a drop down parameter called System did not contain values.</w:t>
      </w:r>
    </w:p>
    <w:p w14:paraId="38065808" w14:textId="77777777" w:rsidR="00331EEA" w:rsidRPr="008874C6" w:rsidRDefault="00331EEA" w:rsidP="00331EEA"/>
    <w:p w14:paraId="666C0F88" w14:textId="77777777" w:rsidR="00331EEA" w:rsidRPr="008874C6" w:rsidRDefault="00331EEA" w:rsidP="00331EEA">
      <w:pPr>
        <w:rPr>
          <w:rFonts w:cs="Arial"/>
        </w:rPr>
      </w:pPr>
      <w:r w:rsidRPr="008874C6">
        <w:rPr>
          <w:rFonts w:cs="Arial"/>
        </w:rPr>
        <w:lastRenderedPageBreak/>
        <w:t>According to RickW, the ETL services will populate the user master table in the warehouse.  However, the USER_MSTR in my ICS Warehouse database was empty.  Using Management Studio, my username was inserted into USER_MSTR of the ICS Warehouse database.  I also needed to verify that the value entered USER_MSTR.LOCATION_CD matched a valid entry in the USER_LOCATION table</w:t>
      </w:r>
    </w:p>
    <w:p w14:paraId="5A9CD26F" w14:textId="77777777" w:rsidR="00331EEA" w:rsidRPr="008874C6" w:rsidRDefault="00331EEA" w:rsidP="00331EEA">
      <w:pPr>
        <w:pStyle w:val="Heading2"/>
      </w:pPr>
      <w:bookmarkStart w:id="491" w:name="_Toc232913331"/>
      <w:bookmarkStart w:id="492" w:name="_Toc411923798"/>
      <w:r w:rsidRPr="008874C6">
        <w:t>Where are the report rdl's loaded on the server?</w:t>
      </w:r>
      <w:bookmarkEnd w:id="491"/>
      <w:bookmarkEnd w:id="492"/>
    </w:p>
    <w:p w14:paraId="4D41DA18" w14:textId="77777777" w:rsidR="00331EEA" w:rsidRPr="008874C6" w:rsidRDefault="00331EEA" w:rsidP="00331EEA">
      <w:pPr>
        <w:tabs>
          <w:tab w:val="left" w:pos="360"/>
        </w:tabs>
        <w:ind w:left="360"/>
      </w:pPr>
      <w:r w:rsidRPr="008874C6">
        <w:t>E-mail from Susan Mueckler on Monday 8/14/2006.</w:t>
      </w:r>
    </w:p>
    <w:p w14:paraId="7258A887" w14:textId="77777777" w:rsidR="00331EEA" w:rsidRPr="008874C6" w:rsidRDefault="00331EEA" w:rsidP="00FA1BFF">
      <w:pPr>
        <w:ind w:left="720"/>
        <w:rPr>
          <w:rFonts w:cs="Arial"/>
        </w:rPr>
      </w:pPr>
      <w:r w:rsidRPr="008874C6">
        <w:rPr>
          <w:rFonts w:cs="Arial"/>
        </w:rPr>
        <w:t>One way to edit the rdl’s that get placed on Report Manager is from within Management Studio.</w:t>
      </w:r>
    </w:p>
    <w:p w14:paraId="4E462CC4" w14:textId="689316A6" w:rsidR="00331EEA" w:rsidRPr="008874C6" w:rsidRDefault="00331EEA" w:rsidP="00FA1BFF">
      <w:pPr>
        <w:ind w:left="720"/>
        <w:rPr>
          <w:rFonts w:cs="Arial"/>
        </w:rPr>
      </w:pPr>
      <w:r w:rsidRPr="008874C6">
        <w:rPr>
          <w:rFonts w:cs="Arial"/>
        </w:rPr>
        <w:t xml:space="preserve">Open Reporting Services within the Object Explorer on the server where the reports get loaded during the installation.  Then expand Home, InsightCS and Reports.  From here you can right click on the report rdl you want to edit.  You will be asked to save it </w:t>
      </w:r>
      <w:del w:id="493" w:author="Brian Stockell" w:date="2019-11-21T13:55:00Z">
        <w:r w:rsidRPr="008874C6" w:rsidDel="00A54B96">
          <w:rPr>
            <w:rFonts w:cs="Arial"/>
          </w:rPr>
          <w:delText>som</w:delText>
        </w:r>
      </w:del>
      <w:ins w:id="494" w:author="Brian Stockell" w:date="2019-11-21T13:55:00Z">
        <w:del w:id="495" w:author="Patrick Lim" w:date="2020-03-03T13:41:00Z">
          <w:r w:rsidR="00A54B96" w:rsidDel="00AA0B74">
            <w:rPr>
              <w:rFonts w:cs="Arial"/>
            </w:rPr>
            <w:delText>aat</w:delText>
          </w:r>
        </w:del>
      </w:ins>
      <w:ins w:id="496" w:author="Patrick Lim" w:date="2020-03-03T13:41:00Z">
        <w:r w:rsidR="00AA0B74">
          <w:rPr>
            <w:rFonts w:cs="Arial"/>
          </w:rPr>
          <w:t>chcc</w:t>
        </w:r>
      </w:ins>
      <w:r w:rsidRPr="008874C6">
        <w:rPr>
          <w:rFonts w:cs="Arial"/>
        </w:rPr>
        <w:t>ewhere.  Once they are saved, they can be opened in Visual Studio.  Add them by selecting Open Existing Item in the Solution folder, then edit, save, and replace the original file on the server when you are done.</w:t>
      </w:r>
    </w:p>
    <w:p w14:paraId="7530406E" w14:textId="77777777" w:rsidR="00331EEA" w:rsidRPr="008874C6" w:rsidRDefault="00331EEA" w:rsidP="00FA1BFF">
      <w:pPr>
        <w:ind w:left="720"/>
        <w:rPr>
          <w:rFonts w:cs="Arial"/>
        </w:rPr>
      </w:pPr>
    </w:p>
    <w:p w14:paraId="5724A502" w14:textId="77777777" w:rsidR="00331EEA" w:rsidRPr="008874C6" w:rsidRDefault="00331EEA" w:rsidP="00FA1BFF">
      <w:pPr>
        <w:ind w:left="720"/>
      </w:pPr>
      <w:r>
        <w:rPr>
          <w:noProof/>
        </w:rPr>
        <w:drawing>
          <wp:inline distT="0" distB="0" distL="0" distR="0" wp14:anchorId="469FC050" wp14:editId="79A1A822">
            <wp:extent cx="4178196" cy="3269373"/>
            <wp:effectExtent l="19050" t="0" r="0" b="0"/>
            <wp:docPr id="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4179066" cy="3270054"/>
                    </a:xfrm>
                    <a:prstGeom prst="rect">
                      <a:avLst/>
                    </a:prstGeom>
                    <a:noFill/>
                    <a:ln w="9525">
                      <a:noFill/>
                      <a:miter lim="800000"/>
                      <a:headEnd/>
                      <a:tailEnd/>
                    </a:ln>
                  </pic:spPr>
                </pic:pic>
              </a:graphicData>
            </a:graphic>
          </wp:inline>
        </w:drawing>
      </w:r>
    </w:p>
    <w:p w14:paraId="33DB310B" w14:textId="77777777" w:rsidR="00331EEA" w:rsidRPr="008874C6" w:rsidRDefault="00331EEA" w:rsidP="00FA1BFF">
      <w:pPr>
        <w:ind w:left="720"/>
        <w:rPr>
          <w:rFonts w:cs="Arial"/>
        </w:rPr>
      </w:pPr>
      <w:r w:rsidRPr="008874C6">
        <w:rPr>
          <w:rFonts w:cs="Arial"/>
        </w:rPr>
        <w:t>Don’t forget…if Dan chooses to provide the rdl’s from the installshield, any time an rdl is re-released, your changed file will be overwritten.  If you are changing them for the site, they should be put in a custom location.</w:t>
      </w:r>
    </w:p>
    <w:p w14:paraId="7AF53B60" w14:textId="77777777" w:rsidR="00331EEA" w:rsidRPr="006C6A9D" w:rsidRDefault="00331EEA" w:rsidP="00FA1BFF">
      <w:pPr>
        <w:pStyle w:val="Heading2"/>
        <w:rPr>
          <w:strike/>
        </w:rPr>
      </w:pPr>
      <w:r w:rsidRPr="008874C6">
        <w:br w:type="page"/>
      </w:r>
      <w:bookmarkStart w:id="497" w:name="_Toc232913332"/>
      <w:bookmarkStart w:id="498" w:name="_Toc411923799"/>
      <w:commentRangeStart w:id="499"/>
      <w:r w:rsidRPr="006C6A9D">
        <w:rPr>
          <w:strike/>
        </w:rPr>
        <w:lastRenderedPageBreak/>
        <w:t>The user’s Current Location/Username/Database are not in the titlebar of InsightCS.NET</w:t>
      </w:r>
      <w:bookmarkEnd w:id="497"/>
      <w:bookmarkEnd w:id="498"/>
      <w:commentRangeEnd w:id="499"/>
      <w:r w:rsidR="00174FAA">
        <w:rPr>
          <w:rStyle w:val="CommentReference"/>
          <w:b w:val="0"/>
          <w:u w:val="none"/>
        </w:rPr>
        <w:commentReference w:id="499"/>
      </w:r>
    </w:p>
    <w:p w14:paraId="2CF3BD8C" w14:textId="77777777" w:rsidR="00331EEA" w:rsidRPr="00C14672" w:rsidRDefault="00331EEA" w:rsidP="00331EEA">
      <w:pPr>
        <w:rPr>
          <w:strike/>
        </w:rPr>
      </w:pPr>
      <w:r w:rsidRPr="006C6A9D">
        <w:rPr>
          <w:strike/>
        </w:rPr>
        <w:t xml:space="preserve">Verify that the Application toolbar is displayed.  If it is not, select View </w:t>
      </w:r>
      <w:r w:rsidRPr="006C6A9D">
        <w:rPr>
          <w:strike/>
        </w:rPr>
        <w:sym w:font="Wingdings" w:char="F0E0"/>
      </w:r>
      <w:r w:rsidRPr="00C14672">
        <w:rPr>
          <w:strike/>
        </w:rPr>
        <w:t xml:space="preserve"> Application Toolbar</w:t>
      </w:r>
    </w:p>
    <w:p w14:paraId="1DBB7E73" w14:textId="77777777" w:rsidR="00331EEA" w:rsidRPr="00C14672" w:rsidRDefault="00331EEA" w:rsidP="00331EEA">
      <w:pPr>
        <w:rPr>
          <w:strike/>
        </w:rPr>
      </w:pPr>
      <w:r w:rsidRPr="00C14672">
        <w:rPr>
          <w:b/>
          <w:strike/>
          <w:noProof/>
          <w:sz w:val="24"/>
          <w:szCs w:val="24"/>
          <w:u w:val="single"/>
        </w:rPr>
        <w:drawing>
          <wp:inline distT="0" distB="0" distL="0" distR="0" wp14:anchorId="49BC0FD8" wp14:editId="4EB8B619">
            <wp:extent cx="2578100" cy="1101725"/>
            <wp:effectExtent l="19050" t="0" r="0" b="0"/>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srcRect/>
                    <a:stretch>
                      <a:fillRect/>
                    </a:stretch>
                  </pic:blipFill>
                  <pic:spPr bwMode="auto">
                    <a:xfrm>
                      <a:off x="0" y="0"/>
                      <a:ext cx="2578100" cy="1101725"/>
                    </a:xfrm>
                    <a:prstGeom prst="rect">
                      <a:avLst/>
                    </a:prstGeom>
                    <a:noFill/>
                    <a:ln w="9525">
                      <a:noFill/>
                      <a:miter lim="800000"/>
                      <a:headEnd/>
                      <a:tailEnd/>
                    </a:ln>
                  </pic:spPr>
                </pic:pic>
              </a:graphicData>
            </a:graphic>
          </wp:inline>
        </w:drawing>
      </w:r>
    </w:p>
    <w:p w14:paraId="3CEECC68" w14:textId="77777777" w:rsidR="00331EEA" w:rsidRPr="00C14672" w:rsidRDefault="00331EEA" w:rsidP="00331EEA">
      <w:pPr>
        <w:rPr>
          <w:strike/>
        </w:rPr>
      </w:pPr>
      <w:r w:rsidRPr="00C14672">
        <w:rPr>
          <w:strike/>
        </w:rPr>
        <w:t>Once the Application toolbar is displayed, re-select the Current Location.</w:t>
      </w:r>
    </w:p>
    <w:p w14:paraId="30248853" w14:textId="77777777" w:rsidR="00331EEA" w:rsidRPr="00C14672" w:rsidRDefault="00331EEA" w:rsidP="00331EEA">
      <w:pPr>
        <w:rPr>
          <w:strike/>
        </w:rPr>
      </w:pPr>
      <w:r w:rsidRPr="00C14672">
        <w:rPr>
          <w:strike/>
          <w:noProof/>
        </w:rPr>
        <w:drawing>
          <wp:inline distT="0" distB="0" distL="0" distR="0" wp14:anchorId="1F2EB4C0" wp14:editId="5DD8F128">
            <wp:extent cx="5988685" cy="360045"/>
            <wp:effectExtent l="19050" t="0" r="0" b="0"/>
            <wp:docPr id="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cstate="print"/>
                    <a:srcRect/>
                    <a:stretch>
                      <a:fillRect/>
                    </a:stretch>
                  </pic:blipFill>
                  <pic:spPr bwMode="auto">
                    <a:xfrm>
                      <a:off x="0" y="0"/>
                      <a:ext cx="5988685" cy="360045"/>
                    </a:xfrm>
                    <a:prstGeom prst="rect">
                      <a:avLst/>
                    </a:prstGeom>
                    <a:noFill/>
                    <a:ln w="9525">
                      <a:noFill/>
                      <a:miter lim="800000"/>
                      <a:headEnd/>
                      <a:tailEnd/>
                    </a:ln>
                  </pic:spPr>
                </pic:pic>
              </a:graphicData>
            </a:graphic>
          </wp:inline>
        </w:drawing>
      </w:r>
    </w:p>
    <w:p w14:paraId="048EAA21" w14:textId="77777777" w:rsidR="00FA1BFF" w:rsidRDefault="00FA1BFF">
      <w:pPr>
        <w:rPr>
          <w:rFonts w:eastAsia="Times New Roman" w:cs="Times New Roman"/>
          <w:b/>
          <w:sz w:val="36"/>
          <w:szCs w:val="36"/>
        </w:rPr>
      </w:pPr>
      <w:bookmarkStart w:id="500" w:name="_Toc150138618"/>
      <w:bookmarkStart w:id="501" w:name="_Toc232913333"/>
      <w:bookmarkStart w:id="502" w:name="_Toc232913334"/>
      <w:r>
        <w:rPr>
          <w:bCs/>
        </w:rPr>
        <w:br w:type="page"/>
      </w:r>
    </w:p>
    <w:p w14:paraId="70215C86" w14:textId="77777777" w:rsidR="00331EEA" w:rsidRPr="00C14672" w:rsidRDefault="00331EEA" w:rsidP="00331EEA">
      <w:pPr>
        <w:pStyle w:val="Heading1"/>
        <w:rPr>
          <w:rFonts w:asciiTheme="minorHAnsi" w:hAnsiTheme="minorHAnsi"/>
          <w:bCs w:val="0"/>
          <w:strike/>
        </w:rPr>
      </w:pPr>
      <w:bookmarkStart w:id="503" w:name="_Toc411923800"/>
      <w:commentRangeStart w:id="504"/>
      <w:r w:rsidRPr="00C14672">
        <w:rPr>
          <w:rFonts w:asciiTheme="minorHAnsi" w:hAnsiTheme="minorHAnsi"/>
          <w:bCs w:val="0"/>
          <w:strike/>
        </w:rPr>
        <w:lastRenderedPageBreak/>
        <w:t>Appendix A – Install SQL server 2005 &amp; related components</w:t>
      </w:r>
      <w:bookmarkEnd w:id="500"/>
      <w:bookmarkEnd w:id="501"/>
      <w:bookmarkEnd w:id="502"/>
      <w:bookmarkEnd w:id="503"/>
      <w:commentRangeEnd w:id="504"/>
      <w:r w:rsidR="00821339" w:rsidRPr="00C14672">
        <w:rPr>
          <w:rStyle w:val="CommentReference"/>
          <w:rFonts w:asciiTheme="minorHAnsi" w:eastAsiaTheme="minorHAnsi" w:hAnsiTheme="minorHAnsi" w:cstheme="minorBidi"/>
          <w:b w:val="0"/>
          <w:bCs w:val="0"/>
          <w:strike/>
        </w:rPr>
        <w:commentReference w:id="504"/>
      </w:r>
    </w:p>
    <w:p w14:paraId="4AE764C9" w14:textId="77777777" w:rsidR="00331EEA" w:rsidRPr="00C14672" w:rsidRDefault="00331EEA" w:rsidP="00331EEA">
      <w:pPr>
        <w:tabs>
          <w:tab w:val="left" w:pos="900"/>
        </w:tabs>
        <w:rPr>
          <w:rFonts w:cs="Arial"/>
          <w:strike/>
        </w:rPr>
      </w:pPr>
    </w:p>
    <w:p w14:paraId="2A124046" w14:textId="77777777" w:rsidR="00331EEA" w:rsidRPr="00C14672" w:rsidRDefault="00331EEA" w:rsidP="00331EEA">
      <w:pPr>
        <w:rPr>
          <w:rFonts w:cs="Arial"/>
          <w:strike/>
        </w:rPr>
      </w:pPr>
      <w:r w:rsidRPr="00C14672">
        <w:rPr>
          <w:rFonts w:cs="Arial"/>
          <w:strike/>
        </w:rPr>
        <w:t xml:space="preserve">Microsoft SQL Server 2005 is required for InsightCS.NET to operate properly. SQL Server 2005 requires separate software loads for client and server installations. </w:t>
      </w:r>
    </w:p>
    <w:p w14:paraId="19387B53" w14:textId="77777777" w:rsidR="00331EEA" w:rsidRPr="00C14672" w:rsidRDefault="00331EEA" w:rsidP="00331EEA">
      <w:pPr>
        <w:rPr>
          <w:rFonts w:cs="Arial"/>
          <w:b/>
          <w:strike/>
        </w:rPr>
      </w:pPr>
      <w:r w:rsidRPr="00C14672">
        <w:rPr>
          <w:rFonts w:cs="Arial"/>
          <w:strike/>
        </w:rPr>
        <w:t xml:space="preserve"> </w:t>
      </w:r>
      <w:r w:rsidRPr="00C14672">
        <w:rPr>
          <w:rFonts w:cs="Arial"/>
          <w:strike/>
        </w:rPr>
        <w:tab/>
      </w:r>
      <w:r w:rsidRPr="00C14672">
        <w:rPr>
          <w:rFonts w:cs="Arial"/>
          <w:b/>
          <w:strike/>
        </w:rPr>
        <w:t>Client (.i.e. Desktops, Laptops, Thin clients) Pre-Requisites</w:t>
      </w:r>
    </w:p>
    <w:p w14:paraId="26DFD3FB" w14:textId="77777777" w:rsidR="00331EEA" w:rsidRPr="00C14672" w:rsidRDefault="00331EEA" w:rsidP="00FA1BFF">
      <w:pPr>
        <w:rPr>
          <w:rFonts w:cs="Arial"/>
          <w:strike/>
        </w:rPr>
      </w:pPr>
      <w:r w:rsidRPr="00C14672">
        <w:rPr>
          <w:rFonts w:cs="Arial"/>
          <w:strike/>
        </w:rPr>
        <w:t xml:space="preserve">The following client applications will need to be installed for the InsightCS application to operate properly. </w:t>
      </w:r>
    </w:p>
    <w:p w14:paraId="73D3F9D4" w14:textId="77777777" w:rsidR="00331EEA" w:rsidRPr="00C14672" w:rsidRDefault="00331EEA" w:rsidP="00DF4F96">
      <w:pPr>
        <w:numPr>
          <w:ilvl w:val="0"/>
          <w:numId w:val="37"/>
        </w:numPr>
        <w:spacing w:after="0" w:line="240" w:lineRule="auto"/>
        <w:jc w:val="both"/>
        <w:rPr>
          <w:rFonts w:cs="Arial"/>
          <w:strike/>
        </w:rPr>
      </w:pPr>
      <w:r w:rsidRPr="00C14672">
        <w:rPr>
          <w:rFonts w:cs="Arial"/>
          <w:strike/>
        </w:rPr>
        <w:t>Microsoft Window’s Component “Internet Information Services” (IIS)</w:t>
      </w:r>
    </w:p>
    <w:p w14:paraId="26243C51" w14:textId="77777777" w:rsidR="00331EEA" w:rsidRPr="00C14672" w:rsidRDefault="00331EEA" w:rsidP="00DF4F96">
      <w:pPr>
        <w:numPr>
          <w:ilvl w:val="0"/>
          <w:numId w:val="37"/>
        </w:numPr>
        <w:spacing w:after="0" w:line="240" w:lineRule="auto"/>
        <w:jc w:val="both"/>
        <w:rPr>
          <w:rFonts w:cs="Arial"/>
          <w:strike/>
        </w:rPr>
      </w:pPr>
      <w:r w:rsidRPr="00C14672">
        <w:rPr>
          <w:rFonts w:cs="Arial"/>
          <w:strike/>
        </w:rPr>
        <w:t>All Workstation Components included on the SQL Server 2005 diskette including :</w:t>
      </w:r>
    </w:p>
    <w:p w14:paraId="572AC478" w14:textId="77777777" w:rsidR="00331EEA" w:rsidRPr="00C14672" w:rsidRDefault="00331EEA" w:rsidP="00DF4F96">
      <w:pPr>
        <w:numPr>
          <w:ilvl w:val="1"/>
          <w:numId w:val="37"/>
        </w:numPr>
        <w:spacing w:after="0" w:line="240" w:lineRule="auto"/>
        <w:jc w:val="both"/>
        <w:rPr>
          <w:rFonts w:cs="Arial"/>
          <w:strike/>
        </w:rPr>
      </w:pPr>
      <w:r w:rsidRPr="00C14672">
        <w:rPr>
          <w:rFonts w:cs="Arial"/>
          <w:strike/>
        </w:rPr>
        <w:t>.NET 2.0 Framework</w:t>
      </w:r>
    </w:p>
    <w:p w14:paraId="1EC00FA7" w14:textId="77777777" w:rsidR="00331EEA" w:rsidRPr="00C14672" w:rsidRDefault="00331EEA" w:rsidP="00DF4F96">
      <w:pPr>
        <w:numPr>
          <w:ilvl w:val="1"/>
          <w:numId w:val="37"/>
        </w:numPr>
        <w:spacing w:after="0" w:line="240" w:lineRule="auto"/>
        <w:jc w:val="both"/>
        <w:rPr>
          <w:rFonts w:cs="Arial"/>
          <w:strike/>
        </w:rPr>
      </w:pPr>
      <w:r w:rsidRPr="00C14672">
        <w:rPr>
          <w:rFonts w:cs="Arial"/>
          <w:strike/>
        </w:rPr>
        <w:t>Native Client</w:t>
      </w:r>
    </w:p>
    <w:p w14:paraId="49254E43" w14:textId="77777777" w:rsidR="00331EEA" w:rsidRPr="00C14672" w:rsidRDefault="00331EEA" w:rsidP="00FA1BFF">
      <w:pPr>
        <w:rPr>
          <w:rFonts w:cs="Arial"/>
          <w:b/>
          <w:strike/>
        </w:rPr>
      </w:pPr>
    </w:p>
    <w:p w14:paraId="37383CF4" w14:textId="77777777" w:rsidR="00331EEA" w:rsidRPr="00C14672" w:rsidRDefault="00331EEA" w:rsidP="00FA1BFF">
      <w:pPr>
        <w:pStyle w:val="Heading2"/>
        <w:rPr>
          <w:strike/>
        </w:rPr>
      </w:pPr>
      <w:bookmarkStart w:id="505" w:name="_Toc411923801"/>
      <w:r w:rsidRPr="00C14672">
        <w:rPr>
          <w:strike/>
        </w:rPr>
        <w:t>To load Internet Information Services</w:t>
      </w:r>
      <w:bookmarkEnd w:id="505"/>
    </w:p>
    <w:p w14:paraId="0387239A" w14:textId="77777777" w:rsidR="00331EEA" w:rsidRPr="00C14672" w:rsidRDefault="00331EEA" w:rsidP="00DF4F96">
      <w:pPr>
        <w:numPr>
          <w:ilvl w:val="0"/>
          <w:numId w:val="37"/>
        </w:numPr>
        <w:spacing w:after="0" w:line="240" w:lineRule="auto"/>
        <w:rPr>
          <w:rFonts w:cs="Arial"/>
          <w:b/>
          <w:strike/>
        </w:rPr>
      </w:pPr>
      <w:r w:rsidRPr="00C14672">
        <w:rPr>
          <w:rFonts w:cs="Arial"/>
          <w:strike/>
        </w:rPr>
        <w:t xml:space="preserve">Go to </w:t>
      </w:r>
      <w:r w:rsidRPr="00C14672">
        <w:rPr>
          <w:rFonts w:cs="Arial"/>
          <w:b/>
          <w:strike/>
        </w:rPr>
        <w:t>Start</w:t>
      </w:r>
      <w:r w:rsidRPr="00C14672">
        <w:rPr>
          <w:rFonts w:cs="Arial"/>
          <w:b/>
          <w:strike/>
        </w:rPr>
        <w:sym w:font="Wingdings" w:char="F0E0"/>
      </w:r>
      <w:r w:rsidRPr="00C14672">
        <w:rPr>
          <w:rFonts w:cs="Arial"/>
          <w:b/>
          <w:strike/>
        </w:rPr>
        <w:t xml:space="preserve"> Control Panel </w:t>
      </w:r>
      <w:r w:rsidRPr="00C14672">
        <w:rPr>
          <w:rFonts w:cs="Arial"/>
          <w:b/>
          <w:strike/>
        </w:rPr>
        <w:sym w:font="Wingdings" w:char="F0E0"/>
      </w:r>
      <w:r w:rsidRPr="00C14672">
        <w:rPr>
          <w:rFonts w:cs="Arial"/>
          <w:b/>
          <w:strike/>
        </w:rPr>
        <w:t xml:space="preserve"> Add/Remove Programs </w:t>
      </w:r>
      <w:r w:rsidRPr="00C14672">
        <w:rPr>
          <w:rFonts w:cs="Arial"/>
          <w:b/>
          <w:strike/>
        </w:rPr>
        <w:sym w:font="Wingdings" w:char="F0E0"/>
      </w:r>
      <w:r w:rsidRPr="00C14672">
        <w:rPr>
          <w:rFonts w:cs="Arial"/>
          <w:b/>
          <w:strike/>
        </w:rPr>
        <w:t xml:space="preserve"> Add/Remove Windows Components</w:t>
      </w:r>
      <w:r w:rsidRPr="00C14672">
        <w:rPr>
          <w:rFonts w:cs="Arial"/>
          <w:strike/>
        </w:rPr>
        <w:t xml:space="preserve">, </w:t>
      </w:r>
    </w:p>
    <w:p w14:paraId="726D7EF1" w14:textId="77777777" w:rsidR="00331EEA" w:rsidRPr="00C14672" w:rsidRDefault="00331EEA" w:rsidP="00DF4F96">
      <w:pPr>
        <w:numPr>
          <w:ilvl w:val="2"/>
          <w:numId w:val="36"/>
        </w:numPr>
        <w:tabs>
          <w:tab w:val="clear" w:pos="3600"/>
          <w:tab w:val="num" w:pos="1440"/>
        </w:tabs>
        <w:spacing w:after="0" w:line="240" w:lineRule="auto"/>
        <w:ind w:left="1440"/>
        <w:rPr>
          <w:rFonts w:cs="Arial"/>
          <w:strike/>
        </w:rPr>
      </w:pPr>
      <w:r w:rsidRPr="00C14672">
        <w:rPr>
          <w:rFonts w:cs="Arial"/>
          <w:strike/>
        </w:rPr>
        <w:t>If IIS checkbox is checked, then they are loaded</w:t>
      </w:r>
    </w:p>
    <w:p w14:paraId="6DABE600" w14:textId="77777777" w:rsidR="00331EEA" w:rsidRPr="00C14672" w:rsidRDefault="00331EEA" w:rsidP="00DF4F96">
      <w:pPr>
        <w:numPr>
          <w:ilvl w:val="2"/>
          <w:numId w:val="36"/>
        </w:numPr>
        <w:tabs>
          <w:tab w:val="clear" w:pos="3600"/>
          <w:tab w:val="num" w:pos="1440"/>
        </w:tabs>
        <w:spacing w:after="0" w:line="240" w:lineRule="auto"/>
        <w:ind w:left="1440"/>
        <w:rPr>
          <w:rFonts w:cs="Arial"/>
          <w:strike/>
        </w:rPr>
      </w:pPr>
      <w:r w:rsidRPr="00C14672">
        <w:rPr>
          <w:rFonts w:cs="Arial"/>
          <w:strike/>
        </w:rPr>
        <w:t>If not, you need to load them, see instructions under IIS of this document</w:t>
      </w:r>
      <w:r w:rsidR="00FA1BFF" w:rsidRPr="00C14672">
        <w:rPr>
          <w:rFonts w:cs="Arial"/>
          <w:strike/>
          <w:noProof/>
        </w:rPr>
        <w:drawing>
          <wp:inline distT="0" distB="0" distL="0" distR="0" wp14:anchorId="66A86957" wp14:editId="65DE1854">
            <wp:extent cx="3200400" cy="2495550"/>
            <wp:effectExtent l="19050" t="0" r="0" b="0"/>
            <wp:docPr id="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3200400" cy="2495550"/>
                    </a:xfrm>
                    <a:prstGeom prst="rect">
                      <a:avLst/>
                    </a:prstGeom>
                    <a:noFill/>
                    <a:ln w="9525">
                      <a:noFill/>
                      <a:miter lim="800000"/>
                      <a:headEnd/>
                      <a:tailEnd/>
                    </a:ln>
                  </pic:spPr>
                </pic:pic>
              </a:graphicData>
            </a:graphic>
          </wp:inline>
        </w:drawing>
      </w:r>
      <w:r w:rsidR="00FA1BFF" w:rsidRPr="00C14672">
        <w:rPr>
          <w:rFonts w:cs="Arial"/>
          <w:strike/>
        </w:rPr>
        <w:br/>
      </w:r>
    </w:p>
    <w:p w14:paraId="76A370FA" w14:textId="77777777" w:rsidR="00331EEA" w:rsidRPr="00C14672" w:rsidRDefault="00331EEA" w:rsidP="00331EEA">
      <w:pPr>
        <w:ind w:left="360"/>
        <w:rPr>
          <w:rFonts w:cs="Arial"/>
          <w:strike/>
          <w:color w:val="000000"/>
          <w:u w:val="single"/>
        </w:rPr>
      </w:pPr>
      <w:r w:rsidRPr="00C14672">
        <w:rPr>
          <w:rFonts w:cs="Arial"/>
          <w:strike/>
          <w:color w:val="000000"/>
          <w:u w:val="single"/>
        </w:rPr>
        <w:t>Loading IIS (Internet Information Services)</w:t>
      </w:r>
    </w:p>
    <w:p w14:paraId="77322512" w14:textId="77777777" w:rsidR="00331EEA" w:rsidRPr="00C14672" w:rsidRDefault="00331EEA" w:rsidP="00331EEA">
      <w:pPr>
        <w:tabs>
          <w:tab w:val="left" w:pos="900"/>
        </w:tabs>
        <w:ind w:left="360"/>
        <w:rPr>
          <w:rFonts w:cs="Arial"/>
          <w:strike/>
        </w:rPr>
      </w:pPr>
      <w:r w:rsidRPr="00C14672">
        <w:rPr>
          <w:rFonts w:cs="Arial"/>
          <w:strike/>
          <w:color w:val="000000"/>
        </w:rPr>
        <w:t>The easiest way to load IIS services is to take them from your Windows Operating System diskette. Once you have your diskette available…</w:t>
      </w:r>
    </w:p>
    <w:p w14:paraId="59C5264A" w14:textId="77777777" w:rsidR="00331EEA" w:rsidRPr="00C14672" w:rsidRDefault="00331EEA" w:rsidP="00DF4F96">
      <w:pPr>
        <w:numPr>
          <w:ilvl w:val="0"/>
          <w:numId w:val="38"/>
        </w:numPr>
        <w:spacing w:after="0" w:line="240" w:lineRule="auto"/>
        <w:rPr>
          <w:rFonts w:cs="Arial"/>
          <w:strike/>
          <w:color w:val="000000"/>
        </w:rPr>
      </w:pPr>
      <w:r w:rsidRPr="00C14672">
        <w:rPr>
          <w:rFonts w:cs="Arial"/>
          <w:strike/>
          <w:color w:val="000000"/>
        </w:rPr>
        <w:t>Go to Start</w:t>
      </w:r>
      <w:r w:rsidRPr="00C14672">
        <w:rPr>
          <w:rFonts w:cs="Arial"/>
          <w:strike/>
        </w:rPr>
        <w:sym w:font="Wingdings" w:char="F0E0"/>
      </w:r>
      <w:r w:rsidRPr="00C14672">
        <w:rPr>
          <w:rFonts w:cs="Arial"/>
          <w:strike/>
          <w:color w:val="000000"/>
        </w:rPr>
        <w:t xml:space="preserve"> Control Panel</w:t>
      </w:r>
      <w:r w:rsidRPr="00C14672">
        <w:rPr>
          <w:rFonts w:cs="Arial"/>
          <w:strike/>
        </w:rPr>
        <w:sym w:font="Wingdings" w:char="F0E0"/>
      </w:r>
      <w:r w:rsidRPr="00C14672">
        <w:rPr>
          <w:rFonts w:cs="Arial"/>
          <w:strike/>
          <w:color w:val="000000"/>
        </w:rPr>
        <w:t xml:space="preserve"> Add/Remove Programs</w:t>
      </w:r>
      <w:r w:rsidRPr="00C14672">
        <w:rPr>
          <w:rFonts w:cs="Arial"/>
          <w:strike/>
        </w:rPr>
        <w:sym w:font="Wingdings" w:char="F0E0"/>
      </w:r>
      <w:r w:rsidRPr="00C14672">
        <w:rPr>
          <w:rFonts w:cs="Arial"/>
          <w:strike/>
          <w:color w:val="000000"/>
        </w:rPr>
        <w:t xml:space="preserve"> Add/Remove Windows Components, Click checkbox next to Internet Information Services, then click Next.  The wizard should load the services.</w:t>
      </w:r>
    </w:p>
    <w:p w14:paraId="7B5ABD5F" w14:textId="77777777" w:rsidR="00331EEA" w:rsidRPr="00C14672" w:rsidRDefault="00331EEA" w:rsidP="00331EEA">
      <w:pPr>
        <w:tabs>
          <w:tab w:val="left" w:pos="900"/>
        </w:tabs>
        <w:rPr>
          <w:rFonts w:cs="Arial"/>
          <w:strike/>
          <w:color w:val="000000"/>
        </w:rPr>
      </w:pPr>
    </w:p>
    <w:p w14:paraId="631FD334" w14:textId="77777777" w:rsidR="00331EEA" w:rsidRPr="00C14672" w:rsidRDefault="00331EEA" w:rsidP="00331EEA">
      <w:pPr>
        <w:tabs>
          <w:tab w:val="left" w:pos="900"/>
        </w:tabs>
        <w:ind w:left="900" w:hanging="540"/>
        <w:rPr>
          <w:rFonts w:cs="Arial"/>
          <w:strike/>
        </w:rPr>
      </w:pPr>
      <w:r w:rsidRPr="00C14672">
        <w:rPr>
          <w:rFonts w:cs="Arial"/>
          <w:strike/>
          <w:color w:val="000000"/>
        </w:rPr>
        <w:lastRenderedPageBreak/>
        <w:t xml:space="preserve">Note:  If you are loading the files onto a Windows XP machine, the diskette that Stockell uses does not point to the correct path.  If you receive an error that says a file can not be found, reenter the path as: </w:t>
      </w:r>
      <w:hyperlink r:id="rId87" w:history="1">
        <w:r w:rsidRPr="00C14672">
          <w:rPr>
            <w:rStyle w:val="Hyperlink"/>
            <w:rFonts w:cs="Arial"/>
            <w:strike/>
          </w:rPr>
          <w:t>\\English\WinXP_VLP\32bit\Pro_with_sp2\I386</w:t>
        </w:r>
      </w:hyperlink>
      <w:r w:rsidRPr="00C14672">
        <w:rPr>
          <w:rFonts w:cs="Arial"/>
          <w:strike/>
          <w:color w:val="000000"/>
        </w:rPr>
        <w:t>.  This should allow the load process to continue.</w:t>
      </w:r>
    </w:p>
    <w:p w14:paraId="56F66F18" w14:textId="77777777" w:rsidR="00331EEA" w:rsidRPr="00C14672" w:rsidRDefault="00331EEA" w:rsidP="00FA1BFF">
      <w:pPr>
        <w:pStyle w:val="Heading2"/>
        <w:rPr>
          <w:strike/>
        </w:rPr>
      </w:pPr>
      <w:bookmarkStart w:id="506" w:name="_Toc411923802"/>
      <w:r w:rsidRPr="00C14672">
        <w:rPr>
          <w:strike/>
        </w:rPr>
        <w:t>To load SQL Server Workstation Components</w:t>
      </w:r>
      <w:bookmarkEnd w:id="506"/>
      <w:r w:rsidRPr="00C14672">
        <w:rPr>
          <w:strike/>
        </w:rPr>
        <w:t xml:space="preserve"> </w:t>
      </w:r>
    </w:p>
    <w:p w14:paraId="4710D990" w14:textId="77777777" w:rsidR="00331EEA" w:rsidRPr="00C14672" w:rsidRDefault="00331EEA" w:rsidP="00331EEA">
      <w:pPr>
        <w:rPr>
          <w:rFonts w:cs="Arial"/>
          <w:strike/>
          <w:color w:val="000000"/>
        </w:rPr>
      </w:pPr>
      <w:r w:rsidRPr="00C14672">
        <w:rPr>
          <w:rFonts w:cs="Arial"/>
          <w:i/>
          <w:strike/>
        </w:rPr>
        <w:t>(Before you start, be sure you have administrative rights to the desktop you are loading.)</w:t>
      </w:r>
    </w:p>
    <w:p w14:paraId="6C774E17" w14:textId="77777777" w:rsidR="00331EEA" w:rsidRPr="00C14672" w:rsidRDefault="00331EEA" w:rsidP="00331EEA">
      <w:pPr>
        <w:rPr>
          <w:rFonts w:cs="Arial"/>
          <w:strike/>
          <w:color w:val="000000"/>
        </w:rPr>
      </w:pPr>
      <w:r w:rsidRPr="00C14672">
        <w:rPr>
          <w:rFonts w:cs="Arial"/>
          <w:strike/>
        </w:rPr>
        <w:t xml:space="preserve">Client files can be loaded (for customers) from the SQL Server </w:t>
      </w:r>
      <w:r w:rsidR="000E1C20" w:rsidRPr="00C14672">
        <w:rPr>
          <w:rFonts w:cs="Arial"/>
          <w:strike/>
        </w:rPr>
        <w:t xml:space="preserve">CDs </w:t>
      </w:r>
      <w:r w:rsidRPr="00C14672">
        <w:rPr>
          <w:rFonts w:cs="Arial"/>
          <w:strike/>
        </w:rPr>
        <w:t>or (for Stockell employees) from the shared directory</w:t>
      </w:r>
      <w:r w:rsidRPr="00C14672">
        <w:rPr>
          <w:rFonts w:cs="Arial"/>
          <w:strike/>
          <w:color w:val="000000"/>
        </w:rPr>
        <w:t xml:space="preserve">: </w:t>
      </w:r>
    </w:p>
    <w:p w14:paraId="37FBADF6" w14:textId="77777777" w:rsidR="00331EEA" w:rsidRPr="00C14672" w:rsidRDefault="000E1C20" w:rsidP="000E1C20">
      <w:pPr>
        <w:ind w:firstLine="720"/>
        <w:rPr>
          <w:rFonts w:cs="Arial"/>
          <w:strike/>
          <w:color w:val="000000"/>
        </w:rPr>
      </w:pPr>
      <w:r w:rsidRPr="00C14672">
        <w:rPr>
          <w:rFonts w:cs="Arial"/>
          <w:strike/>
          <w:color w:val="000000"/>
        </w:rPr>
        <w:t xml:space="preserve">K:\Microsoft\SQL Server </w:t>
      </w:r>
      <w:r w:rsidR="00331EEA" w:rsidRPr="00C14672">
        <w:rPr>
          <w:rFonts w:cs="Arial"/>
          <w:strike/>
          <w:color w:val="000000"/>
        </w:rPr>
        <w:tab/>
      </w:r>
    </w:p>
    <w:p w14:paraId="4D4D7588" w14:textId="77777777" w:rsidR="00331EEA" w:rsidRPr="00C14672" w:rsidRDefault="00331EEA" w:rsidP="00331EEA">
      <w:pPr>
        <w:rPr>
          <w:rFonts w:cs="Arial"/>
          <w:strike/>
          <w:color w:val="000000"/>
        </w:rPr>
      </w:pPr>
      <w:r w:rsidRPr="00C14672">
        <w:rPr>
          <w:rFonts w:cs="Arial"/>
          <w:strike/>
          <w:color w:val="000000"/>
        </w:rPr>
        <w:t xml:space="preserve">If you are loading from the CD’s, simply load the first CD into the DVD drive. The setup application should begin.  Follow the installation instructions on the screen.  </w:t>
      </w:r>
    </w:p>
    <w:p w14:paraId="2FA2C0F8" w14:textId="77777777" w:rsidR="00331EEA" w:rsidRPr="00C14672" w:rsidRDefault="00331EEA" w:rsidP="00331EEA">
      <w:pPr>
        <w:rPr>
          <w:rFonts w:cs="Arial"/>
          <w:strike/>
          <w:color w:val="000000"/>
        </w:rPr>
      </w:pPr>
      <w:r w:rsidRPr="00C14672">
        <w:rPr>
          <w:rFonts w:cs="Arial"/>
          <w:strike/>
          <w:color w:val="000000"/>
        </w:rPr>
        <w:t>Open the Tools folder and click on the green Setup.exe icon.  This will launch the setup wizard.</w:t>
      </w:r>
    </w:p>
    <w:p w14:paraId="11D1A66A" w14:textId="77777777" w:rsidR="00331EEA" w:rsidRPr="00C14672" w:rsidRDefault="00331EEA" w:rsidP="00331EEA">
      <w:pPr>
        <w:rPr>
          <w:rFonts w:cs="Arial"/>
          <w:strike/>
          <w:color w:val="000000"/>
        </w:rPr>
      </w:pPr>
      <w:r w:rsidRPr="00C14672">
        <w:rPr>
          <w:rFonts w:cs="Arial"/>
          <w:strike/>
          <w:color w:val="000000"/>
        </w:rPr>
        <w:t xml:space="preserve">Follow the wizard, applying the application defaults. </w:t>
      </w:r>
      <w:r w:rsidRPr="00C14672">
        <w:rPr>
          <w:rFonts w:cs="Arial"/>
          <w:i/>
          <w:strike/>
          <w:color w:val="000000"/>
        </w:rPr>
        <w:t>There are not any special setup requirements to support the InsightCS Reporting, Worklist, Analytics, or BI Performance Management Suite.</w:t>
      </w:r>
      <w:r w:rsidRPr="00C14672">
        <w:rPr>
          <w:rFonts w:cs="Arial"/>
          <w:strike/>
          <w:color w:val="000000"/>
        </w:rPr>
        <w:t xml:space="preserve"> </w:t>
      </w:r>
    </w:p>
    <w:p w14:paraId="32E9EC74" w14:textId="77777777" w:rsidR="00331EEA" w:rsidRPr="00C14672" w:rsidRDefault="00331EEA" w:rsidP="00FA1BFF">
      <w:pPr>
        <w:rPr>
          <w:rFonts w:cs="Arial"/>
          <w:strike/>
          <w:color w:val="000000"/>
        </w:rPr>
      </w:pPr>
      <w:r w:rsidRPr="00C14672">
        <w:rPr>
          <w:rFonts w:cs="Arial"/>
          <w:strike/>
          <w:color w:val="000000"/>
        </w:rPr>
        <w:t>You should load all of the client components.  To do this, click on the red X next to client components.  Choose “Entire feature will be installed on the local hard drive”.</w:t>
      </w:r>
    </w:p>
    <w:p w14:paraId="5320DD9B" w14:textId="77777777" w:rsidR="00331EEA" w:rsidRPr="00C14672" w:rsidRDefault="00331EEA" w:rsidP="00FA1BFF">
      <w:pPr>
        <w:tabs>
          <w:tab w:val="left" w:pos="900"/>
        </w:tabs>
        <w:rPr>
          <w:rFonts w:cs="Arial"/>
          <w:strike/>
        </w:rPr>
      </w:pPr>
      <w:r w:rsidRPr="00C14672">
        <w:rPr>
          <w:rFonts w:cs="Arial"/>
          <w:strike/>
          <w:color w:val="000000"/>
        </w:rPr>
        <w:t>Loading the documents and examples are optional, as is requesting confirmation of error reports</w:t>
      </w:r>
    </w:p>
    <w:p w14:paraId="2EE25761" w14:textId="77777777" w:rsidR="00331EEA" w:rsidRPr="00C14672" w:rsidRDefault="00331EEA" w:rsidP="00FA1BFF">
      <w:pPr>
        <w:rPr>
          <w:rFonts w:cs="Arial"/>
          <w:strike/>
          <w:color w:val="000000"/>
        </w:rPr>
      </w:pPr>
      <w:r w:rsidRPr="00C14672">
        <w:rPr>
          <w:strike/>
        </w:rPr>
        <w:t>W</w:t>
      </w:r>
      <w:r w:rsidRPr="00C14672">
        <w:rPr>
          <w:rFonts w:cs="Arial"/>
          <w:strike/>
          <w:color w:val="000000"/>
        </w:rPr>
        <w:t>hen the wizard completes the installation, these are the workstation components, books online, and development tools that will be loaded on the client tool:</w:t>
      </w:r>
      <w:r w:rsidR="000E1C20" w:rsidRPr="00C14672">
        <w:rPr>
          <w:strike/>
          <w:noProof/>
        </w:rPr>
        <w:t xml:space="preserve"> </w:t>
      </w:r>
      <w:r w:rsidR="000E1C20" w:rsidRPr="00C14672">
        <w:rPr>
          <w:strike/>
          <w:noProof/>
        </w:rPr>
        <w:br/>
      </w:r>
      <w:r w:rsidR="000E1C20" w:rsidRPr="00C14672">
        <w:rPr>
          <w:strike/>
          <w:noProof/>
        </w:rPr>
        <w:drawing>
          <wp:inline distT="0" distB="0" distL="0" distR="0" wp14:anchorId="145833AC" wp14:editId="16C30934">
            <wp:extent cx="2388764" cy="2113613"/>
            <wp:effectExtent l="19050" t="0" r="0" b="0"/>
            <wp:docPr id="141" name="Picture 7" descr="ss2005 install screen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2005 install screen client"/>
                    <pic:cNvPicPr>
                      <a:picLocks noChangeAspect="1" noChangeArrowheads="1"/>
                    </pic:cNvPicPr>
                  </pic:nvPicPr>
                  <pic:blipFill>
                    <a:blip r:embed="rId88" cstate="print"/>
                    <a:srcRect/>
                    <a:stretch>
                      <a:fillRect/>
                    </a:stretch>
                  </pic:blipFill>
                  <pic:spPr bwMode="auto">
                    <a:xfrm>
                      <a:off x="0" y="0"/>
                      <a:ext cx="2391115" cy="2115693"/>
                    </a:xfrm>
                    <a:prstGeom prst="rect">
                      <a:avLst/>
                    </a:prstGeom>
                    <a:noFill/>
                    <a:ln w="9525">
                      <a:noFill/>
                      <a:miter lim="800000"/>
                      <a:headEnd/>
                      <a:tailEnd/>
                    </a:ln>
                  </pic:spPr>
                </pic:pic>
              </a:graphicData>
            </a:graphic>
          </wp:inline>
        </w:drawing>
      </w:r>
    </w:p>
    <w:p w14:paraId="3C3EF66F" w14:textId="77777777" w:rsidR="00331EEA" w:rsidRPr="00C14672" w:rsidRDefault="00331EEA" w:rsidP="00331EEA">
      <w:pPr>
        <w:rPr>
          <w:rFonts w:cs="Arial"/>
          <w:strike/>
          <w:color w:val="000000"/>
        </w:rPr>
      </w:pPr>
      <w:r w:rsidRPr="00C14672">
        <w:rPr>
          <w:rFonts w:cs="Arial"/>
          <w:strike/>
          <w:color w:val="000000"/>
        </w:rPr>
        <w:t xml:space="preserve">NOTE: </w:t>
      </w:r>
      <w:r w:rsidR="000E1C20" w:rsidRPr="00C14672">
        <w:rPr>
          <w:rFonts w:cs="Arial"/>
          <w:strike/>
          <w:color w:val="000000"/>
        </w:rPr>
        <w:t xml:space="preserve"> </w:t>
      </w:r>
      <w:r w:rsidRPr="00C14672">
        <w:rPr>
          <w:rFonts w:cs="Arial"/>
          <w:strike/>
          <w:color w:val="000000"/>
        </w:rPr>
        <w:t xml:space="preserve">The .NET Framework is installed as part of one of these components.  This component can also be accessed via: </w:t>
      </w:r>
      <w:hyperlink r:id="rId89" w:history="1">
        <w:r w:rsidRPr="00C14672">
          <w:rPr>
            <w:rStyle w:val="Hyperlink"/>
            <w:rFonts w:cs="Arial"/>
            <w:strike/>
          </w:rPr>
          <w:t>http://www.microsoft.com/downloads/details.aspx?FamilyId=0856EACB-4362-4B0D-8EDD-AAB15C5E04F5&amp;displaylang=en</w:t>
        </w:r>
      </w:hyperlink>
    </w:p>
    <w:p w14:paraId="5680E421" w14:textId="77777777" w:rsidR="000E1C20" w:rsidRPr="00C14672" w:rsidRDefault="000E1C20" w:rsidP="00331EEA">
      <w:pPr>
        <w:rPr>
          <w:rFonts w:cs="Arial"/>
          <w:strike/>
          <w:color w:val="000000"/>
        </w:rPr>
      </w:pPr>
    </w:p>
    <w:p w14:paraId="29BC9DBB" w14:textId="77777777" w:rsidR="00331EEA" w:rsidRPr="00C14672" w:rsidRDefault="00331EEA" w:rsidP="00FA1BFF">
      <w:pPr>
        <w:pStyle w:val="Heading2"/>
        <w:rPr>
          <w:strike/>
        </w:rPr>
      </w:pPr>
      <w:bookmarkStart w:id="507" w:name="_Toc411923803"/>
      <w:r w:rsidRPr="00C14672">
        <w:rPr>
          <w:strike/>
        </w:rPr>
        <w:lastRenderedPageBreak/>
        <w:t>To load Server components</w:t>
      </w:r>
      <w:bookmarkEnd w:id="507"/>
      <w:r w:rsidRPr="00C14672">
        <w:rPr>
          <w:strike/>
        </w:rPr>
        <w:t xml:space="preserve"> </w:t>
      </w:r>
    </w:p>
    <w:p w14:paraId="43FBDD4F" w14:textId="77777777" w:rsidR="00331EEA" w:rsidRPr="00C14672" w:rsidRDefault="00331EEA" w:rsidP="00331EEA">
      <w:pPr>
        <w:rPr>
          <w:rFonts w:cs="Arial"/>
          <w:b/>
          <w:strike/>
          <w:color w:val="000000"/>
        </w:rPr>
      </w:pPr>
      <w:r w:rsidRPr="00C14672">
        <w:rPr>
          <w:rFonts w:cs="Arial"/>
          <w:i/>
          <w:strike/>
        </w:rPr>
        <w:t>(Before you start, be sure you have administrative rights to the server you are loading.)</w:t>
      </w:r>
    </w:p>
    <w:p w14:paraId="3065F964" w14:textId="77777777" w:rsidR="00331EEA" w:rsidRPr="00C14672" w:rsidRDefault="00331EEA" w:rsidP="00DF4F96">
      <w:pPr>
        <w:numPr>
          <w:ilvl w:val="0"/>
          <w:numId w:val="37"/>
        </w:numPr>
        <w:spacing w:after="0" w:line="240" w:lineRule="auto"/>
        <w:jc w:val="both"/>
        <w:rPr>
          <w:rFonts w:cs="Arial"/>
          <w:strike/>
        </w:rPr>
      </w:pPr>
      <w:r w:rsidRPr="00C14672">
        <w:rPr>
          <w:rFonts w:cs="Arial"/>
          <w:strike/>
        </w:rPr>
        <w:t>Microsoft Window’s Component “Internet Information Services” (IIS)</w:t>
      </w:r>
    </w:p>
    <w:p w14:paraId="531D3510" w14:textId="77777777" w:rsidR="00331EEA" w:rsidRPr="00C14672" w:rsidRDefault="00331EEA" w:rsidP="00DF4F96">
      <w:pPr>
        <w:numPr>
          <w:ilvl w:val="0"/>
          <w:numId w:val="37"/>
        </w:numPr>
        <w:spacing w:after="0" w:line="240" w:lineRule="auto"/>
        <w:jc w:val="both"/>
        <w:rPr>
          <w:rFonts w:cs="Arial"/>
          <w:strike/>
        </w:rPr>
      </w:pPr>
      <w:r w:rsidRPr="00C14672">
        <w:rPr>
          <w:rFonts w:cs="Arial"/>
          <w:strike/>
        </w:rPr>
        <w:t>All Server Components included on the SQL Server 2005 diskette including:</w:t>
      </w:r>
    </w:p>
    <w:p w14:paraId="22898872" w14:textId="77777777" w:rsidR="00331EEA" w:rsidRPr="00C14672" w:rsidRDefault="00331EEA" w:rsidP="00DF4F96">
      <w:pPr>
        <w:numPr>
          <w:ilvl w:val="1"/>
          <w:numId w:val="37"/>
        </w:numPr>
        <w:spacing w:after="0" w:line="240" w:lineRule="auto"/>
        <w:jc w:val="both"/>
        <w:rPr>
          <w:rFonts w:cs="Arial"/>
          <w:strike/>
        </w:rPr>
      </w:pPr>
      <w:r w:rsidRPr="00C14672">
        <w:rPr>
          <w:rFonts w:cs="Arial"/>
          <w:strike/>
        </w:rPr>
        <w:t>.NET 2.0 Framework</w:t>
      </w:r>
    </w:p>
    <w:p w14:paraId="11444AE5" w14:textId="77777777" w:rsidR="00331EEA" w:rsidRPr="00C14672" w:rsidRDefault="00331EEA" w:rsidP="00DF4F96">
      <w:pPr>
        <w:numPr>
          <w:ilvl w:val="1"/>
          <w:numId w:val="37"/>
        </w:numPr>
        <w:spacing w:after="0" w:line="240" w:lineRule="auto"/>
        <w:jc w:val="both"/>
        <w:rPr>
          <w:rFonts w:cs="Arial"/>
          <w:strike/>
        </w:rPr>
      </w:pPr>
      <w:r w:rsidRPr="00C14672">
        <w:rPr>
          <w:rFonts w:cs="Arial"/>
          <w:strike/>
        </w:rPr>
        <w:t>Native Client</w:t>
      </w:r>
    </w:p>
    <w:p w14:paraId="03F9DFA1" w14:textId="77777777" w:rsidR="00331EEA" w:rsidRPr="00C14672" w:rsidRDefault="00331EEA" w:rsidP="00331EEA">
      <w:pPr>
        <w:rPr>
          <w:rFonts w:cs="Arial"/>
          <w:b/>
          <w:strike/>
        </w:rPr>
      </w:pPr>
    </w:p>
    <w:p w14:paraId="2404CBF4" w14:textId="77777777" w:rsidR="00331EEA" w:rsidRPr="00C14672" w:rsidRDefault="00331EEA" w:rsidP="00331EEA">
      <w:pPr>
        <w:rPr>
          <w:rFonts w:cs="Arial"/>
          <w:strike/>
          <w:u w:val="single"/>
        </w:rPr>
      </w:pPr>
      <w:r w:rsidRPr="00C14672">
        <w:rPr>
          <w:rFonts w:cs="Arial"/>
          <w:strike/>
          <w:u w:val="single"/>
        </w:rPr>
        <w:t>To load Internet Information Services</w:t>
      </w:r>
    </w:p>
    <w:p w14:paraId="67110669" w14:textId="77777777" w:rsidR="00331EEA" w:rsidRPr="00C14672" w:rsidRDefault="00331EEA" w:rsidP="00331EEA">
      <w:pPr>
        <w:rPr>
          <w:rFonts w:cs="Arial"/>
          <w:strike/>
        </w:rPr>
      </w:pPr>
      <w:r w:rsidRPr="00C14672">
        <w:rPr>
          <w:rFonts w:cs="Arial"/>
          <w:strike/>
        </w:rPr>
        <w:t xml:space="preserve">Go to </w:t>
      </w:r>
      <w:r w:rsidRPr="00C14672">
        <w:rPr>
          <w:rFonts w:cs="Arial"/>
          <w:b/>
          <w:strike/>
        </w:rPr>
        <w:t xml:space="preserve">Start </w:t>
      </w:r>
      <w:r w:rsidRPr="00C14672">
        <w:rPr>
          <w:rFonts w:cs="Arial"/>
          <w:b/>
          <w:strike/>
        </w:rPr>
        <w:sym w:font="Wingdings" w:char="F0E0"/>
      </w:r>
      <w:r w:rsidRPr="00C14672">
        <w:rPr>
          <w:rFonts w:cs="Arial"/>
          <w:b/>
          <w:strike/>
        </w:rPr>
        <w:t xml:space="preserve"> Control Panel </w:t>
      </w:r>
      <w:r w:rsidRPr="00C14672">
        <w:rPr>
          <w:rFonts w:cs="Arial"/>
          <w:b/>
          <w:strike/>
        </w:rPr>
        <w:sym w:font="Wingdings" w:char="F0E0"/>
      </w:r>
      <w:r w:rsidRPr="00C14672">
        <w:rPr>
          <w:rFonts w:cs="Arial"/>
          <w:b/>
          <w:strike/>
        </w:rPr>
        <w:t xml:space="preserve"> Add/Remove Programs </w:t>
      </w:r>
      <w:r w:rsidRPr="00C14672">
        <w:rPr>
          <w:rFonts w:cs="Arial"/>
          <w:b/>
          <w:strike/>
        </w:rPr>
        <w:sym w:font="Wingdings" w:char="F0E0"/>
      </w:r>
      <w:r w:rsidRPr="00C14672">
        <w:rPr>
          <w:rFonts w:cs="Arial"/>
          <w:b/>
          <w:strike/>
        </w:rPr>
        <w:t xml:space="preserve"> Add/Remove Windows Components </w:t>
      </w:r>
      <w:r w:rsidRPr="00C14672">
        <w:rPr>
          <w:rFonts w:cs="Arial"/>
          <w:b/>
          <w:strike/>
        </w:rPr>
        <w:sym w:font="Wingdings" w:char="F0E0"/>
      </w:r>
      <w:r w:rsidRPr="00C14672">
        <w:rPr>
          <w:rFonts w:cs="Arial"/>
          <w:b/>
          <w:strike/>
        </w:rPr>
        <w:t xml:space="preserve"> Application Server</w:t>
      </w:r>
    </w:p>
    <w:p w14:paraId="132FE1E2" w14:textId="77777777" w:rsidR="00331EEA" w:rsidRPr="00C14672" w:rsidRDefault="00331EEA" w:rsidP="00331EEA">
      <w:pPr>
        <w:rPr>
          <w:rFonts w:cs="Arial"/>
          <w:strike/>
        </w:rPr>
      </w:pPr>
      <w:r w:rsidRPr="00C14672">
        <w:rPr>
          <w:rFonts w:cs="Arial"/>
          <w:strike/>
        </w:rPr>
        <w:t>On the Application Server dialog:</w:t>
      </w:r>
    </w:p>
    <w:p w14:paraId="2EF9589E" w14:textId="77777777" w:rsidR="00331EEA" w:rsidRPr="00C14672" w:rsidRDefault="00331EEA" w:rsidP="00DF4F96">
      <w:pPr>
        <w:numPr>
          <w:ilvl w:val="2"/>
          <w:numId w:val="36"/>
        </w:numPr>
        <w:tabs>
          <w:tab w:val="clear" w:pos="3600"/>
          <w:tab w:val="num" w:pos="540"/>
        </w:tabs>
        <w:spacing w:after="0" w:line="240" w:lineRule="auto"/>
        <w:ind w:left="540"/>
        <w:rPr>
          <w:rFonts w:cs="Arial"/>
          <w:strike/>
        </w:rPr>
      </w:pPr>
      <w:r w:rsidRPr="00C14672">
        <w:rPr>
          <w:rFonts w:cs="Arial"/>
          <w:strike/>
        </w:rPr>
        <w:t>If Internet information Services checkbox is checked, then they are loaded</w:t>
      </w:r>
    </w:p>
    <w:p w14:paraId="2EC9841C" w14:textId="77777777" w:rsidR="00331EEA" w:rsidRPr="00C14672" w:rsidRDefault="00331EEA" w:rsidP="00DF4F96">
      <w:pPr>
        <w:numPr>
          <w:ilvl w:val="2"/>
          <w:numId w:val="36"/>
        </w:numPr>
        <w:tabs>
          <w:tab w:val="clear" w:pos="3600"/>
          <w:tab w:val="num" w:pos="540"/>
        </w:tabs>
        <w:spacing w:after="0" w:line="240" w:lineRule="auto"/>
        <w:ind w:left="540"/>
        <w:rPr>
          <w:rFonts w:cs="Arial"/>
          <w:strike/>
        </w:rPr>
      </w:pPr>
      <w:r w:rsidRPr="00C14672">
        <w:rPr>
          <w:rFonts w:cs="Arial"/>
          <w:strike/>
        </w:rPr>
        <w:t>If not, you need to load them (Follow same instructions as outlined under the “Loading client components” in this document)</w:t>
      </w:r>
    </w:p>
    <w:p w14:paraId="03DDF06E" w14:textId="77777777" w:rsidR="000E1C20" w:rsidRPr="00C14672" w:rsidRDefault="000E1C20" w:rsidP="00331EEA">
      <w:pPr>
        <w:rPr>
          <w:rFonts w:cs="Arial"/>
          <w:b/>
          <w:strike/>
          <w:color w:val="000000"/>
        </w:rPr>
      </w:pPr>
    </w:p>
    <w:p w14:paraId="745D5FA9" w14:textId="77777777" w:rsidR="00331EEA" w:rsidRPr="00C14672" w:rsidRDefault="000E1C20" w:rsidP="00331EEA">
      <w:pPr>
        <w:rPr>
          <w:rFonts w:cs="Arial"/>
          <w:strike/>
        </w:rPr>
      </w:pPr>
      <w:r w:rsidRPr="00C14672">
        <w:rPr>
          <w:rFonts w:cs="Arial"/>
          <w:b/>
          <w:strike/>
          <w:color w:val="000000"/>
        </w:rPr>
        <w:t>S</w:t>
      </w:r>
      <w:r w:rsidR="00331EEA" w:rsidRPr="00C14672">
        <w:rPr>
          <w:rFonts w:cs="Arial"/>
          <w:b/>
          <w:strike/>
          <w:color w:val="000000"/>
        </w:rPr>
        <w:t xml:space="preserve">tockell Systems </w:t>
      </w:r>
      <w:r w:rsidR="00331EEA" w:rsidRPr="00C14672">
        <w:rPr>
          <w:rFonts w:cs="Arial"/>
          <w:strike/>
          <w:color w:val="000000"/>
        </w:rPr>
        <w:t>recommends that the following options be selected when loading the Server components.</w:t>
      </w:r>
    </w:p>
    <w:p w14:paraId="3D2BBCF9" w14:textId="77777777" w:rsidR="00331EEA" w:rsidRPr="00C14672" w:rsidRDefault="00331EEA" w:rsidP="00331EEA">
      <w:pPr>
        <w:ind w:left="720" w:hanging="720"/>
        <w:rPr>
          <w:rFonts w:cs="Arial"/>
          <w:b/>
          <w:strike/>
        </w:rPr>
      </w:pPr>
      <w:r w:rsidRPr="00C14672">
        <w:rPr>
          <w:rFonts w:cs="Arial"/>
          <w:b/>
          <w:strike/>
        </w:rPr>
        <w:t>Components to Install:</w:t>
      </w:r>
    </w:p>
    <w:p w14:paraId="51FD698F" w14:textId="77777777" w:rsidR="00331EEA" w:rsidRPr="00C14672" w:rsidRDefault="00331EEA" w:rsidP="00DF4F96">
      <w:pPr>
        <w:numPr>
          <w:ilvl w:val="0"/>
          <w:numId w:val="39"/>
        </w:numPr>
        <w:tabs>
          <w:tab w:val="clear" w:pos="2160"/>
          <w:tab w:val="num" w:pos="540"/>
        </w:tabs>
        <w:spacing w:after="0" w:line="240" w:lineRule="auto"/>
        <w:ind w:left="540"/>
        <w:rPr>
          <w:rFonts w:cs="Arial"/>
          <w:strike/>
        </w:rPr>
      </w:pPr>
      <w:r w:rsidRPr="00C14672">
        <w:rPr>
          <w:rFonts w:cs="Arial"/>
          <w:strike/>
        </w:rPr>
        <w:t>SQL Server Database Services (.Net Only, ICS Reporting, and Bi Performance Mgt. Suite)</w:t>
      </w:r>
    </w:p>
    <w:p w14:paraId="01C76945" w14:textId="77777777" w:rsidR="00331EEA" w:rsidRPr="00C14672" w:rsidRDefault="00331EEA" w:rsidP="00DF4F96">
      <w:pPr>
        <w:numPr>
          <w:ilvl w:val="0"/>
          <w:numId w:val="39"/>
        </w:numPr>
        <w:tabs>
          <w:tab w:val="clear" w:pos="2160"/>
          <w:tab w:val="num" w:pos="540"/>
        </w:tabs>
        <w:spacing w:after="0" w:line="240" w:lineRule="auto"/>
        <w:ind w:left="540"/>
        <w:rPr>
          <w:rFonts w:cs="Arial"/>
          <w:strike/>
          <w:lang w:val="fr-FR"/>
        </w:rPr>
      </w:pPr>
      <w:r w:rsidRPr="00C14672">
        <w:rPr>
          <w:rFonts w:cs="Arial"/>
          <w:strike/>
          <w:lang w:val="fr-FR"/>
        </w:rPr>
        <w:t>Analysis Services (BI Performance Mgt Suite)</w:t>
      </w:r>
    </w:p>
    <w:p w14:paraId="5A1E3922" w14:textId="77777777" w:rsidR="00331EEA" w:rsidRPr="00C14672" w:rsidRDefault="00331EEA" w:rsidP="00DF4F96">
      <w:pPr>
        <w:numPr>
          <w:ilvl w:val="0"/>
          <w:numId w:val="39"/>
        </w:numPr>
        <w:tabs>
          <w:tab w:val="clear" w:pos="2160"/>
          <w:tab w:val="num" w:pos="540"/>
        </w:tabs>
        <w:spacing w:after="0" w:line="240" w:lineRule="auto"/>
        <w:ind w:left="540"/>
        <w:rPr>
          <w:rFonts w:cs="Arial"/>
          <w:strike/>
        </w:rPr>
      </w:pPr>
      <w:r w:rsidRPr="00C14672">
        <w:rPr>
          <w:rFonts w:cs="Arial"/>
          <w:strike/>
        </w:rPr>
        <w:t>Reporting Services ( ICS Reporting or BI Suite)</w:t>
      </w:r>
    </w:p>
    <w:p w14:paraId="5482A89E" w14:textId="77777777" w:rsidR="00331EEA" w:rsidRPr="00C14672" w:rsidRDefault="00331EEA" w:rsidP="00DF4F96">
      <w:pPr>
        <w:numPr>
          <w:ilvl w:val="0"/>
          <w:numId w:val="39"/>
        </w:numPr>
        <w:tabs>
          <w:tab w:val="clear" w:pos="2160"/>
          <w:tab w:val="num" w:pos="540"/>
        </w:tabs>
        <w:spacing w:after="0" w:line="240" w:lineRule="auto"/>
        <w:ind w:left="540"/>
        <w:rPr>
          <w:rFonts w:cs="Arial"/>
          <w:strike/>
        </w:rPr>
      </w:pPr>
      <w:r w:rsidRPr="00C14672">
        <w:rPr>
          <w:rFonts w:cs="Arial"/>
          <w:strike/>
        </w:rPr>
        <w:t>Notification Services - not required, but recommended</w:t>
      </w:r>
    </w:p>
    <w:p w14:paraId="338B8905" w14:textId="77777777" w:rsidR="000E1C20" w:rsidRPr="00C14672" w:rsidRDefault="00331EEA" w:rsidP="00DF4F96">
      <w:pPr>
        <w:numPr>
          <w:ilvl w:val="0"/>
          <w:numId w:val="39"/>
        </w:numPr>
        <w:tabs>
          <w:tab w:val="clear" w:pos="2160"/>
          <w:tab w:val="num" w:pos="540"/>
        </w:tabs>
        <w:spacing w:after="0" w:line="240" w:lineRule="auto"/>
        <w:ind w:left="540"/>
        <w:rPr>
          <w:rFonts w:cs="Arial"/>
          <w:strike/>
        </w:rPr>
      </w:pPr>
      <w:r w:rsidRPr="00C14672">
        <w:rPr>
          <w:rFonts w:cs="Arial"/>
          <w:strike/>
          <w:lang w:val="fr-FR"/>
        </w:rPr>
        <w:t>Integration Services (BI Performance Mgt. Suite)</w:t>
      </w:r>
    </w:p>
    <w:p w14:paraId="0B145392" w14:textId="77777777" w:rsidR="00331EEA" w:rsidRPr="00C14672" w:rsidRDefault="00331EEA" w:rsidP="00DF4F96">
      <w:pPr>
        <w:numPr>
          <w:ilvl w:val="0"/>
          <w:numId w:val="39"/>
        </w:numPr>
        <w:tabs>
          <w:tab w:val="clear" w:pos="2160"/>
          <w:tab w:val="num" w:pos="540"/>
        </w:tabs>
        <w:spacing w:after="0" w:line="240" w:lineRule="auto"/>
        <w:ind w:left="540"/>
        <w:rPr>
          <w:rFonts w:cs="Arial"/>
          <w:strike/>
        </w:rPr>
      </w:pPr>
      <w:r w:rsidRPr="00C14672">
        <w:rPr>
          <w:rFonts w:cs="Arial"/>
          <w:strike/>
        </w:rPr>
        <w:t>Workstation Components – not required, but recommended</w:t>
      </w:r>
    </w:p>
    <w:p w14:paraId="25D6B7D8" w14:textId="77777777" w:rsidR="00331EEA" w:rsidRPr="00C14672" w:rsidRDefault="00331EEA" w:rsidP="00331EEA">
      <w:pPr>
        <w:tabs>
          <w:tab w:val="left" w:pos="900"/>
        </w:tabs>
        <w:rPr>
          <w:rFonts w:cs="Arial"/>
          <w:strike/>
        </w:rPr>
      </w:pPr>
    </w:p>
    <w:p w14:paraId="3957AEF6" w14:textId="77777777" w:rsidR="00331EEA" w:rsidRPr="00C14672" w:rsidRDefault="00331EEA" w:rsidP="000E1C20">
      <w:pPr>
        <w:tabs>
          <w:tab w:val="left" w:pos="900"/>
        </w:tabs>
        <w:ind w:left="540"/>
        <w:rPr>
          <w:rFonts w:cs="Arial"/>
          <w:strike/>
        </w:rPr>
      </w:pPr>
      <w:r w:rsidRPr="00C14672">
        <w:rPr>
          <w:rFonts w:cs="Arial"/>
          <w:strike/>
        </w:rPr>
        <w:t>Report Server Installation</w:t>
      </w:r>
      <w:r w:rsidRPr="00C14672">
        <w:rPr>
          <w:rFonts w:cs="Arial"/>
          <w:b/>
          <w:strike/>
        </w:rPr>
        <w:t xml:space="preserve"> Options</w:t>
      </w:r>
    </w:p>
    <w:p w14:paraId="73DFF6DE" w14:textId="77777777" w:rsidR="00331EEA" w:rsidRPr="00C14672" w:rsidRDefault="00331EEA" w:rsidP="000E1C20">
      <w:pPr>
        <w:tabs>
          <w:tab w:val="left" w:pos="900"/>
        </w:tabs>
        <w:ind w:left="540"/>
        <w:rPr>
          <w:rFonts w:cs="Arial"/>
          <w:strike/>
        </w:rPr>
      </w:pPr>
      <w:r w:rsidRPr="00C14672">
        <w:rPr>
          <w:rFonts w:cs="Arial"/>
          <w:strike/>
        </w:rPr>
        <w:t>Select the “Install the default configuration” option</w:t>
      </w:r>
    </w:p>
    <w:p w14:paraId="720EAB3D" w14:textId="77777777" w:rsidR="00331EEA" w:rsidRPr="00C14672" w:rsidRDefault="00331EEA" w:rsidP="000E1C20">
      <w:pPr>
        <w:tabs>
          <w:tab w:val="left" w:pos="900"/>
        </w:tabs>
        <w:ind w:left="540"/>
        <w:rPr>
          <w:rFonts w:cs="Arial"/>
          <w:strike/>
        </w:rPr>
      </w:pPr>
      <w:r w:rsidRPr="00C14672">
        <w:rPr>
          <w:rFonts w:cs="Arial"/>
          <w:b/>
          <w:strike/>
        </w:rPr>
        <w:t>Authentication Mode</w:t>
      </w:r>
    </w:p>
    <w:p w14:paraId="37CC4875" w14:textId="6DD8C122" w:rsidR="00331EEA" w:rsidRPr="00C14672" w:rsidRDefault="00331EEA" w:rsidP="000E1C20">
      <w:pPr>
        <w:tabs>
          <w:tab w:val="left" w:pos="900"/>
        </w:tabs>
        <w:ind w:left="540"/>
        <w:rPr>
          <w:rFonts w:cs="Arial"/>
          <w:strike/>
        </w:rPr>
      </w:pPr>
      <w:r w:rsidRPr="00C14672">
        <w:rPr>
          <w:rFonts w:cs="Arial"/>
          <w:strike/>
        </w:rPr>
        <w:t xml:space="preserve">Select “Mixed Mode” since </w:t>
      </w:r>
      <w:del w:id="508" w:author="Brian Stockell" w:date="2019-11-21T13:55:00Z">
        <w:r w:rsidRPr="00C14672" w:rsidDel="00A54B96">
          <w:rPr>
            <w:rFonts w:cs="Arial"/>
            <w:strike/>
          </w:rPr>
          <w:delText>som</w:delText>
        </w:r>
      </w:del>
      <w:ins w:id="509" w:author="Brian Stockell" w:date="2019-11-21T13:55:00Z">
        <w:del w:id="510" w:author="Patrick Lim" w:date="2020-03-03T13:41:00Z">
          <w:r w:rsidR="00A54B96" w:rsidDel="00AA0B74">
            <w:rPr>
              <w:rFonts w:cs="Arial"/>
              <w:strike/>
            </w:rPr>
            <w:delText>aat</w:delText>
          </w:r>
        </w:del>
      </w:ins>
      <w:ins w:id="511" w:author="Patrick Lim" w:date="2020-03-03T13:41:00Z">
        <w:r w:rsidR="00AA0B74">
          <w:rPr>
            <w:rFonts w:cs="Arial"/>
            <w:strike/>
          </w:rPr>
          <w:t>chcc</w:t>
        </w:r>
      </w:ins>
      <w:r w:rsidRPr="00C14672">
        <w:rPr>
          <w:rFonts w:cs="Arial"/>
          <w:strike/>
        </w:rPr>
        <w:t>e background InsightCS Services and Interfaces require SQL Authentication Mode.  The Reporting and BI items need Windows Authentication.</w:t>
      </w:r>
    </w:p>
    <w:p w14:paraId="33048FBD" w14:textId="77777777" w:rsidR="00331EEA" w:rsidRPr="00C14672" w:rsidRDefault="00331EEA" w:rsidP="000E1C20">
      <w:pPr>
        <w:tabs>
          <w:tab w:val="left" w:pos="900"/>
        </w:tabs>
        <w:ind w:left="540"/>
        <w:rPr>
          <w:rFonts w:cs="Arial"/>
          <w:strike/>
        </w:rPr>
      </w:pPr>
      <w:bookmarkStart w:id="512" w:name="OLE_LINK7"/>
      <w:bookmarkStart w:id="513" w:name="OLE_LINK8"/>
      <w:r w:rsidRPr="00C14672">
        <w:rPr>
          <w:rFonts w:cs="Arial"/>
          <w:b/>
          <w:strike/>
        </w:rPr>
        <w:t>Colla</w:t>
      </w:r>
      <w:bookmarkEnd w:id="512"/>
      <w:bookmarkEnd w:id="513"/>
      <w:r w:rsidRPr="00C14672">
        <w:rPr>
          <w:rFonts w:cs="Arial"/>
          <w:b/>
          <w:strike/>
        </w:rPr>
        <w:t>tion Settings</w:t>
      </w:r>
    </w:p>
    <w:p w14:paraId="510B1A54" w14:textId="77777777" w:rsidR="00331EEA" w:rsidRPr="00C14672" w:rsidRDefault="00331EEA" w:rsidP="00DF4F96">
      <w:pPr>
        <w:numPr>
          <w:ilvl w:val="0"/>
          <w:numId w:val="40"/>
        </w:numPr>
        <w:tabs>
          <w:tab w:val="clear" w:pos="2160"/>
          <w:tab w:val="num" w:pos="1080"/>
        </w:tabs>
        <w:spacing w:after="0" w:line="240" w:lineRule="auto"/>
        <w:ind w:left="1080"/>
        <w:rPr>
          <w:rFonts w:cs="Arial"/>
          <w:strike/>
        </w:rPr>
      </w:pPr>
      <w:r w:rsidRPr="00C14672">
        <w:rPr>
          <w:rFonts w:cs="Arial"/>
          <w:strike/>
        </w:rPr>
        <w:t>Skip Customize for each service account</w:t>
      </w:r>
    </w:p>
    <w:p w14:paraId="31FDEC19" w14:textId="77777777" w:rsidR="00331EEA" w:rsidRPr="00C14672" w:rsidRDefault="00331EEA" w:rsidP="00DF4F96">
      <w:pPr>
        <w:numPr>
          <w:ilvl w:val="0"/>
          <w:numId w:val="40"/>
        </w:numPr>
        <w:tabs>
          <w:tab w:val="clear" w:pos="2160"/>
          <w:tab w:val="num" w:pos="1080"/>
        </w:tabs>
        <w:spacing w:after="0" w:line="240" w:lineRule="auto"/>
        <w:ind w:left="1080"/>
        <w:rPr>
          <w:rFonts w:cs="Arial"/>
          <w:strike/>
        </w:rPr>
      </w:pPr>
      <w:r w:rsidRPr="00C14672">
        <w:rPr>
          <w:rFonts w:cs="Arial"/>
          <w:strike/>
        </w:rPr>
        <w:t>Skip Collation Designator and sort order</w:t>
      </w:r>
    </w:p>
    <w:p w14:paraId="75573DEA" w14:textId="77777777" w:rsidR="00331EEA" w:rsidRPr="00C14672" w:rsidRDefault="00331EEA" w:rsidP="00DF4F96">
      <w:pPr>
        <w:numPr>
          <w:ilvl w:val="0"/>
          <w:numId w:val="40"/>
        </w:numPr>
        <w:tabs>
          <w:tab w:val="clear" w:pos="2160"/>
          <w:tab w:val="num" w:pos="1080"/>
        </w:tabs>
        <w:spacing w:after="0" w:line="240" w:lineRule="auto"/>
        <w:ind w:left="1080"/>
        <w:rPr>
          <w:rFonts w:cs="Arial"/>
          <w:strike/>
        </w:rPr>
      </w:pPr>
      <w:r w:rsidRPr="00C14672">
        <w:rPr>
          <w:rFonts w:cs="Arial"/>
          <w:strike/>
        </w:rPr>
        <w:t>Select SQL Collations: Dictionary order, case-insensitive, for use with 1252 Character set.</w:t>
      </w:r>
      <w:r w:rsidRPr="00C14672">
        <w:rPr>
          <w:rFonts w:cs="Arial"/>
          <w:b/>
          <w:strike/>
        </w:rPr>
        <w:t xml:space="preserve"> </w:t>
      </w:r>
    </w:p>
    <w:p w14:paraId="2EEF3B1C" w14:textId="77777777" w:rsidR="000E1C20" w:rsidRPr="00C14672" w:rsidRDefault="000E1C20" w:rsidP="000E1C20">
      <w:pPr>
        <w:ind w:left="540"/>
        <w:rPr>
          <w:rFonts w:cs="Arial"/>
          <w:strike/>
        </w:rPr>
      </w:pPr>
    </w:p>
    <w:p w14:paraId="2ABB79D0" w14:textId="77777777" w:rsidR="00331EEA" w:rsidRPr="00C14672" w:rsidRDefault="00331EEA" w:rsidP="000E1C20">
      <w:pPr>
        <w:ind w:left="540"/>
        <w:rPr>
          <w:strike/>
        </w:rPr>
      </w:pPr>
      <w:r w:rsidRPr="00C14672">
        <w:rPr>
          <w:rFonts w:cs="Arial"/>
          <w:b/>
          <w:strike/>
        </w:rPr>
        <w:t>Error and Usage Report Settings</w:t>
      </w:r>
    </w:p>
    <w:p w14:paraId="753CF5D4" w14:textId="77777777" w:rsidR="00331EEA" w:rsidRPr="00C14672" w:rsidRDefault="00331EEA" w:rsidP="000E1C20">
      <w:pPr>
        <w:ind w:left="540"/>
        <w:rPr>
          <w:rFonts w:cs="Arial"/>
          <w:strike/>
        </w:rPr>
      </w:pPr>
      <w:r w:rsidRPr="00C14672">
        <w:rPr>
          <w:rFonts w:cs="Arial"/>
          <w:strike/>
        </w:rPr>
        <w:t xml:space="preserve">Skip both options unless you want to greatly annoy the client </w:t>
      </w:r>
    </w:p>
    <w:p w14:paraId="3EAFBAFB" w14:textId="77777777" w:rsidR="00331EEA" w:rsidRPr="00C14672" w:rsidRDefault="00331EEA" w:rsidP="000E1C20">
      <w:pPr>
        <w:ind w:left="540"/>
        <w:rPr>
          <w:rFonts w:cs="Arial"/>
          <w:strike/>
        </w:rPr>
      </w:pPr>
      <w:r w:rsidRPr="00C14672">
        <w:rPr>
          <w:rFonts w:cs="Arial"/>
          <w:b/>
          <w:strike/>
        </w:rPr>
        <w:t>Service Account</w:t>
      </w:r>
    </w:p>
    <w:p w14:paraId="76A4F77D" w14:textId="77777777" w:rsidR="00331EEA" w:rsidRPr="00C14672" w:rsidRDefault="00331EEA" w:rsidP="00DF4F96">
      <w:pPr>
        <w:numPr>
          <w:ilvl w:val="0"/>
          <w:numId w:val="41"/>
        </w:numPr>
        <w:tabs>
          <w:tab w:val="clear" w:pos="2160"/>
          <w:tab w:val="num" w:pos="1080"/>
        </w:tabs>
        <w:spacing w:after="0" w:line="240" w:lineRule="auto"/>
        <w:ind w:left="1080"/>
        <w:rPr>
          <w:rFonts w:cs="Arial"/>
          <w:strike/>
        </w:rPr>
      </w:pPr>
      <w:r w:rsidRPr="00C14672">
        <w:rPr>
          <w:rFonts w:cs="Arial"/>
          <w:strike/>
        </w:rPr>
        <w:t>Skip Customize for each service account</w:t>
      </w:r>
    </w:p>
    <w:p w14:paraId="31B75B1D" w14:textId="77777777" w:rsidR="00331EEA" w:rsidRPr="00C14672" w:rsidRDefault="00331EEA" w:rsidP="00DF4F96">
      <w:pPr>
        <w:numPr>
          <w:ilvl w:val="0"/>
          <w:numId w:val="41"/>
        </w:numPr>
        <w:tabs>
          <w:tab w:val="clear" w:pos="2160"/>
          <w:tab w:val="num" w:pos="1080"/>
        </w:tabs>
        <w:spacing w:after="0" w:line="240" w:lineRule="auto"/>
        <w:ind w:left="1080"/>
        <w:rPr>
          <w:rFonts w:cs="Arial"/>
          <w:strike/>
        </w:rPr>
      </w:pPr>
      <w:r w:rsidRPr="00C14672">
        <w:rPr>
          <w:rFonts w:cs="Arial"/>
          <w:strike/>
        </w:rPr>
        <w:t>Use a Domain User-account not the Built-in System account</w:t>
      </w:r>
    </w:p>
    <w:p w14:paraId="622F462B" w14:textId="77777777" w:rsidR="00331EEA" w:rsidRPr="00C14672" w:rsidRDefault="00331EEA" w:rsidP="00DF4F96">
      <w:pPr>
        <w:numPr>
          <w:ilvl w:val="0"/>
          <w:numId w:val="41"/>
        </w:numPr>
        <w:tabs>
          <w:tab w:val="clear" w:pos="2160"/>
          <w:tab w:val="num" w:pos="1080"/>
        </w:tabs>
        <w:spacing w:after="0" w:line="240" w:lineRule="auto"/>
        <w:ind w:left="1080"/>
        <w:rPr>
          <w:rFonts w:cs="Arial"/>
          <w:strike/>
        </w:rPr>
      </w:pPr>
      <w:r w:rsidRPr="00C14672">
        <w:rPr>
          <w:rFonts w:cs="Arial"/>
          <w:strike/>
        </w:rPr>
        <w:t>Select SQL Server, SQL Server Agent, Analysis Services, Reporting Services, SQL Browser</w:t>
      </w:r>
    </w:p>
    <w:p w14:paraId="4AA3C945" w14:textId="77777777" w:rsidR="00331EEA" w:rsidRPr="00C14672" w:rsidRDefault="00331EEA" w:rsidP="000E1C20">
      <w:pPr>
        <w:ind w:left="540"/>
        <w:rPr>
          <w:strike/>
        </w:rPr>
      </w:pPr>
      <w:r w:rsidRPr="00C14672">
        <w:rPr>
          <w:strike/>
        </w:rPr>
        <w:tab/>
      </w:r>
    </w:p>
    <w:p w14:paraId="086D3A41" w14:textId="77777777" w:rsidR="00331EEA" w:rsidRPr="00C14672" w:rsidRDefault="00331EEA" w:rsidP="00331EEA">
      <w:pPr>
        <w:rPr>
          <w:rFonts w:cs="Arial"/>
          <w:b/>
          <w:strike/>
        </w:rPr>
      </w:pPr>
      <w:r w:rsidRPr="00C14672">
        <w:rPr>
          <w:rFonts w:cs="Arial"/>
          <w:strike/>
        </w:rPr>
        <w:t>Be sure to load any service packs for SQL Server 2005.  Service packs can be downloaded from:</w:t>
      </w:r>
      <w:r w:rsidRPr="00C14672">
        <w:rPr>
          <w:rFonts w:cs="Arial"/>
          <w:b/>
          <w:strike/>
        </w:rPr>
        <w:t xml:space="preserve"> </w:t>
      </w:r>
      <w:hyperlink r:id="rId90" w:history="1">
        <w:r w:rsidRPr="00C14672">
          <w:rPr>
            <w:rStyle w:val="Hyperlink"/>
            <w:rFonts w:cs="Arial"/>
            <w:b/>
            <w:strike/>
          </w:rPr>
          <w:t>http://www.microsoft.com/sql/downloads/default.mspx</w:t>
        </w:r>
      </w:hyperlink>
    </w:p>
    <w:p w14:paraId="61608F73" w14:textId="77777777" w:rsidR="000E1C20" w:rsidRDefault="000E1C20">
      <w:pPr>
        <w:rPr>
          <w:rFonts w:eastAsia="Times New Roman" w:cs="Times New Roman"/>
          <w:b/>
          <w:bCs/>
          <w:sz w:val="36"/>
          <w:szCs w:val="36"/>
        </w:rPr>
      </w:pPr>
      <w:bookmarkStart w:id="514" w:name="_Toc232913335"/>
      <w:r>
        <w:br w:type="page"/>
      </w:r>
    </w:p>
    <w:p w14:paraId="506C25B0" w14:textId="2F762598" w:rsidR="00331EEA" w:rsidRPr="008874C6" w:rsidRDefault="00331EEA" w:rsidP="00331EEA">
      <w:pPr>
        <w:pStyle w:val="Heading1"/>
        <w:rPr>
          <w:rFonts w:asciiTheme="minorHAnsi" w:hAnsiTheme="minorHAnsi"/>
        </w:rPr>
      </w:pPr>
      <w:bookmarkStart w:id="515" w:name="_Toc411923804"/>
      <w:r w:rsidRPr="008874C6">
        <w:rPr>
          <w:rFonts w:asciiTheme="minorHAnsi" w:hAnsiTheme="minorHAnsi"/>
        </w:rPr>
        <w:lastRenderedPageBreak/>
        <w:t xml:space="preserve">Appendix B – </w:t>
      </w:r>
      <w:del w:id="516" w:author="Brian Stockell" w:date="2019-11-21T13:53:00Z">
        <w:r w:rsidRPr="008874C6" w:rsidDel="00A54B96">
          <w:rPr>
            <w:rFonts w:asciiTheme="minorHAnsi" w:hAnsiTheme="minorHAnsi"/>
          </w:rPr>
          <w:delText>Ics</w:delText>
        </w:r>
        <w:r w:rsidR="00C97F43" w:rsidDel="00A54B96">
          <w:rPr>
            <w:rFonts w:asciiTheme="minorHAnsi" w:hAnsiTheme="minorHAnsi"/>
          </w:rPr>
          <w:delText>Main</w:delText>
        </w:r>
      </w:del>
      <w:ins w:id="517" w:author="Brian Stockell" w:date="2019-11-21T13:53:00Z">
        <w:del w:id="518" w:author="Patrick Lim" w:date="2020-03-03T13:41:00Z">
          <w:r w:rsidR="00A54B96" w:rsidDel="00AA0B74">
            <w:rPr>
              <w:rFonts w:asciiTheme="minorHAnsi" w:hAnsiTheme="minorHAnsi"/>
            </w:rPr>
            <w:delText>Aat</w:delText>
          </w:r>
        </w:del>
      </w:ins>
      <w:ins w:id="519" w:author="Patrick Lim" w:date="2020-03-03T13:41:00Z">
        <w:r w:rsidR="00AA0B74">
          <w:rPr>
            <w:rFonts w:asciiTheme="minorHAnsi" w:hAnsiTheme="minorHAnsi"/>
          </w:rPr>
          <w:t>Chcc</w:t>
        </w:r>
      </w:ins>
      <w:ins w:id="520" w:author="Brian Stockell" w:date="2019-11-21T13:53:00Z">
        <w:r w:rsidR="00A54B96">
          <w:rPr>
            <w:rFonts w:asciiTheme="minorHAnsi" w:hAnsiTheme="minorHAnsi"/>
          </w:rPr>
          <w:t>-rcm</w:t>
        </w:r>
      </w:ins>
      <w:r w:rsidRPr="008874C6">
        <w:rPr>
          <w:rFonts w:asciiTheme="minorHAnsi" w:hAnsiTheme="minorHAnsi"/>
        </w:rPr>
        <w:t xml:space="preserve"> Preload list</w:t>
      </w:r>
      <w:bookmarkEnd w:id="514"/>
      <w:bookmarkEnd w:id="515"/>
    </w:p>
    <w:p w14:paraId="5FEEB4E4" w14:textId="77777777" w:rsidR="00331EEA" w:rsidRPr="00784A58" w:rsidRDefault="00784A58" w:rsidP="00331EEA">
      <w:pPr>
        <w:rPr>
          <w:color w:val="FF0000"/>
        </w:rPr>
      </w:pPr>
      <w:r>
        <w:rPr>
          <w:color w:val="FF0000"/>
        </w:rPr>
        <w:t>NOTE:  These items do not have to be loaded.  The MODEL database should already have these pre-loaded.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888"/>
        <w:gridCol w:w="5760"/>
      </w:tblGrid>
      <w:tr w:rsidR="00331EEA" w:rsidRPr="008874C6" w14:paraId="7E8554DB" w14:textId="77777777" w:rsidTr="00FA1BFF">
        <w:trPr>
          <w:cantSplit/>
          <w:tblHeader/>
        </w:trPr>
        <w:tc>
          <w:tcPr>
            <w:tcW w:w="3888" w:type="dxa"/>
            <w:shd w:val="pct10" w:color="auto" w:fill="auto"/>
          </w:tcPr>
          <w:p w14:paraId="639E7481" w14:textId="77777777" w:rsidR="00331EEA" w:rsidRPr="008874C6" w:rsidRDefault="00331EEA" w:rsidP="00FA1BFF">
            <w:pPr>
              <w:jc w:val="center"/>
              <w:rPr>
                <w:rFonts w:cs="Courier New"/>
                <w:b/>
              </w:rPr>
            </w:pPr>
            <w:r w:rsidRPr="008874C6">
              <w:rPr>
                <w:rFonts w:cs="Courier New"/>
                <w:b/>
              </w:rPr>
              <w:t>Table Name</w:t>
            </w:r>
          </w:p>
        </w:tc>
        <w:tc>
          <w:tcPr>
            <w:tcW w:w="5760" w:type="dxa"/>
            <w:shd w:val="pct10" w:color="auto" w:fill="auto"/>
          </w:tcPr>
          <w:p w14:paraId="50E8655C" w14:textId="77777777" w:rsidR="00331EEA" w:rsidRPr="008874C6" w:rsidRDefault="00331EEA" w:rsidP="00FA1BFF">
            <w:pPr>
              <w:jc w:val="center"/>
              <w:rPr>
                <w:rFonts w:cs="Courier New"/>
                <w:b/>
              </w:rPr>
            </w:pPr>
            <w:r w:rsidRPr="008874C6">
              <w:rPr>
                <w:rFonts w:cs="Courier New"/>
                <w:b/>
              </w:rPr>
              <w:t>Notes / Insert Queries</w:t>
            </w:r>
          </w:p>
        </w:tc>
      </w:tr>
      <w:tr w:rsidR="00331EEA" w:rsidRPr="008874C6" w14:paraId="1E0CFFB8" w14:textId="77777777" w:rsidTr="00FA1BFF">
        <w:tc>
          <w:tcPr>
            <w:tcW w:w="3888" w:type="dxa"/>
          </w:tcPr>
          <w:p w14:paraId="5C155EFA" w14:textId="77777777" w:rsidR="00331EEA" w:rsidRPr="008874C6" w:rsidRDefault="00331EEA" w:rsidP="00FA1BFF">
            <w:pPr>
              <w:pStyle w:val="Header"/>
              <w:tabs>
                <w:tab w:val="left" w:pos="1095"/>
              </w:tabs>
              <w:rPr>
                <w:rFonts w:cs="Courier New"/>
              </w:rPr>
            </w:pPr>
            <w:r w:rsidRPr="008874C6">
              <w:rPr>
                <w:rFonts w:cs="Courier New"/>
              </w:rPr>
              <w:t>ACCIDENT_TYPE_MSTR</w:t>
            </w:r>
          </w:p>
          <w:p w14:paraId="3AE97BC1" w14:textId="77777777" w:rsidR="00331EEA" w:rsidRPr="008874C6" w:rsidRDefault="00331EEA" w:rsidP="00FA1BFF">
            <w:pPr>
              <w:pStyle w:val="Header"/>
              <w:tabs>
                <w:tab w:val="left" w:pos="1095"/>
              </w:tabs>
              <w:rPr>
                <w:rFonts w:cs="Courier New"/>
                <w:b/>
              </w:rPr>
            </w:pPr>
          </w:p>
        </w:tc>
        <w:tc>
          <w:tcPr>
            <w:tcW w:w="5760" w:type="dxa"/>
          </w:tcPr>
          <w:p w14:paraId="2A3D7A4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'AE'</w:t>
            </w:r>
            <w:r w:rsidRPr="008874C6">
              <w:rPr>
                <w:rFonts w:cs="Courier New"/>
                <w:noProof/>
                <w:color w:val="808080"/>
                <w:sz w:val="18"/>
                <w:szCs w:val="18"/>
              </w:rPr>
              <w:t>,</w:t>
            </w:r>
            <w:r w:rsidRPr="008874C6">
              <w:rPr>
                <w:rFonts w:cs="Courier New"/>
                <w:noProof/>
                <w:color w:val="FF0000"/>
                <w:sz w:val="18"/>
                <w:szCs w:val="18"/>
              </w:rPr>
              <w:t>'ACC EMP REL'</w:t>
            </w:r>
            <w:r w:rsidRPr="008874C6">
              <w:rPr>
                <w:rFonts w:cs="Courier New"/>
                <w:noProof/>
                <w:color w:val="808080"/>
                <w:sz w:val="18"/>
                <w:szCs w:val="18"/>
              </w:rPr>
              <w:t>,</w:t>
            </w:r>
            <w:r w:rsidRPr="008874C6">
              <w:rPr>
                <w:rFonts w:cs="Courier New"/>
                <w:noProof/>
                <w:color w:val="FF0000"/>
                <w:sz w:val="18"/>
                <w:szCs w:val="18"/>
              </w:rPr>
              <w:t>'ACCIDENT EMPLOYMENT RELATED'</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13889D2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'AH'</w:t>
            </w:r>
            <w:r w:rsidRPr="008874C6">
              <w:rPr>
                <w:rFonts w:cs="Courier New"/>
                <w:noProof/>
                <w:color w:val="808080"/>
                <w:sz w:val="18"/>
                <w:szCs w:val="18"/>
              </w:rPr>
              <w:t>,</w:t>
            </w:r>
            <w:r w:rsidRPr="008874C6">
              <w:rPr>
                <w:rFonts w:cs="Courier New"/>
                <w:noProof/>
                <w:color w:val="FF0000"/>
                <w:sz w:val="18"/>
                <w:szCs w:val="18"/>
              </w:rPr>
              <w:t>'ACC HOM INSU'</w:t>
            </w:r>
            <w:r w:rsidRPr="008874C6">
              <w:rPr>
                <w:rFonts w:cs="Courier New"/>
                <w:noProof/>
                <w:color w:val="808080"/>
                <w:sz w:val="18"/>
                <w:szCs w:val="18"/>
              </w:rPr>
              <w:t>,</w:t>
            </w:r>
            <w:r w:rsidRPr="008874C6">
              <w:rPr>
                <w:rFonts w:cs="Courier New"/>
                <w:noProof/>
                <w:color w:val="FF0000"/>
                <w:sz w:val="18"/>
                <w:szCs w:val="18"/>
              </w:rPr>
              <w:t>'ACCIDENT-HOMEOWNER INSURANCE'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7B00E2B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'AN'</w:t>
            </w:r>
            <w:r w:rsidRPr="008874C6">
              <w:rPr>
                <w:rFonts w:cs="Courier New"/>
                <w:noProof/>
                <w:color w:val="808080"/>
                <w:sz w:val="18"/>
                <w:szCs w:val="18"/>
              </w:rPr>
              <w:t>,</w:t>
            </w:r>
            <w:r w:rsidRPr="008874C6">
              <w:rPr>
                <w:rFonts w:cs="Courier New"/>
                <w:noProof/>
                <w:color w:val="FF0000"/>
                <w:sz w:val="18"/>
                <w:szCs w:val="18"/>
              </w:rPr>
              <w:t>'AUTO NO FAUL'</w:t>
            </w:r>
            <w:r w:rsidRPr="008874C6">
              <w:rPr>
                <w:rFonts w:cs="Courier New"/>
                <w:noProof/>
                <w:color w:val="808080"/>
                <w:sz w:val="18"/>
                <w:szCs w:val="18"/>
              </w:rPr>
              <w:t>,</w:t>
            </w:r>
            <w:r w:rsidRPr="008874C6">
              <w:rPr>
                <w:rFonts w:cs="Courier New"/>
                <w:noProof/>
                <w:color w:val="FF0000"/>
                <w:sz w:val="18"/>
                <w:szCs w:val="18"/>
              </w:rPr>
              <w:t>'AUTO ACCIDENT-NO FAULT INSURANCE'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6C0562C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'AU'</w:t>
            </w:r>
            <w:r w:rsidRPr="008874C6">
              <w:rPr>
                <w:rFonts w:cs="Courier New"/>
                <w:noProof/>
                <w:color w:val="808080"/>
                <w:sz w:val="18"/>
                <w:szCs w:val="18"/>
              </w:rPr>
              <w:t>,</w:t>
            </w:r>
            <w:r w:rsidRPr="008874C6">
              <w:rPr>
                <w:rFonts w:cs="Courier New"/>
                <w:noProof/>
                <w:color w:val="FF0000"/>
                <w:sz w:val="18"/>
                <w:szCs w:val="18"/>
              </w:rPr>
              <w:t>'AUTO ACCID'</w:t>
            </w:r>
            <w:r w:rsidRPr="008874C6">
              <w:rPr>
                <w:rFonts w:cs="Courier New"/>
                <w:noProof/>
                <w:color w:val="808080"/>
                <w:sz w:val="18"/>
                <w:szCs w:val="18"/>
              </w:rPr>
              <w:t>,</w:t>
            </w:r>
            <w:r w:rsidRPr="008874C6">
              <w:rPr>
                <w:rFonts w:cs="Courier New"/>
                <w:noProof/>
                <w:color w:val="FF0000"/>
                <w:sz w:val="18"/>
                <w:szCs w:val="18"/>
              </w:rPr>
              <w:t>'AUTO ACCIDENT'</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25AAB12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'CR'</w:t>
            </w:r>
            <w:r w:rsidRPr="008874C6">
              <w:rPr>
                <w:rFonts w:cs="Courier New"/>
                <w:noProof/>
                <w:color w:val="808080"/>
                <w:sz w:val="18"/>
                <w:szCs w:val="18"/>
              </w:rPr>
              <w:t>,</w:t>
            </w:r>
            <w:r w:rsidRPr="008874C6">
              <w:rPr>
                <w:rFonts w:cs="Courier New"/>
                <w:noProof/>
                <w:color w:val="FF0000"/>
                <w:sz w:val="18"/>
                <w:szCs w:val="18"/>
              </w:rPr>
              <w:t>'CRIME VICTIM'</w:t>
            </w:r>
            <w:r w:rsidRPr="008874C6">
              <w:rPr>
                <w:rFonts w:cs="Courier New"/>
                <w:noProof/>
                <w:color w:val="808080"/>
                <w:sz w:val="18"/>
                <w:szCs w:val="18"/>
              </w:rPr>
              <w:t>,</w:t>
            </w:r>
            <w:r w:rsidRPr="008874C6">
              <w:rPr>
                <w:rFonts w:cs="Courier New"/>
                <w:noProof/>
                <w:color w:val="FF0000"/>
                <w:sz w:val="18"/>
                <w:szCs w:val="18"/>
              </w:rPr>
              <w:t>'CRIME VICTIM'</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205BD93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'FL'</w:t>
            </w:r>
            <w:r w:rsidRPr="008874C6">
              <w:rPr>
                <w:rFonts w:cs="Courier New"/>
                <w:noProof/>
                <w:color w:val="808080"/>
                <w:sz w:val="18"/>
                <w:szCs w:val="18"/>
              </w:rPr>
              <w:t>,</w:t>
            </w:r>
            <w:r w:rsidRPr="008874C6">
              <w:rPr>
                <w:rFonts w:cs="Courier New"/>
                <w:noProof/>
                <w:color w:val="FF0000"/>
                <w:sz w:val="18"/>
                <w:szCs w:val="18"/>
              </w:rPr>
              <w:t>'ACC FRM FALL'</w:t>
            </w:r>
            <w:r w:rsidRPr="008874C6">
              <w:rPr>
                <w:rFonts w:cs="Courier New"/>
                <w:noProof/>
                <w:color w:val="808080"/>
                <w:sz w:val="18"/>
                <w:szCs w:val="18"/>
              </w:rPr>
              <w:t>,</w:t>
            </w:r>
            <w:r w:rsidRPr="008874C6">
              <w:rPr>
                <w:rFonts w:cs="Courier New"/>
                <w:noProof/>
                <w:color w:val="FF0000"/>
                <w:sz w:val="18"/>
                <w:szCs w:val="18"/>
              </w:rPr>
              <w:t>'ACCIDENT DUE TO FALL'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7EA848C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'LI'</w:t>
            </w:r>
            <w:r w:rsidRPr="008874C6">
              <w:rPr>
                <w:rFonts w:cs="Courier New"/>
                <w:noProof/>
                <w:color w:val="808080"/>
                <w:sz w:val="18"/>
                <w:szCs w:val="18"/>
              </w:rPr>
              <w:t>,</w:t>
            </w:r>
            <w:r w:rsidRPr="008874C6">
              <w:rPr>
                <w:rFonts w:cs="Courier New"/>
                <w:noProof/>
                <w:color w:val="FF0000"/>
                <w:sz w:val="18"/>
                <w:szCs w:val="18"/>
              </w:rPr>
              <w:t>'LIABIL ACC'</w:t>
            </w:r>
            <w:r w:rsidRPr="008874C6">
              <w:rPr>
                <w:rFonts w:cs="Courier New"/>
                <w:noProof/>
                <w:color w:val="808080"/>
                <w:sz w:val="18"/>
                <w:szCs w:val="18"/>
              </w:rPr>
              <w:t>,</w:t>
            </w:r>
            <w:r w:rsidRPr="008874C6">
              <w:rPr>
                <w:rFonts w:cs="Courier New"/>
                <w:noProof/>
                <w:color w:val="FF0000"/>
                <w:sz w:val="18"/>
                <w:szCs w:val="18"/>
              </w:rPr>
              <w:t>'LIABILITY ACCIDENT'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18FDC10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'NL'</w:t>
            </w:r>
            <w:r w:rsidRPr="008874C6">
              <w:rPr>
                <w:rFonts w:cs="Courier New"/>
                <w:noProof/>
                <w:color w:val="808080"/>
                <w:sz w:val="18"/>
                <w:szCs w:val="18"/>
              </w:rPr>
              <w:t>,</w:t>
            </w:r>
            <w:r w:rsidRPr="008874C6">
              <w:rPr>
                <w:rFonts w:cs="Courier New"/>
                <w:noProof/>
                <w:color w:val="FF0000"/>
                <w:sz w:val="18"/>
                <w:szCs w:val="18"/>
              </w:rPr>
              <w:t>'NON LIAB ACC'</w:t>
            </w:r>
            <w:r w:rsidRPr="008874C6">
              <w:rPr>
                <w:rFonts w:cs="Courier New"/>
                <w:noProof/>
                <w:color w:val="808080"/>
                <w:sz w:val="18"/>
                <w:szCs w:val="18"/>
              </w:rPr>
              <w:t>,</w:t>
            </w:r>
            <w:r w:rsidRPr="008874C6">
              <w:rPr>
                <w:rFonts w:cs="Courier New"/>
                <w:noProof/>
                <w:color w:val="FF0000"/>
                <w:sz w:val="18"/>
                <w:szCs w:val="18"/>
              </w:rPr>
              <w:t>'NON-LIABILITY ACCIDENT'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p w14:paraId="59E4152B" w14:textId="77777777" w:rsidR="00331EEA" w:rsidRPr="008874C6" w:rsidRDefault="00331EEA" w:rsidP="00FA1BFF">
            <w:pPr>
              <w:rPr>
                <w:rFonts w:cs="Courier New"/>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accident_type_mstr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'OT'</w:t>
            </w:r>
            <w:r w:rsidRPr="008874C6">
              <w:rPr>
                <w:rFonts w:cs="Courier New"/>
                <w:noProof/>
                <w:color w:val="808080"/>
                <w:sz w:val="18"/>
                <w:szCs w:val="18"/>
              </w:rPr>
              <w:t>,</w:t>
            </w:r>
            <w:r w:rsidRPr="008874C6">
              <w:rPr>
                <w:rFonts w:cs="Courier New"/>
                <w:noProof/>
                <w:color w:val="FF0000"/>
                <w:sz w:val="18"/>
                <w:szCs w:val="18"/>
              </w:rPr>
              <w:t>'OTHER ACCI'</w:t>
            </w:r>
            <w:r w:rsidRPr="008874C6">
              <w:rPr>
                <w:rFonts w:cs="Courier New"/>
                <w:noProof/>
                <w:color w:val="808080"/>
                <w:sz w:val="18"/>
                <w:szCs w:val="18"/>
              </w:rPr>
              <w:t>,</w:t>
            </w:r>
            <w:r w:rsidRPr="008874C6">
              <w:rPr>
                <w:rFonts w:cs="Courier New"/>
                <w:noProof/>
                <w:color w:val="FF0000"/>
                <w:sz w:val="18"/>
                <w:szCs w:val="18"/>
              </w:rPr>
              <w:t>'OTHER ACCIDENT'</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 xml:space="preserve">1 </w:t>
            </w:r>
            <w:r w:rsidRPr="008874C6">
              <w:rPr>
                <w:rFonts w:cs="Courier New"/>
                <w:noProof/>
                <w:color w:val="808080"/>
                <w:sz w:val="18"/>
                <w:szCs w:val="18"/>
              </w:rPr>
              <w:t>,NULL)</w:t>
            </w:r>
          </w:p>
        </w:tc>
      </w:tr>
      <w:tr w:rsidR="00331EEA" w:rsidRPr="008874C6" w14:paraId="4437A0C8" w14:textId="77777777" w:rsidTr="00FA1BFF">
        <w:tc>
          <w:tcPr>
            <w:tcW w:w="3888" w:type="dxa"/>
          </w:tcPr>
          <w:p w14:paraId="73BAFB4D" w14:textId="77777777" w:rsidR="00331EEA" w:rsidRPr="008874C6" w:rsidRDefault="00331EEA" w:rsidP="00FA1BFF">
            <w:pPr>
              <w:pStyle w:val="Header"/>
              <w:tabs>
                <w:tab w:val="left" w:pos="1095"/>
              </w:tabs>
              <w:rPr>
                <w:rFonts w:cs="Courier New"/>
                <w:sz w:val="18"/>
                <w:szCs w:val="18"/>
              </w:rPr>
            </w:pPr>
            <w:r w:rsidRPr="008874C6">
              <w:rPr>
                <w:rFonts w:cs="Courier New"/>
                <w:noProof/>
                <w:sz w:val="18"/>
                <w:szCs w:val="18"/>
              </w:rPr>
              <w:t>ACTION_MSTR</w:t>
            </w:r>
          </w:p>
        </w:tc>
        <w:tc>
          <w:tcPr>
            <w:tcW w:w="5760" w:type="dxa"/>
          </w:tcPr>
          <w:p w14:paraId="6747A16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'R990'</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'G'</w:t>
            </w:r>
            <w:r w:rsidRPr="008874C6">
              <w:rPr>
                <w:rFonts w:cs="Courier New"/>
                <w:noProof/>
                <w:color w:val="808080"/>
                <w:sz w:val="18"/>
                <w:szCs w:val="18"/>
              </w:rPr>
              <w:t>,NULL,</w:t>
            </w:r>
            <w:r w:rsidRPr="008874C6">
              <w:rPr>
                <w:rFonts w:cs="Courier New"/>
                <w:noProof/>
                <w:color w:val="FF0000"/>
                <w:sz w:val="18"/>
                <w:szCs w:val="18"/>
              </w:rPr>
              <w:t>'Account is in default'</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42088E2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'R991'</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'User elected not to change Payer on payment.'</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5D42CA9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'R993'</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'Review Acct Payer Chg Verify'</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666384F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'R996'</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'Zero Insurance payment posted'</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12F187E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'R997'</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'Pymt recd, next payer not found'</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56F6450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'R998'</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'Zero Pmt Received from Ins'</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p w14:paraId="40C4427E" w14:textId="77777777" w:rsidR="00331EEA" w:rsidRPr="008874C6" w:rsidRDefault="00331EEA" w:rsidP="00FA1BFF">
            <w:pPr>
              <w:autoSpaceDE w:val="0"/>
              <w:autoSpaceDN w:val="0"/>
              <w:adjustRightInd w:val="0"/>
              <w:rPr>
                <w:rFonts w:cs="Courier New"/>
                <w:noProof/>
                <w:color w:val="0000FF"/>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'R999'</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,NULL,</w:t>
            </w:r>
            <w:r w:rsidRPr="008874C6">
              <w:rPr>
                <w:rFonts w:cs="Courier New"/>
                <w:noProof/>
                <w:color w:val="FF0000"/>
                <w:sz w:val="18"/>
                <w:szCs w:val="18"/>
              </w:rPr>
              <w:t>'Pymt recd, next cycle not found'</w:t>
            </w:r>
            <w:r w:rsidRPr="008874C6">
              <w:rPr>
                <w:rFonts w:cs="Courier New"/>
                <w:noProof/>
                <w:color w:val="808080"/>
                <w:sz w:val="18"/>
                <w:szCs w:val="18"/>
              </w:rPr>
              <w:t>,NULL,NULL,</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0</w:t>
            </w:r>
            <w:r w:rsidRPr="008874C6">
              <w:rPr>
                <w:rFonts w:cs="Courier New"/>
                <w:noProof/>
                <w:color w:val="808080"/>
                <w:sz w:val="18"/>
                <w:szCs w:val="18"/>
              </w:rPr>
              <w:t>,NULL)</w:t>
            </w:r>
          </w:p>
        </w:tc>
      </w:tr>
      <w:tr w:rsidR="00331EEA" w:rsidRPr="008874C6" w14:paraId="325DAAC6" w14:textId="77777777" w:rsidTr="00FA1BFF">
        <w:tc>
          <w:tcPr>
            <w:tcW w:w="3888" w:type="dxa"/>
          </w:tcPr>
          <w:p w14:paraId="251FFDA9" w14:textId="77777777" w:rsidR="00331EEA" w:rsidRPr="008874C6" w:rsidRDefault="00331EEA" w:rsidP="00FA1BFF">
            <w:pPr>
              <w:tabs>
                <w:tab w:val="left" w:pos="1095"/>
              </w:tabs>
              <w:rPr>
                <w:rFonts w:cs="Courier New"/>
              </w:rPr>
            </w:pPr>
            <w:r w:rsidRPr="008874C6">
              <w:rPr>
                <w:rFonts w:cs="Courier New"/>
              </w:rPr>
              <w:lastRenderedPageBreak/>
              <w:t>ADMIT_SOURCE_MSTR</w:t>
            </w:r>
          </w:p>
        </w:tc>
        <w:tc>
          <w:tcPr>
            <w:tcW w:w="5760" w:type="dxa"/>
          </w:tcPr>
          <w:p w14:paraId="5753108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'PSYCH/REHAB'</w:t>
            </w:r>
            <w:r w:rsidRPr="008874C6">
              <w:rPr>
                <w:rFonts w:cs="Courier New"/>
                <w:noProof/>
                <w:color w:val="808080"/>
                <w:sz w:val="18"/>
                <w:szCs w:val="18"/>
              </w:rPr>
              <w:t>,</w:t>
            </w:r>
            <w:r w:rsidRPr="008874C6">
              <w:rPr>
                <w:rFonts w:cs="Courier New"/>
                <w:noProof/>
                <w:color w:val="FF0000"/>
                <w:sz w:val="18"/>
                <w:szCs w:val="18"/>
              </w:rPr>
              <w:t>'FROM PSYCH/CD/REHAB HOSPITAL'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8AE574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'PHYSICIAN'</w:t>
            </w:r>
            <w:r w:rsidRPr="008874C6">
              <w:rPr>
                <w:rFonts w:cs="Courier New"/>
                <w:noProof/>
                <w:color w:val="808080"/>
                <w:sz w:val="18"/>
                <w:szCs w:val="18"/>
              </w:rPr>
              <w:t>,</w:t>
            </w:r>
            <w:r w:rsidRPr="008874C6">
              <w:rPr>
                <w:rFonts w:cs="Courier New"/>
                <w:noProof/>
                <w:color w:val="FF0000"/>
                <w:sz w:val="18"/>
                <w:szCs w:val="18"/>
              </w:rPr>
              <w:t>'PHYSICIAN REFERRAL'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p>
          <w:p w14:paraId="4357DE4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color w:val="FF0000"/>
                <w:sz w:val="18"/>
                <w:szCs w:val="18"/>
              </w:rPr>
              <w:t>'CRIT ACCESS'</w:t>
            </w:r>
            <w:r w:rsidRPr="008874C6">
              <w:rPr>
                <w:rFonts w:cs="Courier New"/>
                <w:noProof/>
                <w:color w:val="808080"/>
                <w:sz w:val="18"/>
                <w:szCs w:val="18"/>
              </w:rPr>
              <w:t>,</w:t>
            </w:r>
            <w:r w:rsidRPr="008874C6">
              <w:rPr>
                <w:rFonts w:cs="Courier New"/>
                <w:noProof/>
                <w:color w:val="FF0000"/>
                <w:sz w:val="18"/>
                <w:szCs w:val="18"/>
              </w:rPr>
              <w:t>'FROM CRITICAL ACCESS HOSPITAL'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'A'</w:t>
            </w:r>
            <w:r w:rsidRPr="008874C6">
              <w:rPr>
                <w:rFonts w:cs="Courier New"/>
                <w:noProof/>
                <w:color w:val="808080"/>
                <w:sz w:val="18"/>
                <w:szCs w:val="18"/>
              </w:rPr>
              <w:t>)</w:t>
            </w:r>
          </w:p>
          <w:p w14:paraId="1CF7BB5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'11'</w:t>
            </w:r>
            <w:r w:rsidRPr="008874C6">
              <w:rPr>
                <w:rFonts w:cs="Courier New"/>
                <w:noProof/>
                <w:color w:val="808080"/>
                <w:sz w:val="18"/>
                <w:szCs w:val="18"/>
              </w:rPr>
              <w:t>,</w:t>
            </w:r>
            <w:r w:rsidRPr="008874C6">
              <w:rPr>
                <w:rFonts w:cs="Courier New"/>
                <w:noProof/>
                <w:color w:val="FF0000"/>
                <w:sz w:val="18"/>
                <w:szCs w:val="18"/>
              </w:rPr>
              <w:t>'NORMAL DLVRY'</w:t>
            </w:r>
            <w:r w:rsidRPr="008874C6">
              <w:rPr>
                <w:rFonts w:cs="Courier New"/>
                <w:noProof/>
                <w:color w:val="808080"/>
                <w:sz w:val="18"/>
                <w:szCs w:val="18"/>
              </w:rPr>
              <w:t>,</w:t>
            </w:r>
            <w:r w:rsidRPr="008874C6">
              <w:rPr>
                <w:rFonts w:cs="Courier New"/>
                <w:noProof/>
                <w:color w:val="FF0000"/>
                <w:sz w:val="18"/>
                <w:szCs w:val="18"/>
              </w:rPr>
              <w:t>'NORMAL DELIVERY'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p>
          <w:p w14:paraId="66DBA9A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'12'</w:t>
            </w:r>
            <w:r w:rsidRPr="008874C6">
              <w:rPr>
                <w:rFonts w:cs="Courier New"/>
                <w:noProof/>
                <w:color w:val="808080"/>
                <w:sz w:val="18"/>
                <w:szCs w:val="18"/>
              </w:rPr>
              <w:t>,</w:t>
            </w:r>
            <w:r w:rsidRPr="008874C6">
              <w:rPr>
                <w:rFonts w:cs="Courier New"/>
                <w:noProof/>
                <w:color w:val="FF0000"/>
                <w:sz w:val="18"/>
                <w:szCs w:val="18"/>
              </w:rPr>
              <w:t>'PREMATURE'</w:t>
            </w:r>
            <w:r w:rsidRPr="008874C6">
              <w:rPr>
                <w:rFonts w:cs="Courier New"/>
                <w:noProof/>
                <w:color w:val="808080"/>
                <w:sz w:val="18"/>
                <w:szCs w:val="18"/>
              </w:rPr>
              <w:t>,</w:t>
            </w:r>
            <w:r w:rsidRPr="008874C6">
              <w:rPr>
                <w:rFonts w:cs="Courier New"/>
                <w:noProof/>
                <w:color w:val="FF0000"/>
                <w:sz w:val="18"/>
                <w:szCs w:val="18"/>
              </w:rPr>
              <w:t>'PREMATURE DELIVERY'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p>
          <w:p w14:paraId="1407BDA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'13'</w:t>
            </w:r>
            <w:r w:rsidRPr="008874C6">
              <w:rPr>
                <w:rFonts w:cs="Courier New"/>
                <w:noProof/>
                <w:color w:val="808080"/>
                <w:sz w:val="18"/>
                <w:szCs w:val="18"/>
              </w:rPr>
              <w:t>,</w:t>
            </w:r>
            <w:r w:rsidRPr="008874C6">
              <w:rPr>
                <w:rFonts w:cs="Courier New"/>
                <w:noProof/>
                <w:color w:val="FF0000"/>
                <w:sz w:val="18"/>
                <w:szCs w:val="18"/>
              </w:rPr>
              <w:t>'SICK BABY'</w:t>
            </w:r>
            <w:r w:rsidRPr="008874C6">
              <w:rPr>
                <w:rFonts w:cs="Courier New"/>
                <w:noProof/>
                <w:color w:val="808080"/>
                <w:sz w:val="18"/>
                <w:szCs w:val="18"/>
              </w:rPr>
              <w:t>,</w:t>
            </w:r>
            <w:r w:rsidRPr="008874C6">
              <w:rPr>
                <w:rFonts w:cs="Courier New"/>
                <w:noProof/>
                <w:color w:val="FF0000"/>
                <w:sz w:val="18"/>
                <w:szCs w:val="18"/>
              </w:rPr>
              <w:t>'SICK BABY'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p>
          <w:p w14:paraId="0803E85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'14'</w:t>
            </w:r>
            <w:r w:rsidRPr="008874C6">
              <w:rPr>
                <w:rFonts w:cs="Courier New"/>
                <w:noProof/>
                <w:color w:val="808080"/>
                <w:sz w:val="18"/>
                <w:szCs w:val="18"/>
              </w:rPr>
              <w:t>,</w:t>
            </w:r>
            <w:r w:rsidRPr="008874C6">
              <w:rPr>
                <w:rFonts w:cs="Courier New"/>
                <w:noProof/>
                <w:color w:val="FF0000"/>
                <w:sz w:val="18"/>
                <w:szCs w:val="18"/>
              </w:rPr>
              <w:t>'EXTRAM BRTH'</w:t>
            </w:r>
            <w:r w:rsidRPr="008874C6">
              <w:rPr>
                <w:rFonts w:cs="Courier New"/>
                <w:noProof/>
                <w:color w:val="808080"/>
                <w:sz w:val="18"/>
                <w:szCs w:val="18"/>
              </w:rPr>
              <w:t>,</w:t>
            </w:r>
            <w:r w:rsidRPr="008874C6">
              <w:rPr>
                <w:rFonts w:cs="Courier New"/>
                <w:noProof/>
                <w:color w:val="FF0000"/>
                <w:sz w:val="18"/>
                <w:szCs w:val="18"/>
              </w:rPr>
              <w:t>'EXTRAMURAL BIRTH'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p>
          <w:p w14:paraId="18F62E2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'15'</w:t>
            </w:r>
            <w:r w:rsidRPr="008874C6">
              <w:rPr>
                <w:rFonts w:cs="Courier New"/>
                <w:noProof/>
                <w:color w:val="808080"/>
                <w:sz w:val="18"/>
                <w:szCs w:val="18"/>
              </w:rPr>
              <w:t>,</w:t>
            </w:r>
            <w:r w:rsidRPr="008874C6">
              <w:rPr>
                <w:rFonts w:cs="Courier New"/>
                <w:noProof/>
                <w:color w:val="FF0000"/>
                <w:sz w:val="18"/>
                <w:szCs w:val="18"/>
              </w:rPr>
              <w:t>'EMPLOYER'</w:t>
            </w:r>
            <w:r w:rsidRPr="008874C6">
              <w:rPr>
                <w:rFonts w:cs="Courier New"/>
                <w:noProof/>
                <w:color w:val="808080"/>
                <w:sz w:val="18"/>
                <w:szCs w:val="18"/>
              </w:rPr>
              <w:t>,</w:t>
            </w:r>
            <w:r w:rsidRPr="008874C6">
              <w:rPr>
                <w:rFonts w:cs="Courier New"/>
                <w:noProof/>
                <w:color w:val="FF0000"/>
                <w:sz w:val="18"/>
                <w:szCs w:val="18"/>
              </w:rPr>
              <w:t>'EMPLOYER'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p>
          <w:p w14:paraId="3756278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'CLINIC REF'</w:t>
            </w:r>
            <w:r w:rsidRPr="008874C6">
              <w:rPr>
                <w:rFonts w:cs="Courier New"/>
                <w:noProof/>
                <w:color w:val="808080"/>
                <w:sz w:val="18"/>
                <w:szCs w:val="18"/>
              </w:rPr>
              <w:t>,</w:t>
            </w:r>
            <w:r w:rsidRPr="008874C6">
              <w:rPr>
                <w:rFonts w:cs="Courier New"/>
                <w:noProof/>
                <w:color w:val="FF0000"/>
                <w:sz w:val="18"/>
                <w:szCs w:val="18"/>
              </w:rPr>
              <w:t>'CLINIC REFERRAL'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p>
          <w:p w14:paraId="7F371BD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color w:val="FF0000"/>
                <w:sz w:val="18"/>
                <w:szCs w:val="18"/>
              </w:rPr>
              <w:t>'HMO REF'</w:t>
            </w:r>
            <w:r w:rsidRPr="008874C6">
              <w:rPr>
                <w:rFonts w:cs="Courier New"/>
                <w:noProof/>
                <w:color w:val="808080"/>
                <w:sz w:val="18"/>
                <w:szCs w:val="18"/>
              </w:rPr>
              <w:t>,</w:t>
            </w:r>
            <w:r w:rsidRPr="008874C6">
              <w:rPr>
                <w:rFonts w:cs="Courier New"/>
                <w:noProof/>
                <w:color w:val="FF0000"/>
                <w:sz w:val="18"/>
                <w:szCs w:val="18"/>
              </w:rPr>
              <w:t>'HMO REFERRAL'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p>
          <w:p w14:paraId="0033F0F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'HOSP TRANSF'</w:t>
            </w:r>
            <w:r w:rsidRPr="008874C6">
              <w:rPr>
                <w:rFonts w:cs="Courier New"/>
                <w:noProof/>
                <w:color w:val="808080"/>
                <w:sz w:val="18"/>
                <w:szCs w:val="18"/>
              </w:rPr>
              <w:t>,</w:t>
            </w:r>
            <w:r w:rsidRPr="008874C6">
              <w:rPr>
                <w:rFonts w:cs="Courier New"/>
                <w:noProof/>
                <w:color w:val="FF0000"/>
                <w:sz w:val="18"/>
                <w:szCs w:val="18"/>
              </w:rPr>
              <w:t>'TRANSFER FROM A HOSPITAL'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p>
          <w:p w14:paraId="63B099F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'SNF TRANSF'</w:t>
            </w:r>
            <w:r w:rsidRPr="008874C6">
              <w:rPr>
                <w:rFonts w:cs="Courier New"/>
                <w:noProof/>
                <w:color w:val="808080"/>
                <w:sz w:val="18"/>
                <w:szCs w:val="18"/>
              </w:rPr>
              <w:t>,</w:t>
            </w:r>
            <w:r w:rsidRPr="008874C6">
              <w:rPr>
                <w:rFonts w:cs="Courier New"/>
                <w:noProof/>
                <w:color w:val="FF0000"/>
                <w:sz w:val="18"/>
                <w:szCs w:val="18"/>
              </w:rPr>
              <w:t>'TRANSFER FROM AN SNF'</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p>
          <w:p w14:paraId="0910395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'OTHER TRANSF'</w:t>
            </w:r>
            <w:r w:rsidRPr="008874C6">
              <w:rPr>
                <w:rFonts w:cs="Courier New"/>
                <w:noProof/>
                <w:color w:val="808080"/>
                <w:sz w:val="18"/>
                <w:szCs w:val="18"/>
              </w:rPr>
              <w:t>,</w:t>
            </w:r>
            <w:r w:rsidRPr="008874C6">
              <w:rPr>
                <w:rFonts w:cs="Courier New"/>
                <w:noProof/>
                <w:color w:val="FF0000"/>
                <w:sz w:val="18"/>
                <w:szCs w:val="18"/>
              </w:rPr>
              <w:t>'TRANS FRM ANOTHER HLTH CARE FAC'</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p>
          <w:p w14:paraId="4E7533F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r w:rsidRPr="008874C6">
              <w:rPr>
                <w:rFonts w:cs="Courier New"/>
                <w:noProof/>
                <w:color w:val="FF0000"/>
                <w:sz w:val="18"/>
                <w:szCs w:val="18"/>
              </w:rPr>
              <w:t>'ER'</w:t>
            </w:r>
            <w:r w:rsidRPr="008874C6">
              <w:rPr>
                <w:rFonts w:cs="Courier New"/>
                <w:noProof/>
                <w:color w:val="808080"/>
                <w:sz w:val="18"/>
                <w:szCs w:val="18"/>
              </w:rPr>
              <w:t>,</w:t>
            </w:r>
            <w:r w:rsidRPr="008874C6">
              <w:rPr>
                <w:rFonts w:cs="Courier New"/>
                <w:noProof/>
                <w:color w:val="FF0000"/>
                <w:sz w:val="18"/>
                <w:szCs w:val="18"/>
              </w:rPr>
              <w:t>'EMERGENCY ROOM'</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p>
          <w:p w14:paraId="0158929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'8'</w:t>
            </w:r>
            <w:r w:rsidRPr="008874C6">
              <w:rPr>
                <w:rFonts w:cs="Courier New"/>
                <w:noProof/>
                <w:color w:val="808080"/>
                <w:sz w:val="18"/>
                <w:szCs w:val="18"/>
              </w:rPr>
              <w:t>,</w:t>
            </w:r>
            <w:r w:rsidRPr="008874C6">
              <w:rPr>
                <w:rFonts w:cs="Courier New"/>
                <w:noProof/>
                <w:color w:val="FF0000"/>
                <w:sz w:val="18"/>
                <w:szCs w:val="18"/>
              </w:rPr>
              <w:t>'LAW ENFORCE'</w:t>
            </w:r>
            <w:r w:rsidRPr="008874C6">
              <w:rPr>
                <w:rFonts w:cs="Courier New"/>
                <w:noProof/>
                <w:color w:val="808080"/>
                <w:sz w:val="18"/>
                <w:szCs w:val="18"/>
              </w:rPr>
              <w:t>,</w:t>
            </w:r>
            <w:r w:rsidRPr="008874C6">
              <w:rPr>
                <w:rFonts w:cs="Courier New"/>
                <w:noProof/>
                <w:color w:val="FF0000"/>
                <w:sz w:val="18"/>
                <w:szCs w:val="18"/>
              </w:rPr>
              <w:t>'COURT/LAW ENFORCEMENT'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'8'</w:t>
            </w:r>
            <w:r w:rsidRPr="008874C6">
              <w:rPr>
                <w:rFonts w:cs="Courier New"/>
                <w:noProof/>
                <w:color w:val="808080"/>
                <w:sz w:val="18"/>
                <w:szCs w:val="18"/>
              </w:rPr>
              <w:t>)</w:t>
            </w:r>
          </w:p>
          <w:p w14:paraId="3DFD1D66"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admit_source_mstr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r w:rsidRPr="008874C6">
              <w:rPr>
                <w:rFonts w:cs="Courier New"/>
                <w:noProof/>
                <w:color w:val="FF0000"/>
                <w:sz w:val="18"/>
                <w:szCs w:val="18"/>
              </w:rPr>
              <w:t>'N/A'</w:t>
            </w:r>
            <w:r w:rsidRPr="008874C6">
              <w:rPr>
                <w:rFonts w:cs="Courier New"/>
                <w:noProof/>
                <w:color w:val="808080"/>
                <w:sz w:val="18"/>
                <w:szCs w:val="18"/>
              </w:rPr>
              <w:t>,</w:t>
            </w:r>
            <w:r w:rsidRPr="008874C6">
              <w:rPr>
                <w:rFonts w:cs="Courier New"/>
                <w:noProof/>
                <w:color w:val="FF0000"/>
                <w:sz w:val="18"/>
                <w:szCs w:val="18"/>
              </w:rPr>
              <w:t>'INFORMATION NOT AVAILABLE'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p>
        </w:tc>
      </w:tr>
      <w:tr w:rsidR="00331EEA" w:rsidRPr="008874C6" w14:paraId="185722D8" w14:textId="77777777" w:rsidTr="00FA1BFF">
        <w:tc>
          <w:tcPr>
            <w:tcW w:w="3888" w:type="dxa"/>
          </w:tcPr>
          <w:p w14:paraId="4E6D2F44" w14:textId="77777777" w:rsidR="00331EEA" w:rsidRPr="008874C6" w:rsidRDefault="00331EEA" w:rsidP="00FA1BFF">
            <w:pPr>
              <w:tabs>
                <w:tab w:val="left" w:pos="1095"/>
              </w:tabs>
              <w:rPr>
                <w:rFonts w:cs="Courier New"/>
              </w:rPr>
            </w:pPr>
            <w:r w:rsidRPr="008874C6">
              <w:rPr>
                <w:rFonts w:cs="Courier New"/>
              </w:rPr>
              <w:t>ADMIT_TYPE_MSTR</w:t>
            </w:r>
          </w:p>
          <w:p w14:paraId="4DBB2C87" w14:textId="77777777" w:rsidR="00331EEA" w:rsidRPr="008874C6" w:rsidRDefault="00331EEA" w:rsidP="00FA1BFF">
            <w:pPr>
              <w:tabs>
                <w:tab w:val="left" w:pos="1095"/>
              </w:tabs>
              <w:rPr>
                <w:rFonts w:cs="Courier New"/>
              </w:rPr>
            </w:pPr>
          </w:p>
          <w:p w14:paraId="20A8154E" w14:textId="77777777" w:rsidR="00331EEA" w:rsidRPr="008874C6" w:rsidRDefault="00331EEA" w:rsidP="00FA1BFF">
            <w:pPr>
              <w:tabs>
                <w:tab w:val="left" w:pos="1095"/>
              </w:tabs>
              <w:rPr>
                <w:rFonts w:cs="Courier New"/>
              </w:rPr>
            </w:pPr>
          </w:p>
          <w:p w14:paraId="6B461824" w14:textId="77777777" w:rsidR="00331EEA" w:rsidRPr="008874C6" w:rsidRDefault="00331EEA" w:rsidP="00FA1BFF">
            <w:pPr>
              <w:tabs>
                <w:tab w:val="left" w:pos="1095"/>
              </w:tabs>
              <w:rPr>
                <w:rFonts w:cs="Courier New"/>
              </w:rPr>
            </w:pPr>
          </w:p>
          <w:p w14:paraId="7B190FDD" w14:textId="77777777" w:rsidR="00331EEA" w:rsidRPr="008874C6" w:rsidRDefault="00331EEA" w:rsidP="00FA1BFF">
            <w:pPr>
              <w:tabs>
                <w:tab w:val="left" w:pos="1095"/>
              </w:tabs>
              <w:rPr>
                <w:rFonts w:cs="Courier New"/>
              </w:rPr>
            </w:pPr>
            <w:r w:rsidRPr="008874C6">
              <w:rPr>
                <w:rFonts w:cs="Courier New"/>
              </w:rPr>
              <w:t>ADMIT_TYPE_MSTR (continued)</w:t>
            </w:r>
          </w:p>
          <w:p w14:paraId="0B829BFB" w14:textId="77777777" w:rsidR="00331EEA" w:rsidRPr="008874C6" w:rsidRDefault="00331EEA" w:rsidP="00FA1BFF">
            <w:pPr>
              <w:tabs>
                <w:tab w:val="left" w:pos="1095"/>
              </w:tabs>
              <w:rPr>
                <w:rFonts w:cs="Courier New"/>
              </w:rPr>
            </w:pPr>
          </w:p>
        </w:tc>
        <w:tc>
          <w:tcPr>
            <w:tcW w:w="5760" w:type="dxa"/>
          </w:tcPr>
          <w:p w14:paraId="2CA6A80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'ER OP'</w:t>
            </w:r>
            <w:r w:rsidRPr="008874C6">
              <w:rPr>
                <w:rFonts w:cs="Courier New"/>
                <w:noProof/>
                <w:color w:val="808080"/>
                <w:sz w:val="18"/>
                <w:szCs w:val="18"/>
              </w:rPr>
              <w:t>,</w:t>
            </w:r>
            <w:r w:rsidRPr="008874C6">
              <w:rPr>
                <w:rFonts w:cs="Courier New"/>
                <w:noProof/>
                <w:color w:val="FF0000"/>
                <w:sz w:val="18"/>
                <w:szCs w:val="18"/>
              </w:rPr>
              <w:t>'MEDICAL EMERGENCY OP'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1089D99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color w:val="FF0000"/>
                <w:sz w:val="18"/>
                <w:szCs w:val="18"/>
              </w:rPr>
              <w:t>'ER IP'</w:t>
            </w:r>
            <w:r w:rsidRPr="008874C6">
              <w:rPr>
                <w:rFonts w:cs="Courier New"/>
                <w:noProof/>
                <w:color w:val="808080"/>
                <w:sz w:val="18"/>
                <w:szCs w:val="18"/>
              </w:rPr>
              <w:t>,</w:t>
            </w:r>
            <w:r w:rsidRPr="008874C6">
              <w:rPr>
                <w:rFonts w:cs="Courier New"/>
                <w:noProof/>
                <w:color w:val="FF0000"/>
                <w:sz w:val="18"/>
                <w:szCs w:val="18"/>
              </w:rPr>
              <w:t>'MEDICAL EMERGENCY IP'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136D015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'11'</w:t>
            </w:r>
            <w:r w:rsidRPr="008874C6">
              <w:rPr>
                <w:rFonts w:cs="Courier New"/>
                <w:noProof/>
                <w:color w:val="808080"/>
                <w:sz w:val="18"/>
                <w:szCs w:val="18"/>
              </w:rPr>
              <w:t>,</w:t>
            </w:r>
            <w:r w:rsidRPr="008874C6">
              <w:rPr>
                <w:rFonts w:cs="Courier New"/>
                <w:noProof/>
                <w:color w:val="FF0000"/>
                <w:sz w:val="18"/>
                <w:szCs w:val="18"/>
              </w:rPr>
              <w:t>'URGENT IP'</w:t>
            </w:r>
            <w:r w:rsidRPr="008874C6">
              <w:rPr>
                <w:rFonts w:cs="Courier New"/>
                <w:noProof/>
                <w:color w:val="808080"/>
                <w:sz w:val="18"/>
                <w:szCs w:val="18"/>
              </w:rPr>
              <w:t>,</w:t>
            </w:r>
            <w:r w:rsidRPr="008874C6">
              <w:rPr>
                <w:rFonts w:cs="Courier New"/>
                <w:noProof/>
                <w:color w:val="FF0000"/>
                <w:sz w:val="18"/>
                <w:szCs w:val="18"/>
              </w:rPr>
              <w:t>'URGENT IP'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7D8789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'12'</w:t>
            </w:r>
            <w:r w:rsidRPr="008874C6">
              <w:rPr>
                <w:rFonts w:cs="Courier New"/>
                <w:noProof/>
                <w:color w:val="808080"/>
                <w:sz w:val="18"/>
                <w:szCs w:val="18"/>
              </w:rPr>
              <w:t>,</w:t>
            </w:r>
            <w:r w:rsidRPr="008874C6">
              <w:rPr>
                <w:rFonts w:cs="Courier New"/>
                <w:noProof/>
                <w:color w:val="FF0000"/>
                <w:sz w:val="18"/>
                <w:szCs w:val="18"/>
              </w:rPr>
              <w:t>'ELECTIVE IP'</w:t>
            </w:r>
            <w:r w:rsidRPr="008874C6">
              <w:rPr>
                <w:rFonts w:cs="Courier New"/>
                <w:noProof/>
                <w:color w:val="808080"/>
                <w:sz w:val="18"/>
                <w:szCs w:val="18"/>
              </w:rPr>
              <w:t>,</w:t>
            </w:r>
            <w:r w:rsidRPr="008874C6">
              <w:rPr>
                <w:rFonts w:cs="Courier New"/>
                <w:noProof/>
                <w:color w:val="FF0000"/>
                <w:sz w:val="18"/>
                <w:szCs w:val="18"/>
              </w:rPr>
              <w:t>'ELECTIVE IP'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697E00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'13'</w:t>
            </w:r>
            <w:r w:rsidRPr="008874C6">
              <w:rPr>
                <w:rFonts w:cs="Courier New"/>
                <w:noProof/>
                <w:color w:val="808080"/>
                <w:sz w:val="18"/>
                <w:szCs w:val="18"/>
              </w:rPr>
              <w:t>,</w:t>
            </w:r>
            <w:r w:rsidRPr="008874C6">
              <w:rPr>
                <w:rFonts w:cs="Courier New"/>
                <w:noProof/>
                <w:color w:val="FF0000"/>
                <w:sz w:val="18"/>
                <w:szCs w:val="18"/>
              </w:rPr>
              <w:t>'INFO N/A IP'</w:t>
            </w:r>
            <w:r w:rsidRPr="008874C6">
              <w:rPr>
                <w:rFonts w:cs="Courier New"/>
                <w:noProof/>
                <w:color w:val="808080"/>
                <w:sz w:val="18"/>
                <w:szCs w:val="18"/>
              </w:rPr>
              <w:t>,</w:t>
            </w:r>
            <w:r w:rsidRPr="008874C6">
              <w:rPr>
                <w:rFonts w:cs="Courier New"/>
                <w:noProof/>
                <w:color w:val="FF0000"/>
                <w:sz w:val="18"/>
                <w:szCs w:val="18"/>
              </w:rPr>
              <w:t>'INFORMATION NOT AVAILABLE  I/P'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B7925F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'URGENT OP'</w:t>
            </w:r>
            <w:r w:rsidRPr="008874C6">
              <w:rPr>
                <w:rFonts w:cs="Courier New"/>
                <w:noProof/>
                <w:color w:val="808080"/>
                <w:sz w:val="18"/>
                <w:szCs w:val="18"/>
              </w:rPr>
              <w:t>,</w:t>
            </w:r>
            <w:r w:rsidRPr="008874C6">
              <w:rPr>
                <w:rFonts w:cs="Courier New"/>
                <w:noProof/>
                <w:color w:val="FF0000"/>
                <w:sz w:val="18"/>
                <w:szCs w:val="18"/>
              </w:rPr>
              <w:t>'URGENT OP'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61B3010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color w:val="FF0000"/>
                <w:sz w:val="18"/>
                <w:szCs w:val="18"/>
              </w:rPr>
              <w:t>'ELECTIVE OP'</w:t>
            </w:r>
            <w:r w:rsidRPr="008874C6">
              <w:rPr>
                <w:rFonts w:cs="Courier New"/>
                <w:noProof/>
                <w:color w:val="808080"/>
                <w:sz w:val="18"/>
                <w:szCs w:val="18"/>
              </w:rPr>
              <w:t>,</w:t>
            </w:r>
            <w:r w:rsidRPr="008874C6">
              <w:rPr>
                <w:rFonts w:cs="Courier New"/>
                <w:noProof/>
                <w:color w:val="FF0000"/>
                <w:sz w:val="18"/>
                <w:szCs w:val="18"/>
              </w:rPr>
              <w:t>'ELECTIVE OP'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B3C14A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'NEWBORN IP'</w:t>
            </w:r>
            <w:r w:rsidRPr="008874C6">
              <w:rPr>
                <w:rFonts w:cs="Courier New"/>
                <w:noProof/>
                <w:color w:val="808080"/>
                <w:sz w:val="18"/>
                <w:szCs w:val="18"/>
              </w:rPr>
              <w:t>,</w:t>
            </w:r>
            <w:r w:rsidRPr="008874C6">
              <w:rPr>
                <w:rFonts w:cs="Courier New"/>
                <w:noProof/>
                <w:color w:val="FF0000"/>
                <w:sz w:val="18"/>
                <w:szCs w:val="18"/>
              </w:rPr>
              <w:t>'NEWBORN IP'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AF14F1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'8'</w:t>
            </w:r>
            <w:r w:rsidRPr="008874C6">
              <w:rPr>
                <w:rFonts w:cs="Courier New"/>
                <w:noProof/>
                <w:color w:val="808080"/>
                <w:sz w:val="18"/>
                <w:szCs w:val="18"/>
              </w:rPr>
              <w:t>,</w:t>
            </w:r>
            <w:r w:rsidRPr="008874C6">
              <w:rPr>
                <w:rFonts w:cs="Courier New"/>
                <w:noProof/>
                <w:color w:val="FF0000"/>
                <w:sz w:val="18"/>
                <w:szCs w:val="18"/>
              </w:rPr>
              <w:t>'NEWBORN OP'</w:t>
            </w:r>
            <w:r w:rsidRPr="008874C6">
              <w:rPr>
                <w:rFonts w:cs="Courier New"/>
                <w:noProof/>
                <w:color w:val="808080"/>
                <w:sz w:val="18"/>
                <w:szCs w:val="18"/>
              </w:rPr>
              <w:t>,</w:t>
            </w:r>
            <w:r w:rsidRPr="008874C6">
              <w:rPr>
                <w:rFonts w:cs="Courier New"/>
                <w:noProof/>
                <w:color w:val="FF0000"/>
                <w:sz w:val="18"/>
                <w:szCs w:val="18"/>
              </w:rPr>
              <w:t>'NEWBORN OP'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56731771"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admit_type_mstr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r w:rsidRPr="008874C6">
              <w:rPr>
                <w:rFonts w:cs="Courier New"/>
                <w:noProof/>
                <w:color w:val="FF0000"/>
                <w:sz w:val="18"/>
                <w:szCs w:val="18"/>
              </w:rPr>
              <w:t>'INFO N/A OP'</w:t>
            </w:r>
            <w:r w:rsidRPr="008874C6">
              <w:rPr>
                <w:rFonts w:cs="Courier New"/>
                <w:noProof/>
                <w:color w:val="808080"/>
                <w:sz w:val="18"/>
                <w:szCs w:val="18"/>
              </w:rPr>
              <w:t>,</w:t>
            </w:r>
            <w:r w:rsidRPr="008874C6">
              <w:rPr>
                <w:rFonts w:cs="Courier New"/>
                <w:noProof/>
                <w:color w:val="FF0000"/>
                <w:sz w:val="18"/>
                <w:szCs w:val="18"/>
              </w:rPr>
              <w:t>'INFORMATION NOT AVAILABLE  O/P'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tc>
      </w:tr>
      <w:tr w:rsidR="00331EEA" w:rsidRPr="008874C6" w14:paraId="50065337" w14:textId="77777777" w:rsidTr="00FA1BFF">
        <w:tc>
          <w:tcPr>
            <w:tcW w:w="3888" w:type="dxa"/>
          </w:tcPr>
          <w:p w14:paraId="61E0754F" w14:textId="77777777" w:rsidR="00331EEA" w:rsidRPr="008874C6" w:rsidRDefault="00331EEA" w:rsidP="00FA1BFF">
            <w:pPr>
              <w:tabs>
                <w:tab w:val="left" w:pos="1095"/>
              </w:tabs>
              <w:rPr>
                <w:rFonts w:cs="Courier New"/>
                <w:sz w:val="18"/>
                <w:szCs w:val="18"/>
              </w:rPr>
            </w:pPr>
            <w:r w:rsidRPr="008874C6">
              <w:rPr>
                <w:rFonts w:cs="Courier New"/>
                <w:noProof/>
                <w:sz w:val="18"/>
                <w:szCs w:val="18"/>
              </w:rPr>
              <w:lastRenderedPageBreak/>
              <w:t>AGE_CATEGORY_MSTR</w:t>
            </w:r>
          </w:p>
        </w:tc>
        <w:tc>
          <w:tcPr>
            <w:tcW w:w="5760" w:type="dxa"/>
          </w:tcPr>
          <w:p w14:paraId="7B01446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'NOT DISCHARGED'</w:t>
            </w:r>
            <w:r w:rsidRPr="008874C6">
              <w:rPr>
                <w:rFonts w:cs="Courier New"/>
                <w:noProof/>
                <w:color w:val="808080"/>
                <w:sz w:val="18"/>
                <w:szCs w:val="18"/>
              </w:rPr>
              <w:t>)</w:t>
            </w:r>
          </w:p>
          <w:p w14:paraId="7AAAAC3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'NOT BILLED'</w:t>
            </w:r>
            <w:r w:rsidRPr="008874C6">
              <w:rPr>
                <w:rFonts w:cs="Courier New"/>
                <w:noProof/>
                <w:color w:val="808080"/>
                <w:sz w:val="18"/>
                <w:szCs w:val="18"/>
              </w:rPr>
              <w:t>)</w:t>
            </w:r>
          </w:p>
          <w:p w14:paraId="009D90D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'30'</w:t>
            </w:r>
            <w:r w:rsidRPr="008874C6">
              <w:rPr>
                <w:rFonts w:cs="Courier New"/>
                <w:noProof/>
                <w:color w:val="808080"/>
                <w:sz w:val="18"/>
                <w:szCs w:val="18"/>
              </w:rPr>
              <w:t>,</w:t>
            </w:r>
            <w:r w:rsidRPr="008874C6">
              <w:rPr>
                <w:rFonts w:cs="Courier New"/>
                <w:noProof/>
                <w:color w:val="FF0000"/>
                <w:sz w:val="18"/>
                <w:szCs w:val="18"/>
              </w:rPr>
              <w:t>'1-30 DAYS'</w:t>
            </w:r>
            <w:r w:rsidRPr="008874C6">
              <w:rPr>
                <w:rFonts w:cs="Courier New"/>
                <w:noProof/>
                <w:color w:val="808080"/>
                <w:sz w:val="18"/>
                <w:szCs w:val="18"/>
              </w:rPr>
              <w:t>)</w:t>
            </w:r>
          </w:p>
          <w:p w14:paraId="37C9B63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'31'</w:t>
            </w:r>
            <w:r w:rsidRPr="008874C6">
              <w:rPr>
                <w:rFonts w:cs="Courier New"/>
                <w:noProof/>
                <w:color w:val="808080"/>
                <w:sz w:val="18"/>
                <w:szCs w:val="18"/>
              </w:rPr>
              <w:t>,</w:t>
            </w:r>
            <w:r w:rsidRPr="008874C6">
              <w:rPr>
                <w:rFonts w:cs="Courier New"/>
                <w:noProof/>
                <w:color w:val="FF0000"/>
                <w:sz w:val="18"/>
                <w:szCs w:val="18"/>
              </w:rPr>
              <w:t>'60'</w:t>
            </w:r>
            <w:r w:rsidRPr="008874C6">
              <w:rPr>
                <w:rFonts w:cs="Courier New"/>
                <w:noProof/>
                <w:color w:val="808080"/>
                <w:sz w:val="18"/>
                <w:szCs w:val="18"/>
              </w:rPr>
              <w:t>,</w:t>
            </w:r>
            <w:r w:rsidRPr="008874C6">
              <w:rPr>
                <w:rFonts w:cs="Courier New"/>
                <w:noProof/>
                <w:color w:val="FF0000"/>
                <w:sz w:val="18"/>
                <w:szCs w:val="18"/>
              </w:rPr>
              <w:t>'31-60 DAYS'</w:t>
            </w:r>
            <w:r w:rsidRPr="008874C6">
              <w:rPr>
                <w:rFonts w:cs="Courier New"/>
                <w:noProof/>
                <w:color w:val="808080"/>
                <w:sz w:val="18"/>
                <w:szCs w:val="18"/>
              </w:rPr>
              <w:t>)</w:t>
            </w:r>
          </w:p>
          <w:p w14:paraId="505FFB0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color w:val="FF0000"/>
                <w:sz w:val="18"/>
                <w:szCs w:val="18"/>
              </w:rPr>
              <w:t>'61'</w:t>
            </w:r>
            <w:r w:rsidRPr="008874C6">
              <w:rPr>
                <w:rFonts w:cs="Courier New"/>
                <w:noProof/>
                <w:color w:val="808080"/>
                <w:sz w:val="18"/>
                <w:szCs w:val="18"/>
              </w:rPr>
              <w:t>,</w:t>
            </w:r>
            <w:r w:rsidRPr="008874C6">
              <w:rPr>
                <w:rFonts w:cs="Courier New"/>
                <w:noProof/>
                <w:color w:val="FF0000"/>
                <w:sz w:val="18"/>
                <w:szCs w:val="18"/>
              </w:rPr>
              <w:t>'90'</w:t>
            </w:r>
            <w:r w:rsidRPr="008874C6">
              <w:rPr>
                <w:rFonts w:cs="Courier New"/>
                <w:noProof/>
                <w:color w:val="808080"/>
                <w:sz w:val="18"/>
                <w:szCs w:val="18"/>
              </w:rPr>
              <w:t>,</w:t>
            </w:r>
            <w:r w:rsidRPr="008874C6">
              <w:rPr>
                <w:rFonts w:cs="Courier New"/>
                <w:noProof/>
                <w:color w:val="FF0000"/>
                <w:sz w:val="18"/>
                <w:szCs w:val="18"/>
              </w:rPr>
              <w:t>'61-90 DAYS'</w:t>
            </w:r>
            <w:r w:rsidRPr="008874C6">
              <w:rPr>
                <w:rFonts w:cs="Courier New"/>
                <w:noProof/>
                <w:color w:val="808080"/>
                <w:sz w:val="18"/>
                <w:szCs w:val="18"/>
              </w:rPr>
              <w:t>)</w:t>
            </w:r>
          </w:p>
          <w:p w14:paraId="0D2D1BF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'91'</w:t>
            </w:r>
            <w:r w:rsidRPr="008874C6">
              <w:rPr>
                <w:rFonts w:cs="Courier New"/>
                <w:noProof/>
                <w:color w:val="808080"/>
                <w:sz w:val="18"/>
                <w:szCs w:val="18"/>
              </w:rPr>
              <w:t>,</w:t>
            </w:r>
            <w:r w:rsidRPr="008874C6">
              <w:rPr>
                <w:rFonts w:cs="Courier New"/>
                <w:noProof/>
                <w:color w:val="FF0000"/>
                <w:sz w:val="18"/>
                <w:szCs w:val="18"/>
              </w:rPr>
              <w:t>'120'</w:t>
            </w:r>
            <w:r w:rsidRPr="008874C6">
              <w:rPr>
                <w:rFonts w:cs="Courier New"/>
                <w:noProof/>
                <w:color w:val="808080"/>
                <w:sz w:val="18"/>
                <w:szCs w:val="18"/>
              </w:rPr>
              <w:t>,</w:t>
            </w:r>
            <w:r w:rsidRPr="008874C6">
              <w:rPr>
                <w:rFonts w:cs="Courier New"/>
                <w:noProof/>
                <w:color w:val="FF0000"/>
                <w:sz w:val="18"/>
                <w:szCs w:val="18"/>
              </w:rPr>
              <w:t>'91-120 DAYS'</w:t>
            </w:r>
            <w:r w:rsidRPr="008874C6">
              <w:rPr>
                <w:rFonts w:cs="Courier New"/>
                <w:noProof/>
                <w:color w:val="808080"/>
                <w:sz w:val="18"/>
                <w:szCs w:val="18"/>
              </w:rPr>
              <w:t>)</w:t>
            </w:r>
          </w:p>
          <w:p w14:paraId="1695F0C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'121'</w:t>
            </w:r>
            <w:r w:rsidRPr="008874C6">
              <w:rPr>
                <w:rFonts w:cs="Courier New"/>
                <w:noProof/>
                <w:color w:val="808080"/>
                <w:sz w:val="18"/>
                <w:szCs w:val="18"/>
              </w:rPr>
              <w:t>,</w:t>
            </w:r>
            <w:r w:rsidRPr="008874C6">
              <w:rPr>
                <w:rFonts w:cs="Courier New"/>
                <w:noProof/>
                <w:color w:val="FF0000"/>
                <w:sz w:val="18"/>
                <w:szCs w:val="18"/>
              </w:rPr>
              <w:t>'150'</w:t>
            </w:r>
            <w:r w:rsidRPr="008874C6">
              <w:rPr>
                <w:rFonts w:cs="Courier New"/>
                <w:noProof/>
                <w:color w:val="808080"/>
                <w:sz w:val="18"/>
                <w:szCs w:val="18"/>
              </w:rPr>
              <w:t>,</w:t>
            </w:r>
            <w:r w:rsidRPr="008874C6">
              <w:rPr>
                <w:rFonts w:cs="Courier New"/>
                <w:noProof/>
                <w:color w:val="FF0000"/>
                <w:sz w:val="18"/>
                <w:szCs w:val="18"/>
              </w:rPr>
              <w:t>'121-150 DAYS'</w:t>
            </w:r>
            <w:r w:rsidRPr="008874C6">
              <w:rPr>
                <w:rFonts w:cs="Courier New"/>
                <w:noProof/>
                <w:color w:val="808080"/>
                <w:sz w:val="18"/>
                <w:szCs w:val="18"/>
              </w:rPr>
              <w:t>)</w:t>
            </w:r>
          </w:p>
          <w:p w14:paraId="1143B2C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'151'</w:t>
            </w:r>
            <w:r w:rsidRPr="008874C6">
              <w:rPr>
                <w:rFonts w:cs="Courier New"/>
                <w:noProof/>
                <w:color w:val="808080"/>
                <w:sz w:val="18"/>
                <w:szCs w:val="18"/>
              </w:rPr>
              <w:t>,</w:t>
            </w:r>
            <w:r w:rsidRPr="008874C6">
              <w:rPr>
                <w:rFonts w:cs="Courier New"/>
                <w:noProof/>
                <w:color w:val="FF0000"/>
                <w:sz w:val="18"/>
                <w:szCs w:val="18"/>
              </w:rPr>
              <w:t>'180'</w:t>
            </w:r>
            <w:r w:rsidRPr="008874C6">
              <w:rPr>
                <w:rFonts w:cs="Courier New"/>
                <w:noProof/>
                <w:color w:val="808080"/>
                <w:sz w:val="18"/>
                <w:szCs w:val="18"/>
              </w:rPr>
              <w:t>,</w:t>
            </w:r>
            <w:r w:rsidRPr="008874C6">
              <w:rPr>
                <w:rFonts w:cs="Courier New"/>
                <w:noProof/>
                <w:color w:val="FF0000"/>
                <w:sz w:val="18"/>
                <w:szCs w:val="18"/>
              </w:rPr>
              <w:t>'151-180 DAYS'</w:t>
            </w:r>
            <w:r w:rsidRPr="008874C6">
              <w:rPr>
                <w:rFonts w:cs="Courier New"/>
                <w:noProof/>
                <w:color w:val="808080"/>
                <w:sz w:val="18"/>
                <w:szCs w:val="18"/>
              </w:rPr>
              <w:t>)</w:t>
            </w:r>
          </w:p>
          <w:p w14:paraId="6D2F438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r w:rsidRPr="008874C6">
              <w:rPr>
                <w:rFonts w:cs="Courier New"/>
                <w:noProof/>
                <w:color w:val="FF0000"/>
                <w:sz w:val="18"/>
                <w:szCs w:val="18"/>
              </w:rPr>
              <w:t>'181'</w:t>
            </w:r>
            <w:r w:rsidRPr="008874C6">
              <w:rPr>
                <w:rFonts w:cs="Courier New"/>
                <w:noProof/>
                <w:color w:val="808080"/>
                <w:sz w:val="18"/>
                <w:szCs w:val="18"/>
              </w:rPr>
              <w:t>,</w:t>
            </w:r>
            <w:r w:rsidRPr="008874C6">
              <w:rPr>
                <w:rFonts w:cs="Courier New"/>
                <w:noProof/>
                <w:color w:val="FF0000"/>
                <w:sz w:val="18"/>
                <w:szCs w:val="18"/>
              </w:rPr>
              <w:t>'220'</w:t>
            </w:r>
            <w:r w:rsidRPr="008874C6">
              <w:rPr>
                <w:rFonts w:cs="Courier New"/>
                <w:noProof/>
                <w:color w:val="808080"/>
                <w:sz w:val="18"/>
                <w:szCs w:val="18"/>
              </w:rPr>
              <w:t>,</w:t>
            </w:r>
            <w:r w:rsidRPr="008874C6">
              <w:rPr>
                <w:rFonts w:cs="Courier New"/>
                <w:noProof/>
                <w:color w:val="FF0000"/>
                <w:sz w:val="18"/>
                <w:szCs w:val="18"/>
              </w:rPr>
              <w:t>'181-220 DAYS'</w:t>
            </w:r>
            <w:r w:rsidRPr="008874C6">
              <w:rPr>
                <w:rFonts w:cs="Courier New"/>
                <w:noProof/>
                <w:color w:val="808080"/>
                <w:sz w:val="18"/>
                <w:szCs w:val="18"/>
              </w:rPr>
              <w:t>)</w:t>
            </w:r>
          </w:p>
          <w:p w14:paraId="493D8E5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'8'</w:t>
            </w:r>
            <w:r w:rsidRPr="008874C6">
              <w:rPr>
                <w:rFonts w:cs="Courier New"/>
                <w:noProof/>
                <w:color w:val="808080"/>
                <w:sz w:val="18"/>
                <w:szCs w:val="18"/>
              </w:rPr>
              <w:t>,</w:t>
            </w:r>
            <w:r w:rsidRPr="008874C6">
              <w:rPr>
                <w:rFonts w:cs="Courier New"/>
                <w:noProof/>
                <w:color w:val="FF0000"/>
                <w:sz w:val="18"/>
                <w:szCs w:val="18"/>
              </w:rPr>
              <w:t>'221'</w:t>
            </w:r>
            <w:r w:rsidRPr="008874C6">
              <w:rPr>
                <w:rFonts w:cs="Courier New"/>
                <w:noProof/>
                <w:color w:val="808080"/>
                <w:sz w:val="18"/>
                <w:szCs w:val="18"/>
              </w:rPr>
              <w:t>,</w:t>
            </w:r>
            <w:r w:rsidRPr="008874C6">
              <w:rPr>
                <w:rFonts w:cs="Courier New"/>
                <w:noProof/>
                <w:color w:val="FF0000"/>
                <w:sz w:val="18"/>
                <w:szCs w:val="18"/>
              </w:rPr>
              <w:t>'300'</w:t>
            </w:r>
            <w:r w:rsidRPr="008874C6">
              <w:rPr>
                <w:rFonts w:cs="Courier New"/>
                <w:noProof/>
                <w:color w:val="808080"/>
                <w:sz w:val="18"/>
                <w:szCs w:val="18"/>
              </w:rPr>
              <w:t>,</w:t>
            </w:r>
            <w:r w:rsidRPr="008874C6">
              <w:rPr>
                <w:rFonts w:cs="Courier New"/>
                <w:noProof/>
                <w:color w:val="FF0000"/>
                <w:sz w:val="18"/>
                <w:szCs w:val="18"/>
              </w:rPr>
              <w:t>'221-300 DAYS'</w:t>
            </w:r>
            <w:r w:rsidRPr="008874C6">
              <w:rPr>
                <w:rFonts w:cs="Courier New"/>
                <w:noProof/>
                <w:color w:val="808080"/>
                <w:sz w:val="18"/>
                <w:szCs w:val="18"/>
              </w:rPr>
              <w:t>)</w:t>
            </w:r>
          </w:p>
          <w:p w14:paraId="5989AD5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'9'</w:t>
            </w:r>
            <w:r w:rsidRPr="008874C6">
              <w:rPr>
                <w:rFonts w:cs="Courier New"/>
                <w:noProof/>
                <w:color w:val="808080"/>
                <w:sz w:val="18"/>
                <w:szCs w:val="18"/>
              </w:rPr>
              <w:t>,</w:t>
            </w:r>
            <w:r w:rsidRPr="008874C6">
              <w:rPr>
                <w:rFonts w:cs="Courier New"/>
                <w:noProof/>
                <w:color w:val="FF0000"/>
                <w:sz w:val="18"/>
                <w:szCs w:val="18"/>
              </w:rPr>
              <w:t>'301'</w:t>
            </w:r>
            <w:r w:rsidRPr="008874C6">
              <w:rPr>
                <w:rFonts w:cs="Courier New"/>
                <w:noProof/>
                <w:color w:val="808080"/>
                <w:sz w:val="18"/>
                <w:szCs w:val="18"/>
              </w:rPr>
              <w:t>,</w:t>
            </w:r>
            <w:r w:rsidRPr="008874C6">
              <w:rPr>
                <w:rFonts w:cs="Courier New"/>
                <w:noProof/>
                <w:color w:val="FF0000"/>
                <w:sz w:val="18"/>
                <w:szCs w:val="18"/>
              </w:rPr>
              <w:t>'365'</w:t>
            </w:r>
            <w:r w:rsidRPr="008874C6">
              <w:rPr>
                <w:rFonts w:cs="Courier New"/>
                <w:noProof/>
                <w:color w:val="808080"/>
                <w:sz w:val="18"/>
                <w:szCs w:val="18"/>
              </w:rPr>
              <w:t>,</w:t>
            </w:r>
            <w:r w:rsidRPr="008874C6">
              <w:rPr>
                <w:rFonts w:cs="Courier New"/>
                <w:noProof/>
                <w:color w:val="FF0000"/>
                <w:sz w:val="18"/>
                <w:szCs w:val="18"/>
              </w:rPr>
              <w:t>'301-365 DAYS'</w:t>
            </w:r>
            <w:r w:rsidRPr="008874C6">
              <w:rPr>
                <w:rFonts w:cs="Courier New"/>
                <w:noProof/>
                <w:color w:val="808080"/>
                <w:sz w:val="18"/>
                <w:szCs w:val="18"/>
              </w:rPr>
              <w:t>)</w:t>
            </w:r>
          </w:p>
          <w:p w14:paraId="11CBBC5F" w14:textId="77777777" w:rsidR="00331EEA" w:rsidRPr="008874C6" w:rsidRDefault="00331EEA" w:rsidP="00FA1BFF">
            <w:pPr>
              <w:autoSpaceDE w:val="0"/>
              <w:autoSpaceDN w:val="0"/>
              <w:adjustRightInd w:val="0"/>
              <w:rPr>
                <w:rFonts w:cs="Courier New"/>
                <w:noProof/>
                <w:color w:val="0000FF"/>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AGE_CATEGORY_MSTR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color w:val="FF0000"/>
                <w:sz w:val="18"/>
                <w:szCs w:val="18"/>
              </w:rPr>
              <w:t>'366'</w:t>
            </w:r>
            <w:r w:rsidRPr="008874C6">
              <w:rPr>
                <w:rFonts w:cs="Courier New"/>
                <w:noProof/>
                <w:color w:val="808080"/>
                <w:sz w:val="18"/>
                <w:szCs w:val="18"/>
              </w:rPr>
              <w:t>,</w:t>
            </w:r>
            <w:r w:rsidRPr="008874C6">
              <w:rPr>
                <w:rFonts w:cs="Courier New"/>
                <w:noProof/>
                <w:color w:val="FF0000"/>
                <w:sz w:val="18"/>
                <w:szCs w:val="18"/>
              </w:rPr>
              <w:t>'9999'</w:t>
            </w:r>
            <w:r w:rsidRPr="008874C6">
              <w:rPr>
                <w:rFonts w:cs="Courier New"/>
                <w:noProof/>
                <w:color w:val="808080"/>
                <w:sz w:val="18"/>
                <w:szCs w:val="18"/>
              </w:rPr>
              <w:t>,</w:t>
            </w:r>
            <w:r w:rsidRPr="008874C6">
              <w:rPr>
                <w:rFonts w:cs="Courier New"/>
                <w:noProof/>
                <w:color w:val="FF0000"/>
                <w:sz w:val="18"/>
                <w:szCs w:val="18"/>
              </w:rPr>
              <w:t>'366 AND OVER'</w:t>
            </w:r>
            <w:r w:rsidRPr="008874C6">
              <w:rPr>
                <w:rFonts w:cs="Courier New"/>
                <w:noProof/>
                <w:color w:val="808080"/>
                <w:sz w:val="18"/>
                <w:szCs w:val="18"/>
              </w:rPr>
              <w:t>)</w:t>
            </w:r>
          </w:p>
        </w:tc>
      </w:tr>
      <w:tr w:rsidR="00331EEA" w:rsidRPr="008874C6" w14:paraId="6AA85F44" w14:textId="77777777" w:rsidTr="00FA1BFF">
        <w:tc>
          <w:tcPr>
            <w:tcW w:w="3888" w:type="dxa"/>
          </w:tcPr>
          <w:p w14:paraId="1DB3427E" w14:textId="77777777" w:rsidR="00331EEA" w:rsidRPr="008874C6" w:rsidRDefault="00331EEA" w:rsidP="00FA1BFF">
            <w:pPr>
              <w:rPr>
                <w:rFonts w:cs="Courier New"/>
                <w:sz w:val="18"/>
                <w:szCs w:val="18"/>
              </w:rPr>
            </w:pPr>
            <w:r w:rsidRPr="008874C6">
              <w:rPr>
                <w:rFonts w:cs="Courier New"/>
                <w:sz w:val="18"/>
                <w:szCs w:val="18"/>
              </w:rPr>
              <w:lastRenderedPageBreak/>
              <w:t>ALERT_MSTR</w:t>
            </w:r>
          </w:p>
        </w:tc>
        <w:tc>
          <w:tcPr>
            <w:tcW w:w="5760" w:type="dxa"/>
          </w:tcPr>
          <w:p w14:paraId="010AA9A1" w14:textId="77777777" w:rsidR="00331EEA" w:rsidRPr="008874C6" w:rsidRDefault="00331EEA" w:rsidP="00FA1BFF">
            <w:pPr>
              <w:rPr>
                <w:rFonts w:cs="Courier New"/>
                <w:sz w:val="18"/>
                <w:szCs w:val="18"/>
              </w:rPr>
            </w:pPr>
            <w:r w:rsidRPr="008874C6">
              <w:rPr>
                <w:rFonts w:cs="Courier New"/>
                <w:sz w:val="18"/>
                <w:szCs w:val="18"/>
              </w:rPr>
              <w:t>For sites using Legal Status, this table needs to contain the following:</w:t>
            </w:r>
          </w:p>
          <w:p w14:paraId="111A2E67" w14:textId="77777777" w:rsidR="00331EEA" w:rsidRPr="008874C6" w:rsidRDefault="00331EEA" w:rsidP="00FA1BFF">
            <w:pPr>
              <w:rPr>
                <w:rFonts w:cs="Courier New"/>
                <w:sz w:val="18"/>
                <w:szCs w:val="18"/>
              </w:rPr>
            </w:pPr>
          </w:p>
          <w:p w14:paraId="3472DFA4" w14:textId="77777777" w:rsidR="00331EEA" w:rsidRPr="008874C6" w:rsidRDefault="00331EEA" w:rsidP="00FA1BFF">
            <w:pPr>
              <w:rPr>
                <w:rFonts w:cs="Courier New"/>
                <w:sz w:val="18"/>
                <w:szCs w:val="18"/>
              </w:rPr>
            </w:pPr>
            <w:r w:rsidRPr="008874C6">
              <w:rPr>
                <w:rFonts w:cs="Courier New"/>
                <w:sz w:val="18"/>
                <w:szCs w:val="18"/>
              </w:rPr>
              <w:t>insert into alert_mstr values ('2STRIKES','2 STRIKES','TWO STRIKES',1,0)</w:t>
            </w:r>
          </w:p>
          <w:p w14:paraId="35FA5ABA" w14:textId="77777777" w:rsidR="00331EEA" w:rsidRPr="008874C6" w:rsidRDefault="00331EEA" w:rsidP="00FA1BFF">
            <w:pPr>
              <w:rPr>
                <w:rFonts w:cs="Courier New"/>
                <w:sz w:val="18"/>
                <w:szCs w:val="18"/>
              </w:rPr>
            </w:pPr>
            <w:r w:rsidRPr="008874C6">
              <w:rPr>
                <w:rFonts w:cs="Courier New"/>
                <w:sz w:val="18"/>
                <w:szCs w:val="18"/>
              </w:rPr>
              <w:t>insert into alert_mstr values ('980_PET','980 PETITION','980 PETITION REQUIRED?',1,0)</w:t>
            </w:r>
          </w:p>
          <w:p w14:paraId="60775FFB" w14:textId="77777777" w:rsidR="00331EEA" w:rsidRPr="008874C6" w:rsidRDefault="00331EEA" w:rsidP="00FA1BFF">
            <w:pPr>
              <w:rPr>
                <w:rFonts w:cs="Courier New"/>
                <w:sz w:val="18"/>
                <w:szCs w:val="18"/>
              </w:rPr>
            </w:pPr>
            <w:r w:rsidRPr="008874C6">
              <w:rPr>
                <w:rFonts w:cs="Courier New"/>
                <w:sz w:val="18"/>
                <w:szCs w:val="18"/>
              </w:rPr>
              <w:t>insert into alert_mstr values ('DETAINER','DETAINER','DETAINER',1,0)</w:t>
            </w:r>
          </w:p>
          <w:p w14:paraId="5EAA1093" w14:textId="77777777" w:rsidR="00331EEA" w:rsidRPr="008874C6" w:rsidRDefault="00331EEA" w:rsidP="00FA1BFF">
            <w:pPr>
              <w:rPr>
                <w:rFonts w:cs="Courier New"/>
                <w:sz w:val="18"/>
                <w:szCs w:val="18"/>
              </w:rPr>
            </w:pPr>
            <w:r w:rsidRPr="008874C6">
              <w:rPr>
                <w:rFonts w:cs="Courier New"/>
                <w:sz w:val="18"/>
                <w:szCs w:val="18"/>
              </w:rPr>
              <w:t>insert into alert_mstr values ('DNA_TEST','DNA_TEST','DNA Test',1,0)</w:t>
            </w:r>
          </w:p>
          <w:p w14:paraId="3D4AC2ED" w14:textId="77777777" w:rsidR="00331EEA" w:rsidRPr="008874C6" w:rsidRDefault="00331EEA" w:rsidP="00FA1BFF">
            <w:pPr>
              <w:rPr>
                <w:rFonts w:cs="Courier New"/>
                <w:sz w:val="18"/>
                <w:szCs w:val="18"/>
              </w:rPr>
            </w:pPr>
            <w:r w:rsidRPr="008874C6">
              <w:rPr>
                <w:rFonts w:cs="Courier New"/>
                <w:sz w:val="18"/>
                <w:szCs w:val="18"/>
              </w:rPr>
              <w:t>insert into alert_mstr values ('ORDTREAT','ORD_TREAT','ORDER TO TREAT',1,0)</w:t>
            </w:r>
          </w:p>
          <w:p w14:paraId="7824CAAC" w14:textId="77777777" w:rsidR="00331EEA" w:rsidRPr="008874C6" w:rsidRDefault="00331EEA" w:rsidP="00FA1BFF">
            <w:pPr>
              <w:rPr>
                <w:rFonts w:cs="Courier New"/>
                <w:sz w:val="18"/>
                <w:szCs w:val="18"/>
              </w:rPr>
            </w:pPr>
            <w:r w:rsidRPr="008874C6">
              <w:rPr>
                <w:rFonts w:cs="Courier New"/>
                <w:sz w:val="18"/>
                <w:szCs w:val="18"/>
              </w:rPr>
              <w:t>insert into alert_mstr values ('SBN_REQ','SBN_REQ','SBN_REQUIRED?',1,0)</w:t>
            </w:r>
          </w:p>
          <w:p w14:paraId="36801AC0" w14:textId="77777777" w:rsidR="00331EEA" w:rsidRPr="008874C6" w:rsidRDefault="00331EEA" w:rsidP="00FA1BFF">
            <w:pPr>
              <w:rPr>
                <w:rFonts w:cs="Courier New"/>
                <w:sz w:val="18"/>
                <w:szCs w:val="18"/>
              </w:rPr>
            </w:pPr>
            <w:r w:rsidRPr="008874C6">
              <w:rPr>
                <w:rFonts w:cs="Courier New"/>
                <w:sz w:val="18"/>
                <w:szCs w:val="18"/>
              </w:rPr>
              <w:t>insert into alert_mstr values ('SOFT_REQ','SEX OFFENDER','SEX OFFENDER REGISTRATION REQUIRED?',1,0)</w:t>
            </w:r>
          </w:p>
          <w:p w14:paraId="6B8F11BD" w14:textId="77777777" w:rsidR="00331EEA" w:rsidRPr="008874C6" w:rsidRDefault="00331EEA" w:rsidP="00FA1BFF">
            <w:pPr>
              <w:rPr>
                <w:rFonts w:cs="Courier New"/>
                <w:sz w:val="18"/>
                <w:szCs w:val="18"/>
              </w:rPr>
            </w:pPr>
          </w:p>
        </w:tc>
      </w:tr>
      <w:tr w:rsidR="00331EEA" w:rsidRPr="008874C6" w14:paraId="63B991A3" w14:textId="77777777" w:rsidTr="00FA1BFF">
        <w:tc>
          <w:tcPr>
            <w:tcW w:w="3888" w:type="dxa"/>
          </w:tcPr>
          <w:p w14:paraId="585BAB36" w14:textId="77777777" w:rsidR="00331EEA" w:rsidRPr="008874C6" w:rsidRDefault="00331EEA" w:rsidP="00FA1BFF">
            <w:pPr>
              <w:rPr>
                <w:rFonts w:cs="Courier New"/>
                <w:sz w:val="18"/>
                <w:szCs w:val="18"/>
              </w:rPr>
            </w:pPr>
            <w:r w:rsidRPr="008874C6">
              <w:rPr>
                <w:rFonts w:cs="Courier New"/>
                <w:sz w:val="18"/>
                <w:szCs w:val="18"/>
              </w:rPr>
              <w:t>APPLICATIONS</w:t>
            </w:r>
          </w:p>
        </w:tc>
        <w:tc>
          <w:tcPr>
            <w:tcW w:w="5760" w:type="dxa"/>
          </w:tcPr>
          <w:p w14:paraId="4FC42BF4" w14:textId="77777777" w:rsidR="00331EEA" w:rsidRPr="008874C6" w:rsidRDefault="00331EEA" w:rsidP="00FA1BFF">
            <w:pPr>
              <w:rPr>
                <w:rFonts w:cs="Courier New"/>
                <w:sz w:val="18"/>
                <w:szCs w:val="18"/>
              </w:rPr>
            </w:pPr>
            <w:r w:rsidRPr="008874C6">
              <w:rPr>
                <w:rFonts w:cs="Courier New"/>
                <w:sz w:val="18"/>
                <w:szCs w:val="18"/>
              </w:rPr>
              <w:t>Remove Batch Payment Entry from this table.  It is specific for one site only.</w:t>
            </w:r>
          </w:p>
          <w:p w14:paraId="33D71AB7" w14:textId="77777777" w:rsidR="00331EEA" w:rsidRPr="008874C6" w:rsidRDefault="00331EEA" w:rsidP="00FA1BFF">
            <w:pPr>
              <w:rPr>
                <w:rFonts w:cs="Courier New"/>
                <w:sz w:val="18"/>
                <w:szCs w:val="18"/>
              </w:rPr>
            </w:pPr>
          </w:p>
          <w:p w14:paraId="5E28A79C" w14:textId="77777777" w:rsidR="00331EEA" w:rsidRPr="008874C6" w:rsidRDefault="00331EEA" w:rsidP="00FA1BFF">
            <w:pPr>
              <w:rPr>
                <w:rFonts w:cs="Courier New"/>
                <w:sz w:val="18"/>
                <w:szCs w:val="18"/>
              </w:rPr>
            </w:pPr>
            <w:r w:rsidRPr="008874C6">
              <w:rPr>
                <w:rFonts w:cs="Courier New"/>
                <w:sz w:val="18"/>
                <w:szCs w:val="18"/>
              </w:rPr>
              <w:t>delete from applications where dll_name = ‘BATCHPAYENTRY ‘</w:t>
            </w:r>
          </w:p>
          <w:p w14:paraId="58B2F04D" w14:textId="77777777" w:rsidR="00331EEA" w:rsidRPr="008874C6" w:rsidRDefault="00331EEA" w:rsidP="00FA1BFF">
            <w:pPr>
              <w:rPr>
                <w:rFonts w:cs="Courier New"/>
                <w:sz w:val="18"/>
                <w:szCs w:val="18"/>
              </w:rPr>
            </w:pPr>
          </w:p>
        </w:tc>
      </w:tr>
      <w:tr w:rsidR="00331EEA" w:rsidRPr="008874C6" w14:paraId="7592A0CA" w14:textId="77777777" w:rsidTr="00FA1BFF">
        <w:tc>
          <w:tcPr>
            <w:tcW w:w="3888" w:type="dxa"/>
          </w:tcPr>
          <w:p w14:paraId="611507FC" w14:textId="77777777" w:rsidR="00331EEA" w:rsidRPr="008874C6" w:rsidRDefault="00331EEA" w:rsidP="00FA1BFF">
            <w:pPr>
              <w:pStyle w:val="Header"/>
              <w:rPr>
                <w:rFonts w:cs="Courier New"/>
                <w:sz w:val="18"/>
                <w:szCs w:val="18"/>
              </w:rPr>
            </w:pPr>
            <w:r w:rsidRPr="008874C6">
              <w:rPr>
                <w:rFonts w:cs="Courier New"/>
                <w:sz w:val="18"/>
                <w:szCs w:val="18"/>
              </w:rPr>
              <w:t>BED_STATUS_MSTR</w:t>
            </w:r>
          </w:p>
        </w:tc>
        <w:tc>
          <w:tcPr>
            <w:tcW w:w="5760" w:type="dxa"/>
          </w:tcPr>
          <w:p w14:paraId="7EE02C5B" w14:textId="77777777" w:rsidR="00331EEA" w:rsidRPr="008874C6" w:rsidRDefault="00331EEA" w:rsidP="00FA1BFF">
            <w:pPr>
              <w:rPr>
                <w:rFonts w:cs="Courier New"/>
                <w:sz w:val="18"/>
                <w:szCs w:val="18"/>
              </w:rPr>
            </w:pPr>
            <w:r w:rsidRPr="008874C6">
              <w:rPr>
                <w:rFonts w:cs="Courier New"/>
                <w:sz w:val="18"/>
                <w:szCs w:val="18"/>
              </w:rPr>
              <w:t>Need to have entries for at least “Ready”, “Unavailable” &amp; “Occupied”.   Client can set up any additional statuses.</w:t>
            </w:r>
          </w:p>
          <w:p w14:paraId="791288C7" w14:textId="77777777" w:rsidR="00331EEA" w:rsidRPr="008874C6" w:rsidRDefault="00331EEA" w:rsidP="00FA1BFF">
            <w:pPr>
              <w:rPr>
                <w:rFonts w:cs="Courier New"/>
                <w:sz w:val="18"/>
                <w:szCs w:val="18"/>
              </w:rPr>
            </w:pPr>
          </w:p>
          <w:p w14:paraId="571645E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bed_status_mstr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'OCC'</w:t>
            </w:r>
            <w:r w:rsidRPr="008874C6">
              <w:rPr>
                <w:rFonts w:cs="Courier New"/>
                <w:noProof/>
                <w:color w:val="808080"/>
                <w:sz w:val="18"/>
                <w:szCs w:val="18"/>
              </w:rPr>
              <w:t>,</w:t>
            </w:r>
            <w:r w:rsidRPr="008874C6">
              <w:rPr>
                <w:rFonts w:cs="Courier New"/>
                <w:noProof/>
                <w:color w:val="FF0000"/>
                <w:sz w:val="18"/>
                <w:szCs w:val="18"/>
              </w:rPr>
              <w:t>'OCCUPIED'</w:t>
            </w:r>
            <w:r w:rsidRPr="008874C6">
              <w:rPr>
                <w:rFonts w:cs="Courier New"/>
                <w:noProof/>
                <w:color w:val="808080"/>
                <w:sz w:val="18"/>
                <w:szCs w:val="18"/>
              </w:rPr>
              <w:t>,</w:t>
            </w:r>
            <w:r w:rsidRPr="008874C6">
              <w:rPr>
                <w:rFonts w:cs="Courier New"/>
                <w:noProof/>
                <w:sz w:val="18"/>
                <w:szCs w:val="18"/>
              </w:rPr>
              <w:t>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0C83D83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bed_status_mstr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'RDY'</w:t>
            </w:r>
            <w:r w:rsidRPr="008874C6">
              <w:rPr>
                <w:rFonts w:cs="Courier New"/>
                <w:noProof/>
                <w:color w:val="808080"/>
                <w:sz w:val="18"/>
                <w:szCs w:val="18"/>
              </w:rPr>
              <w:t>,</w:t>
            </w:r>
            <w:r w:rsidRPr="008874C6">
              <w:rPr>
                <w:rFonts w:cs="Courier New"/>
                <w:noProof/>
                <w:color w:val="FF0000"/>
                <w:sz w:val="18"/>
                <w:szCs w:val="18"/>
              </w:rPr>
              <w:t>'READY'</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90AFCD7"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bed_status_mstr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'UNAV'</w:t>
            </w:r>
            <w:r w:rsidRPr="008874C6">
              <w:rPr>
                <w:rFonts w:cs="Courier New"/>
                <w:noProof/>
                <w:color w:val="808080"/>
                <w:sz w:val="18"/>
                <w:szCs w:val="18"/>
              </w:rPr>
              <w:t>,</w:t>
            </w:r>
            <w:r w:rsidRPr="008874C6">
              <w:rPr>
                <w:rFonts w:cs="Courier New"/>
                <w:noProof/>
                <w:color w:val="FF0000"/>
                <w:sz w:val="18"/>
                <w:szCs w:val="18"/>
              </w:rPr>
              <w:t>'UNAVAILABLE'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31394908" w14:textId="77777777" w:rsidTr="00FA1BFF">
        <w:tc>
          <w:tcPr>
            <w:tcW w:w="3888" w:type="dxa"/>
          </w:tcPr>
          <w:p w14:paraId="152F59AD" w14:textId="77777777" w:rsidR="00331EEA" w:rsidRPr="008874C6" w:rsidRDefault="00331EEA" w:rsidP="00FA1BFF">
            <w:pPr>
              <w:pStyle w:val="Header"/>
              <w:rPr>
                <w:rFonts w:cs="Courier New"/>
                <w:sz w:val="18"/>
                <w:szCs w:val="18"/>
              </w:rPr>
            </w:pPr>
            <w:r w:rsidRPr="008874C6">
              <w:rPr>
                <w:rFonts w:cs="Courier New"/>
                <w:sz w:val="18"/>
                <w:szCs w:val="18"/>
              </w:rPr>
              <w:t>BILLING_CODE_MSTR</w:t>
            </w:r>
          </w:p>
        </w:tc>
        <w:tc>
          <w:tcPr>
            <w:tcW w:w="5760" w:type="dxa"/>
          </w:tcPr>
          <w:p w14:paraId="548FF1BA" w14:textId="77777777" w:rsidR="00331EEA" w:rsidRPr="008874C6" w:rsidRDefault="00331EEA" w:rsidP="00FA1BFF">
            <w:pPr>
              <w:rPr>
                <w:rFonts w:cs="Courier New"/>
                <w:sz w:val="18"/>
                <w:szCs w:val="18"/>
              </w:rPr>
            </w:pPr>
            <w:r w:rsidRPr="008874C6">
              <w:rPr>
                <w:rFonts w:cs="Courier New"/>
                <w:sz w:val="18"/>
                <w:szCs w:val="18"/>
              </w:rPr>
              <w:t xml:space="preserve">Please refer to </w:t>
            </w:r>
            <w:bookmarkStart w:id="521" w:name="OLE_LINK2"/>
            <w:bookmarkStart w:id="522" w:name="OLE_LINK3"/>
            <w:r w:rsidRPr="008874C6">
              <w:rPr>
                <w:rFonts w:cs="Courier New"/>
                <w:sz w:val="18"/>
                <w:szCs w:val="18"/>
              </w:rPr>
              <w:t xml:space="preserve">PreLoadTablesBillCd.sql </w:t>
            </w:r>
            <w:bookmarkEnd w:id="521"/>
            <w:bookmarkEnd w:id="522"/>
            <w:r w:rsidRPr="008874C6">
              <w:rPr>
                <w:rFonts w:cs="Courier New"/>
                <w:sz w:val="18"/>
                <w:szCs w:val="18"/>
              </w:rPr>
              <w:t>for a query to load the bill codes into this table.</w:t>
            </w:r>
          </w:p>
        </w:tc>
      </w:tr>
      <w:tr w:rsidR="00331EEA" w:rsidRPr="008874C6" w14:paraId="1D087B6A" w14:textId="77777777" w:rsidTr="00FA1BFF">
        <w:tc>
          <w:tcPr>
            <w:tcW w:w="3888" w:type="dxa"/>
          </w:tcPr>
          <w:p w14:paraId="7DB39749" w14:textId="77777777" w:rsidR="00331EEA" w:rsidRPr="008874C6" w:rsidRDefault="00331EEA" w:rsidP="00FA1BFF">
            <w:pPr>
              <w:pStyle w:val="Header"/>
              <w:rPr>
                <w:rFonts w:cs="Courier New"/>
                <w:sz w:val="18"/>
                <w:szCs w:val="18"/>
              </w:rPr>
            </w:pPr>
            <w:r w:rsidRPr="008874C6">
              <w:rPr>
                <w:rFonts w:cs="Courier New"/>
                <w:sz w:val="18"/>
                <w:szCs w:val="18"/>
              </w:rPr>
              <w:t>BILL_TYPE_MSTR</w:t>
            </w:r>
          </w:p>
        </w:tc>
        <w:tc>
          <w:tcPr>
            <w:tcW w:w="5760" w:type="dxa"/>
          </w:tcPr>
          <w:p w14:paraId="6DBFD47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bill_type_mstr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'UB92'</w:t>
            </w:r>
            <w:r w:rsidRPr="008874C6">
              <w:rPr>
                <w:rFonts w:cs="Courier New"/>
                <w:noProof/>
                <w:color w:val="808080"/>
                <w:sz w:val="18"/>
                <w:szCs w:val="18"/>
              </w:rPr>
              <w:t>,</w:t>
            </w:r>
            <w:r w:rsidRPr="008874C6">
              <w:rPr>
                <w:rFonts w:cs="Courier New"/>
                <w:noProof/>
                <w:color w:val="FF0000"/>
                <w:sz w:val="18"/>
                <w:szCs w:val="18"/>
              </w:rPr>
              <w:t>'UB92'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3479ABF"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bill_type_mstr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'1500'</w:t>
            </w:r>
            <w:r w:rsidRPr="008874C6">
              <w:rPr>
                <w:rFonts w:cs="Courier New"/>
                <w:noProof/>
                <w:color w:val="808080"/>
                <w:sz w:val="18"/>
                <w:szCs w:val="18"/>
              </w:rPr>
              <w:t>,</w:t>
            </w:r>
            <w:r w:rsidRPr="008874C6">
              <w:rPr>
                <w:rFonts w:cs="Courier New"/>
                <w:noProof/>
                <w:color w:val="FF0000"/>
                <w:sz w:val="18"/>
                <w:szCs w:val="18"/>
              </w:rPr>
              <w:t>'1500'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469A36F5" w14:textId="77777777" w:rsidTr="00FA1BFF">
        <w:tc>
          <w:tcPr>
            <w:tcW w:w="3888" w:type="dxa"/>
          </w:tcPr>
          <w:p w14:paraId="697345E1" w14:textId="77777777" w:rsidR="00331EEA" w:rsidRPr="008874C6" w:rsidRDefault="00331EEA" w:rsidP="00FA1BFF">
            <w:pPr>
              <w:rPr>
                <w:rFonts w:cs="Courier New"/>
                <w:sz w:val="18"/>
                <w:szCs w:val="18"/>
              </w:rPr>
            </w:pPr>
            <w:r w:rsidRPr="008874C6">
              <w:rPr>
                <w:rFonts w:cs="Courier New"/>
                <w:sz w:val="18"/>
                <w:szCs w:val="18"/>
              </w:rPr>
              <w:lastRenderedPageBreak/>
              <w:t>CANCEL_MSTR</w:t>
            </w:r>
          </w:p>
        </w:tc>
        <w:tc>
          <w:tcPr>
            <w:tcW w:w="5760" w:type="dxa"/>
          </w:tcPr>
          <w:p w14:paraId="064CC7A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CANCEL_MSTR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'07'</w:t>
            </w:r>
            <w:r w:rsidRPr="008874C6">
              <w:rPr>
                <w:rFonts w:cs="Courier New"/>
                <w:noProof/>
                <w:color w:val="808080"/>
                <w:sz w:val="18"/>
                <w:szCs w:val="18"/>
              </w:rPr>
              <w:t>,</w:t>
            </w:r>
            <w:r w:rsidRPr="008874C6">
              <w:rPr>
                <w:rFonts w:cs="Courier New"/>
                <w:noProof/>
                <w:color w:val="FF0000"/>
                <w:sz w:val="18"/>
                <w:szCs w:val="18"/>
              </w:rPr>
              <w:t>'DISCHARGED'</w:t>
            </w:r>
            <w:r w:rsidRPr="008874C6">
              <w:rPr>
                <w:rFonts w:cs="Courier New"/>
                <w:noProof/>
                <w:color w:val="808080"/>
                <w:sz w:val="18"/>
                <w:szCs w:val="18"/>
              </w:rPr>
              <w:t>,</w:t>
            </w:r>
            <w:r w:rsidRPr="008874C6">
              <w:rPr>
                <w:rFonts w:cs="Courier New"/>
                <w:noProof/>
                <w:color w:val="FF0000"/>
                <w:sz w:val="18"/>
                <w:szCs w:val="18"/>
              </w:rPr>
              <w:t>'PATIENT DISCHARGED'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A94B96C"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CANCEL_MSTR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'INF'</w:t>
            </w:r>
            <w:r w:rsidRPr="008874C6">
              <w:rPr>
                <w:rFonts w:cs="Courier New"/>
                <w:noProof/>
                <w:color w:val="808080"/>
                <w:sz w:val="18"/>
                <w:szCs w:val="18"/>
              </w:rPr>
              <w:t>,</w:t>
            </w:r>
            <w:r w:rsidRPr="008874C6">
              <w:rPr>
                <w:rFonts w:cs="Courier New"/>
                <w:noProof/>
                <w:color w:val="FF0000"/>
                <w:sz w:val="18"/>
                <w:szCs w:val="18"/>
              </w:rPr>
              <w:t>'INTERFACE'</w:t>
            </w:r>
            <w:r w:rsidRPr="008874C6">
              <w:rPr>
                <w:rFonts w:cs="Courier New"/>
                <w:noProof/>
                <w:color w:val="808080"/>
                <w:sz w:val="18"/>
                <w:szCs w:val="18"/>
              </w:rPr>
              <w:t>,</w:t>
            </w:r>
            <w:r w:rsidRPr="008874C6">
              <w:rPr>
                <w:rFonts w:cs="Courier New"/>
                <w:noProof/>
                <w:color w:val="FF0000"/>
                <w:sz w:val="18"/>
                <w:szCs w:val="18"/>
              </w:rPr>
              <w:t>'CANCELED BY INTERFACE'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7770D623" w14:textId="77777777" w:rsidTr="00FA1BFF">
        <w:tc>
          <w:tcPr>
            <w:tcW w:w="3888" w:type="dxa"/>
          </w:tcPr>
          <w:p w14:paraId="253B1CDD" w14:textId="77777777" w:rsidR="00331EEA" w:rsidRPr="008874C6" w:rsidRDefault="00331EEA" w:rsidP="00FA1BFF">
            <w:pPr>
              <w:rPr>
                <w:rFonts w:cs="Courier New"/>
                <w:sz w:val="18"/>
                <w:szCs w:val="18"/>
              </w:rPr>
            </w:pPr>
            <w:r w:rsidRPr="008874C6">
              <w:rPr>
                <w:rFonts w:cs="Courier New"/>
                <w:sz w:val="18"/>
                <w:szCs w:val="18"/>
              </w:rPr>
              <w:t>CLASSIFICATION_MSTR</w:t>
            </w:r>
          </w:p>
        </w:tc>
        <w:tc>
          <w:tcPr>
            <w:tcW w:w="5760" w:type="dxa"/>
          </w:tcPr>
          <w:p w14:paraId="67CF052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CLASSIFICATION_MSTR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'E'</w:t>
            </w:r>
            <w:r w:rsidRPr="008874C6">
              <w:rPr>
                <w:rFonts w:cs="Courier New"/>
                <w:noProof/>
                <w:color w:val="808080"/>
                <w:sz w:val="18"/>
                <w:szCs w:val="18"/>
              </w:rPr>
              <w:t>,</w:t>
            </w:r>
            <w:r w:rsidRPr="008874C6">
              <w:rPr>
                <w:rFonts w:cs="Courier New"/>
                <w:noProof/>
                <w:color w:val="FF0000"/>
                <w:sz w:val="18"/>
                <w:szCs w:val="18"/>
              </w:rPr>
              <w:t>'EMERGENCY'</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0C0686B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CLASSIFICATION_MSTR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'G'</w:t>
            </w:r>
            <w:r w:rsidRPr="008874C6">
              <w:rPr>
                <w:rFonts w:cs="Courier New"/>
                <w:noProof/>
                <w:color w:val="808080"/>
                <w:sz w:val="18"/>
                <w:szCs w:val="18"/>
              </w:rPr>
              <w:t>,</w:t>
            </w:r>
            <w:r w:rsidRPr="008874C6">
              <w:rPr>
                <w:rFonts w:cs="Courier New"/>
                <w:noProof/>
                <w:color w:val="FF0000"/>
                <w:sz w:val="18"/>
                <w:szCs w:val="18"/>
              </w:rPr>
              <w:t>'GROUP'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16AB52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CLASSIFICATION_MSTR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w:t>
            </w:r>
            <w:r w:rsidRPr="008874C6">
              <w:rPr>
                <w:rFonts w:cs="Courier New"/>
                <w:noProof/>
                <w:color w:val="FF0000"/>
                <w:sz w:val="18"/>
                <w:szCs w:val="18"/>
              </w:rPr>
              <w:t>'INPATIENT'</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5B48C7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CLASSIFICATION_MSTR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'OUTPATIENT'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1A7E3981"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CLASSIFICATION_MSTR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w:t>
            </w:r>
            <w:r w:rsidRPr="008874C6">
              <w:rPr>
                <w:rFonts w:cs="Courier New"/>
                <w:noProof/>
                <w:color w:val="808080"/>
                <w:sz w:val="18"/>
                <w:szCs w:val="18"/>
              </w:rPr>
              <w:t>,</w:t>
            </w:r>
            <w:r w:rsidRPr="008874C6">
              <w:rPr>
                <w:rFonts w:cs="Courier New"/>
                <w:noProof/>
                <w:color w:val="FF0000"/>
                <w:sz w:val="18"/>
                <w:szCs w:val="18"/>
              </w:rPr>
              <w:t>'SERIES'</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tc>
      </w:tr>
      <w:tr w:rsidR="00331EEA" w:rsidRPr="008874C6" w14:paraId="25B0794A" w14:textId="77777777" w:rsidTr="00FA1BFF">
        <w:tc>
          <w:tcPr>
            <w:tcW w:w="3888" w:type="dxa"/>
          </w:tcPr>
          <w:p w14:paraId="3ED3F979" w14:textId="77777777" w:rsidR="00331EEA" w:rsidRPr="008874C6" w:rsidRDefault="00331EEA" w:rsidP="00FA1BFF">
            <w:pPr>
              <w:rPr>
                <w:rFonts w:cs="Courier New"/>
                <w:caps/>
                <w:sz w:val="18"/>
                <w:szCs w:val="18"/>
              </w:rPr>
            </w:pPr>
            <w:r w:rsidRPr="008874C6">
              <w:rPr>
                <w:rFonts w:cs="Courier New"/>
                <w:caps/>
                <w:noProof/>
              </w:rPr>
              <w:t>codes_maint_config</w:t>
            </w:r>
          </w:p>
        </w:tc>
        <w:tc>
          <w:tcPr>
            <w:tcW w:w="5760" w:type="dxa"/>
          </w:tcPr>
          <w:p w14:paraId="65165B11" w14:textId="77777777" w:rsidR="00331EEA" w:rsidRPr="008874C6" w:rsidRDefault="00331EEA" w:rsidP="00FA1BFF">
            <w:pPr>
              <w:autoSpaceDE w:val="0"/>
              <w:autoSpaceDN w:val="0"/>
              <w:adjustRightInd w:val="0"/>
              <w:rPr>
                <w:rFonts w:cs="Courier New"/>
                <w:noProof/>
                <w:color w:val="0000FF"/>
                <w:sz w:val="18"/>
                <w:szCs w:val="18"/>
              </w:rPr>
            </w:pPr>
            <w:r w:rsidRPr="008874C6">
              <w:rPr>
                <w:rFonts w:cs="Courier New"/>
                <w:noProof/>
                <w:color w:val="0000FF"/>
              </w:rPr>
              <w:t>update</w:t>
            </w:r>
            <w:r w:rsidRPr="008874C6">
              <w:rPr>
                <w:rFonts w:cs="Courier New"/>
                <w:noProof/>
              </w:rPr>
              <w:t xml:space="preserve"> </w:t>
            </w:r>
            <w:r w:rsidRPr="008874C6">
              <w:rPr>
                <w:rFonts w:cs="Courier New"/>
                <w:caps/>
                <w:noProof/>
              </w:rPr>
              <w:t>codes_maint_config</w:t>
            </w:r>
            <w:r w:rsidRPr="008874C6">
              <w:rPr>
                <w:rFonts w:cs="Courier New"/>
                <w:noProof/>
                <w:color w:val="0000FF"/>
              </w:rPr>
              <w:t xml:space="preserve"> set</w:t>
            </w:r>
            <w:r w:rsidRPr="008874C6">
              <w:rPr>
                <w:rFonts w:cs="Courier New"/>
                <w:noProof/>
              </w:rPr>
              <w:t xml:space="preserve"> enable_flg </w:t>
            </w:r>
            <w:r w:rsidRPr="008874C6">
              <w:rPr>
                <w:rFonts w:cs="Courier New"/>
                <w:noProof/>
                <w:color w:val="808080"/>
              </w:rPr>
              <w:t>=</w:t>
            </w:r>
            <w:r w:rsidRPr="008874C6">
              <w:rPr>
                <w:rFonts w:cs="Courier New"/>
                <w:noProof/>
              </w:rPr>
              <w:t xml:space="preserve"> 1</w:t>
            </w:r>
          </w:p>
        </w:tc>
      </w:tr>
      <w:tr w:rsidR="00331EEA" w:rsidRPr="008874C6" w14:paraId="57A5C6F0" w14:textId="77777777" w:rsidTr="00FA1BFF">
        <w:tc>
          <w:tcPr>
            <w:tcW w:w="3888" w:type="dxa"/>
          </w:tcPr>
          <w:p w14:paraId="7E29C4C0" w14:textId="77777777" w:rsidR="00331EEA" w:rsidRPr="008874C6" w:rsidRDefault="00331EEA" w:rsidP="00FA1BFF">
            <w:pPr>
              <w:rPr>
                <w:rFonts w:cs="Courier New"/>
                <w:sz w:val="18"/>
                <w:szCs w:val="18"/>
              </w:rPr>
            </w:pPr>
            <w:r w:rsidRPr="008874C6">
              <w:rPr>
                <w:rFonts w:cs="Courier New"/>
                <w:sz w:val="18"/>
                <w:szCs w:val="18"/>
              </w:rPr>
              <w:t>DISPOSITION_MSTR</w:t>
            </w:r>
          </w:p>
        </w:tc>
        <w:tc>
          <w:tcPr>
            <w:tcW w:w="5760" w:type="dxa"/>
          </w:tcPr>
          <w:p w14:paraId="236DF4C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'01'</w:t>
            </w:r>
            <w:r w:rsidRPr="008874C6">
              <w:rPr>
                <w:rFonts w:cs="Courier New"/>
                <w:noProof/>
                <w:color w:val="808080"/>
                <w:sz w:val="18"/>
                <w:szCs w:val="18"/>
              </w:rPr>
              <w:t>,</w:t>
            </w:r>
            <w:r w:rsidRPr="008874C6">
              <w:rPr>
                <w:rFonts w:cs="Courier New"/>
                <w:noProof/>
                <w:color w:val="FF0000"/>
                <w:sz w:val="18"/>
                <w:szCs w:val="18"/>
              </w:rPr>
              <w:t>'DISCH HOME'</w:t>
            </w:r>
            <w:r w:rsidRPr="008874C6">
              <w:rPr>
                <w:rFonts w:cs="Courier New"/>
                <w:noProof/>
                <w:color w:val="808080"/>
                <w:sz w:val="18"/>
                <w:szCs w:val="18"/>
              </w:rPr>
              <w:t>,</w:t>
            </w:r>
            <w:r w:rsidRPr="008874C6">
              <w:rPr>
                <w:rFonts w:cs="Courier New"/>
                <w:noProof/>
                <w:color w:val="FF0000"/>
                <w:sz w:val="18"/>
                <w:szCs w:val="18"/>
              </w:rPr>
              <w:t>'DISCHARGE TO HOME OR SELF CARE'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'01'</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C54806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'02'</w:t>
            </w:r>
            <w:r w:rsidRPr="008874C6">
              <w:rPr>
                <w:rFonts w:cs="Courier New"/>
                <w:noProof/>
                <w:color w:val="808080"/>
                <w:sz w:val="18"/>
                <w:szCs w:val="18"/>
              </w:rPr>
              <w:t>,</w:t>
            </w:r>
            <w:r w:rsidRPr="008874C6">
              <w:rPr>
                <w:rFonts w:cs="Courier New"/>
                <w:noProof/>
                <w:color w:val="FF0000"/>
                <w:sz w:val="18"/>
                <w:szCs w:val="18"/>
              </w:rPr>
              <w:t>'DISCH HOSP'</w:t>
            </w:r>
            <w:r w:rsidRPr="008874C6">
              <w:rPr>
                <w:rFonts w:cs="Courier New"/>
                <w:noProof/>
                <w:color w:val="808080"/>
                <w:sz w:val="18"/>
                <w:szCs w:val="18"/>
              </w:rPr>
              <w:t>,</w:t>
            </w:r>
            <w:r w:rsidRPr="008874C6">
              <w:rPr>
                <w:rFonts w:cs="Courier New"/>
                <w:noProof/>
                <w:color w:val="FF0000"/>
                <w:sz w:val="18"/>
                <w:szCs w:val="18"/>
              </w:rPr>
              <w:t>'DISCHARGE TO ANOTHER HOSPITAL'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60CE26B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'03'</w:t>
            </w:r>
            <w:r w:rsidRPr="008874C6">
              <w:rPr>
                <w:rFonts w:cs="Courier New"/>
                <w:noProof/>
                <w:color w:val="808080"/>
                <w:sz w:val="18"/>
                <w:szCs w:val="18"/>
              </w:rPr>
              <w:t>,</w:t>
            </w:r>
            <w:r w:rsidRPr="008874C6">
              <w:rPr>
                <w:rFonts w:cs="Courier New"/>
                <w:noProof/>
                <w:color w:val="FF0000"/>
                <w:sz w:val="18"/>
                <w:szCs w:val="18"/>
              </w:rPr>
              <w:t>'DISCH SNF'</w:t>
            </w:r>
            <w:r w:rsidRPr="008874C6">
              <w:rPr>
                <w:rFonts w:cs="Courier New"/>
                <w:noProof/>
                <w:color w:val="808080"/>
                <w:sz w:val="18"/>
                <w:szCs w:val="18"/>
              </w:rPr>
              <w:t>,</w:t>
            </w:r>
            <w:r w:rsidRPr="008874C6">
              <w:rPr>
                <w:rFonts w:cs="Courier New"/>
                <w:noProof/>
                <w:color w:val="FF0000"/>
                <w:sz w:val="18"/>
                <w:szCs w:val="18"/>
              </w:rPr>
              <w:t>'DISCHARGE TO SNF'</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'03'</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FB0F32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'04'</w:t>
            </w:r>
            <w:r w:rsidRPr="008874C6">
              <w:rPr>
                <w:rFonts w:cs="Courier New"/>
                <w:noProof/>
                <w:color w:val="808080"/>
                <w:sz w:val="18"/>
                <w:szCs w:val="18"/>
              </w:rPr>
              <w:t>,</w:t>
            </w:r>
            <w:r w:rsidRPr="008874C6">
              <w:rPr>
                <w:rFonts w:cs="Courier New"/>
                <w:noProof/>
                <w:color w:val="FF0000"/>
                <w:sz w:val="18"/>
                <w:szCs w:val="18"/>
              </w:rPr>
              <w:t>'DISCH INT CA'</w:t>
            </w:r>
            <w:r w:rsidRPr="008874C6">
              <w:rPr>
                <w:rFonts w:cs="Courier New"/>
                <w:noProof/>
                <w:color w:val="808080"/>
                <w:sz w:val="18"/>
                <w:szCs w:val="18"/>
              </w:rPr>
              <w:t>,</w:t>
            </w:r>
            <w:r w:rsidRPr="008874C6">
              <w:rPr>
                <w:rFonts w:cs="Courier New"/>
                <w:noProof/>
                <w:color w:val="FF0000"/>
                <w:sz w:val="18"/>
                <w:szCs w:val="18"/>
              </w:rPr>
              <w:t>'DISCHARGE TO INTERMEDIATE CARE'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'04'</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26D1ED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'05'</w:t>
            </w:r>
            <w:r w:rsidRPr="008874C6">
              <w:rPr>
                <w:rFonts w:cs="Courier New"/>
                <w:noProof/>
                <w:color w:val="808080"/>
                <w:sz w:val="18"/>
                <w:szCs w:val="18"/>
              </w:rPr>
              <w:t>,</w:t>
            </w:r>
            <w:r w:rsidRPr="008874C6">
              <w:rPr>
                <w:rFonts w:cs="Courier New"/>
                <w:noProof/>
                <w:color w:val="FF0000"/>
                <w:sz w:val="18"/>
                <w:szCs w:val="18"/>
              </w:rPr>
              <w:t>'SPEC HOSP'</w:t>
            </w:r>
            <w:r w:rsidRPr="008874C6">
              <w:rPr>
                <w:rFonts w:cs="Courier New"/>
                <w:noProof/>
                <w:color w:val="808080"/>
                <w:sz w:val="18"/>
                <w:szCs w:val="18"/>
              </w:rPr>
              <w:t>,</w:t>
            </w:r>
            <w:r w:rsidRPr="008874C6">
              <w:rPr>
                <w:rFonts w:cs="Courier New"/>
                <w:noProof/>
                <w:color w:val="FF0000"/>
                <w:sz w:val="18"/>
                <w:szCs w:val="18"/>
              </w:rPr>
              <w:t>'DISCHARGE TO SPECIALTY FACILITY'</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'05'</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F45321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'06'</w:t>
            </w:r>
            <w:r w:rsidRPr="008874C6">
              <w:rPr>
                <w:rFonts w:cs="Courier New"/>
                <w:noProof/>
                <w:color w:val="808080"/>
                <w:sz w:val="18"/>
                <w:szCs w:val="18"/>
              </w:rPr>
              <w:t>,</w:t>
            </w:r>
            <w:r w:rsidRPr="008874C6">
              <w:rPr>
                <w:rFonts w:cs="Courier New"/>
                <w:noProof/>
                <w:color w:val="FF0000"/>
                <w:sz w:val="18"/>
                <w:szCs w:val="18"/>
              </w:rPr>
              <w:t>'HOME HLTH'</w:t>
            </w:r>
            <w:r w:rsidRPr="008874C6">
              <w:rPr>
                <w:rFonts w:cs="Courier New"/>
                <w:noProof/>
                <w:color w:val="808080"/>
                <w:sz w:val="18"/>
                <w:szCs w:val="18"/>
              </w:rPr>
              <w:t>,</w:t>
            </w:r>
            <w:r w:rsidRPr="008874C6">
              <w:rPr>
                <w:rFonts w:cs="Courier New"/>
                <w:noProof/>
                <w:color w:val="FF0000"/>
                <w:sz w:val="18"/>
                <w:szCs w:val="18"/>
              </w:rPr>
              <w:t>'DISCHARGE TO HOME HEALTH SERVICE'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'06'</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C9F6C3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'07'</w:t>
            </w:r>
            <w:r w:rsidRPr="008874C6">
              <w:rPr>
                <w:rFonts w:cs="Courier New"/>
                <w:noProof/>
                <w:color w:val="808080"/>
                <w:sz w:val="18"/>
                <w:szCs w:val="18"/>
              </w:rPr>
              <w:t>,</w:t>
            </w:r>
            <w:r w:rsidRPr="008874C6">
              <w:rPr>
                <w:rFonts w:cs="Courier New"/>
                <w:noProof/>
                <w:color w:val="FF0000"/>
                <w:sz w:val="18"/>
                <w:szCs w:val="18"/>
              </w:rPr>
              <w:t>'LEFT AMA'</w:t>
            </w:r>
            <w:r w:rsidRPr="008874C6">
              <w:rPr>
                <w:rFonts w:cs="Courier New"/>
                <w:noProof/>
                <w:color w:val="808080"/>
                <w:sz w:val="18"/>
                <w:szCs w:val="18"/>
              </w:rPr>
              <w:t>,</w:t>
            </w:r>
            <w:r w:rsidRPr="008874C6">
              <w:rPr>
                <w:rFonts w:cs="Courier New"/>
                <w:noProof/>
                <w:color w:val="FF0000"/>
                <w:sz w:val="18"/>
                <w:szCs w:val="18"/>
              </w:rPr>
              <w:t>'LEFT AGAINST MEDICAL ADVICE'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'07'</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B07DF0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'08'</w:t>
            </w:r>
            <w:r w:rsidRPr="008874C6">
              <w:rPr>
                <w:rFonts w:cs="Courier New"/>
                <w:noProof/>
                <w:color w:val="808080"/>
                <w:sz w:val="18"/>
                <w:szCs w:val="18"/>
              </w:rPr>
              <w:t>,</w:t>
            </w:r>
            <w:r w:rsidRPr="008874C6">
              <w:rPr>
                <w:rFonts w:cs="Courier New"/>
                <w:noProof/>
                <w:color w:val="FF0000"/>
                <w:sz w:val="18"/>
                <w:szCs w:val="18"/>
              </w:rPr>
              <w:t>'DSC HOME IV'</w:t>
            </w:r>
            <w:r w:rsidRPr="008874C6">
              <w:rPr>
                <w:rFonts w:cs="Courier New"/>
                <w:noProof/>
                <w:color w:val="808080"/>
                <w:sz w:val="18"/>
                <w:szCs w:val="18"/>
              </w:rPr>
              <w:t>,</w:t>
            </w:r>
            <w:r w:rsidRPr="008874C6">
              <w:rPr>
                <w:rFonts w:cs="Courier New"/>
                <w:noProof/>
                <w:color w:val="FF0000"/>
                <w:sz w:val="18"/>
                <w:szCs w:val="18"/>
              </w:rPr>
              <w:t>'DISCHARGE TO HOME IV PROVIDER'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'08'</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80440A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'09'</w:t>
            </w:r>
            <w:r w:rsidRPr="008874C6">
              <w:rPr>
                <w:rFonts w:cs="Courier New"/>
                <w:noProof/>
                <w:color w:val="808080"/>
                <w:sz w:val="18"/>
                <w:szCs w:val="18"/>
              </w:rPr>
              <w:t>,</w:t>
            </w:r>
            <w:r w:rsidRPr="008874C6">
              <w:rPr>
                <w:rFonts w:cs="Courier New"/>
                <w:noProof/>
                <w:color w:val="FF0000"/>
                <w:sz w:val="18"/>
                <w:szCs w:val="18"/>
              </w:rPr>
              <w:t>'ADMIT PT'</w:t>
            </w:r>
            <w:r w:rsidRPr="008874C6">
              <w:rPr>
                <w:rFonts w:cs="Courier New"/>
                <w:noProof/>
                <w:color w:val="808080"/>
                <w:sz w:val="18"/>
                <w:szCs w:val="18"/>
              </w:rPr>
              <w:t>,</w:t>
            </w:r>
            <w:r w:rsidRPr="008874C6">
              <w:rPr>
                <w:rFonts w:cs="Courier New"/>
                <w:noProof/>
                <w:color w:val="FF0000"/>
                <w:sz w:val="18"/>
                <w:szCs w:val="18"/>
              </w:rPr>
              <w:t>'MEDICARE ONLY ADMIT TO THIS HOSP'</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'09'</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631EF9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'20'</w:t>
            </w:r>
            <w:r w:rsidRPr="008874C6">
              <w:rPr>
                <w:rFonts w:cs="Courier New"/>
                <w:noProof/>
                <w:color w:val="808080"/>
                <w:sz w:val="18"/>
                <w:szCs w:val="18"/>
              </w:rPr>
              <w:t>,</w:t>
            </w:r>
            <w:r w:rsidRPr="008874C6">
              <w:rPr>
                <w:rFonts w:cs="Courier New"/>
                <w:noProof/>
                <w:color w:val="FF0000"/>
                <w:sz w:val="18"/>
                <w:szCs w:val="18"/>
              </w:rPr>
              <w:t>'EXPIRED'</w:t>
            </w:r>
            <w:r w:rsidRPr="008874C6">
              <w:rPr>
                <w:rFonts w:cs="Courier New"/>
                <w:noProof/>
                <w:color w:val="808080"/>
                <w:sz w:val="18"/>
                <w:szCs w:val="18"/>
              </w:rPr>
              <w:t>,</w:t>
            </w:r>
            <w:r w:rsidRPr="008874C6">
              <w:rPr>
                <w:rFonts w:cs="Courier New"/>
                <w:noProof/>
                <w:color w:val="FF0000"/>
                <w:sz w:val="18"/>
                <w:szCs w:val="18"/>
              </w:rPr>
              <w:t>'EXPIRED'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'20'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4C2078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'30'</w:t>
            </w:r>
            <w:r w:rsidRPr="008874C6">
              <w:rPr>
                <w:rFonts w:cs="Courier New"/>
                <w:noProof/>
                <w:color w:val="808080"/>
                <w:sz w:val="18"/>
                <w:szCs w:val="18"/>
              </w:rPr>
              <w:t>,</w:t>
            </w:r>
            <w:r w:rsidRPr="008874C6">
              <w:rPr>
                <w:rFonts w:cs="Courier New"/>
                <w:noProof/>
                <w:color w:val="FF0000"/>
                <w:sz w:val="18"/>
                <w:szCs w:val="18"/>
              </w:rPr>
              <w:t>'STILL PT'</w:t>
            </w:r>
            <w:r w:rsidRPr="008874C6">
              <w:rPr>
                <w:rFonts w:cs="Courier New"/>
                <w:noProof/>
                <w:color w:val="808080"/>
                <w:sz w:val="18"/>
                <w:szCs w:val="18"/>
              </w:rPr>
              <w:t>,</w:t>
            </w:r>
            <w:r w:rsidRPr="008874C6">
              <w:rPr>
                <w:rFonts w:cs="Courier New"/>
                <w:noProof/>
                <w:color w:val="FF0000"/>
                <w:sz w:val="18"/>
                <w:szCs w:val="18"/>
              </w:rPr>
              <w:t>'STILL PATIENT'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'30'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2A7369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'50'</w:t>
            </w:r>
            <w:r w:rsidRPr="008874C6">
              <w:rPr>
                <w:rFonts w:cs="Courier New"/>
                <w:noProof/>
                <w:color w:val="808080"/>
                <w:sz w:val="18"/>
                <w:szCs w:val="18"/>
              </w:rPr>
              <w:t>,</w:t>
            </w:r>
            <w:r w:rsidRPr="008874C6">
              <w:rPr>
                <w:rFonts w:cs="Courier New"/>
                <w:noProof/>
                <w:color w:val="FF0000"/>
                <w:sz w:val="18"/>
                <w:szCs w:val="18"/>
              </w:rPr>
              <w:t>'HOSPICE HOME'</w:t>
            </w:r>
            <w:r w:rsidRPr="008874C6">
              <w:rPr>
                <w:rFonts w:cs="Courier New"/>
                <w:noProof/>
                <w:color w:val="808080"/>
                <w:sz w:val="18"/>
                <w:szCs w:val="18"/>
              </w:rPr>
              <w:t>,</w:t>
            </w:r>
            <w:r w:rsidRPr="008874C6">
              <w:rPr>
                <w:rFonts w:cs="Courier New"/>
                <w:noProof/>
                <w:color w:val="FF0000"/>
                <w:sz w:val="18"/>
                <w:szCs w:val="18"/>
              </w:rPr>
              <w:t>'DISCHARGED TO A HOSPICE HOME'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'50'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3E6C87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disposition_mstr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'51'</w:t>
            </w:r>
            <w:r w:rsidRPr="008874C6">
              <w:rPr>
                <w:rFonts w:cs="Courier New"/>
                <w:noProof/>
                <w:color w:val="808080"/>
                <w:sz w:val="18"/>
                <w:szCs w:val="18"/>
              </w:rPr>
              <w:t>,</w:t>
            </w:r>
            <w:r w:rsidRPr="008874C6">
              <w:rPr>
                <w:rFonts w:cs="Courier New"/>
                <w:noProof/>
                <w:color w:val="FF0000"/>
                <w:sz w:val="18"/>
                <w:szCs w:val="18"/>
              </w:rPr>
              <w:t>'HOSPICE MED'</w:t>
            </w:r>
            <w:r w:rsidRPr="008874C6">
              <w:rPr>
                <w:rFonts w:cs="Courier New"/>
                <w:noProof/>
                <w:color w:val="808080"/>
                <w:sz w:val="18"/>
                <w:szCs w:val="18"/>
              </w:rPr>
              <w:t>,</w:t>
            </w:r>
            <w:r w:rsidRPr="008874C6">
              <w:rPr>
                <w:rFonts w:cs="Courier New"/>
                <w:noProof/>
                <w:color w:val="FF0000"/>
                <w:sz w:val="18"/>
                <w:szCs w:val="18"/>
              </w:rPr>
              <w:t>'DISCHARGED TO A HOSPICE MEDICAL'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tc>
      </w:tr>
      <w:tr w:rsidR="00331EEA" w:rsidRPr="008874C6" w14:paraId="1E586FBF" w14:textId="77777777" w:rsidTr="00FA1BFF">
        <w:tc>
          <w:tcPr>
            <w:tcW w:w="3888" w:type="dxa"/>
          </w:tcPr>
          <w:p w14:paraId="0DCDBE21" w14:textId="77777777" w:rsidR="00331EEA" w:rsidRPr="008874C6" w:rsidRDefault="00331EEA" w:rsidP="00FA1BFF">
            <w:pPr>
              <w:rPr>
                <w:rFonts w:cs="Courier New"/>
                <w:sz w:val="18"/>
                <w:szCs w:val="18"/>
              </w:rPr>
            </w:pPr>
            <w:r w:rsidRPr="008874C6">
              <w:rPr>
                <w:rFonts w:cs="Courier New"/>
                <w:sz w:val="18"/>
                <w:szCs w:val="18"/>
              </w:rPr>
              <w:lastRenderedPageBreak/>
              <w:t>DOC_OBS_MSTR</w:t>
            </w:r>
          </w:p>
        </w:tc>
        <w:tc>
          <w:tcPr>
            <w:tcW w:w="5760" w:type="dxa"/>
          </w:tcPr>
          <w:p w14:paraId="2903C2C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'COMMENTS'</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r w:rsidRPr="008874C6">
              <w:rPr>
                <w:rFonts w:cs="Courier New"/>
                <w:noProof/>
                <w:color w:val="FF0000"/>
                <w:sz w:val="18"/>
                <w:szCs w:val="18"/>
              </w:rPr>
              <w:t>'Comments'</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'299'</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1053BDA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'FIO2'</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'FIO2%'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color w:val="FF0000"/>
                <w:sz w:val="18"/>
                <w:szCs w:val="18"/>
              </w:rPr>
              <w:t>'0.25'</w:t>
            </w:r>
            <w:r w:rsidRPr="008874C6">
              <w:rPr>
                <w:rFonts w:cs="Courier New"/>
                <w:noProof/>
                <w:color w:val="808080"/>
                <w:sz w:val="18"/>
                <w:szCs w:val="18"/>
              </w:rPr>
              <w:t>,</w:t>
            </w:r>
            <w:r w:rsidRPr="008874C6">
              <w:rPr>
                <w:rFonts w:cs="Courier New"/>
                <w:noProof/>
                <w:color w:val="FF0000"/>
                <w:sz w:val="18"/>
                <w:szCs w:val="18"/>
              </w:rPr>
              <w:t>'12'</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77A0AC4D" w14:textId="77777777" w:rsidR="00331EEA" w:rsidRPr="00974F8F" w:rsidRDefault="00331EEA" w:rsidP="00FA1BFF">
            <w:pPr>
              <w:autoSpaceDE w:val="0"/>
              <w:autoSpaceDN w:val="0"/>
              <w:adjustRightInd w:val="0"/>
              <w:rPr>
                <w:rFonts w:cs="Courier New"/>
                <w:noProof/>
                <w:color w:val="808080"/>
                <w:sz w:val="18"/>
                <w:szCs w:val="18"/>
                <w:lang w:val="es-MX"/>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'INCSPRO'</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 xml:space="preserve">'Incent. </w:t>
            </w:r>
            <w:r w:rsidRPr="00974F8F">
              <w:rPr>
                <w:rFonts w:cs="Courier New"/>
                <w:noProof/>
                <w:color w:val="FF0000"/>
                <w:sz w:val="18"/>
                <w:szCs w:val="18"/>
                <w:lang w:val="es-MX"/>
              </w:rPr>
              <w:t>Spiro ml'</w:t>
            </w:r>
            <w:r w:rsidRPr="00974F8F">
              <w:rPr>
                <w:rFonts w:cs="Courier New"/>
                <w:noProof/>
                <w:color w:val="808080"/>
                <w:sz w:val="18"/>
                <w:szCs w:val="18"/>
                <w:lang w:val="es-MX"/>
              </w:rPr>
              <w:t>,</w:t>
            </w:r>
            <w:r w:rsidRPr="00974F8F">
              <w:rPr>
                <w:rFonts w:cs="Courier New"/>
                <w:noProof/>
                <w:sz w:val="18"/>
                <w:szCs w:val="18"/>
                <w:lang w:val="es-MX"/>
              </w:rPr>
              <w:t>1</w:t>
            </w:r>
            <w:r w:rsidRPr="00974F8F">
              <w:rPr>
                <w:rFonts w:cs="Courier New"/>
                <w:noProof/>
                <w:color w:val="808080"/>
                <w:sz w:val="18"/>
                <w:szCs w:val="18"/>
                <w:lang w:val="es-MX"/>
              </w:rPr>
              <w:t>,</w:t>
            </w:r>
            <w:r w:rsidRPr="00974F8F">
              <w:rPr>
                <w:rFonts w:cs="Courier New"/>
                <w:noProof/>
                <w:color w:val="FF0000"/>
                <w:sz w:val="18"/>
                <w:szCs w:val="18"/>
                <w:lang w:val="es-MX"/>
              </w:rPr>
              <w:t>'0'</w:t>
            </w:r>
            <w:r w:rsidRPr="00974F8F">
              <w:rPr>
                <w:rFonts w:cs="Courier New"/>
                <w:noProof/>
                <w:color w:val="808080"/>
                <w:sz w:val="18"/>
                <w:szCs w:val="18"/>
                <w:lang w:val="es-MX"/>
              </w:rPr>
              <w:t>,</w:t>
            </w:r>
            <w:r w:rsidRPr="00974F8F">
              <w:rPr>
                <w:rFonts w:cs="Courier New"/>
                <w:noProof/>
                <w:color w:val="FF0000"/>
                <w:sz w:val="18"/>
                <w:szCs w:val="18"/>
                <w:lang w:val="es-MX"/>
              </w:rPr>
              <w:t>'0'</w:t>
            </w:r>
            <w:r w:rsidRPr="00974F8F">
              <w:rPr>
                <w:rFonts w:cs="Courier New"/>
                <w:noProof/>
                <w:color w:val="808080"/>
                <w:sz w:val="18"/>
                <w:szCs w:val="18"/>
                <w:lang w:val="es-MX"/>
              </w:rPr>
              <w:t>,</w:t>
            </w:r>
            <w:r w:rsidRPr="00974F8F">
              <w:rPr>
                <w:rFonts w:cs="Courier New"/>
                <w:noProof/>
                <w:color w:val="FF0000"/>
                <w:sz w:val="18"/>
                <w:szCs w:val="18"/>
                <w:lang w:val="es-MX"/>
              </w:rPr>
              <w:t>'3'</w:t>
            </w:r>
            <w:r w:rsidRPr="00974F8F">
              <w:rPr>
                <w:rFonts w:cs="Courier New"/>
                <w:noProof/>
                <w:color w:val="808080"/>
                <w:sz w:val="18"/>
                <w:szCs w:val="18"/>
                <w:lang w:val="es-MX"/>
              </w:rPr>
              <w:t>,</w:t>
            </w:r>
            <w:r w:rsidRPr="00974F8F">
              <w:rPr>
                <w:rFonts w:cs="Courier New"/>
                <w:noProof/>
                <w:color w:val="FF0000"/>
                <w:sz w:val="18"/>
                <w:szCs w:val="18"/>
                <w:lang w:val="es-MX"/>
              </w:rPr>
              <w:t>'1000'</w:t>
            </w:r>
            <w:r w:rsidRPr="00974F8F">
              <w:rPr>
                <w:rFonts w:cs="Courier New"/>
                <w:noProof/>
                <w:color w:val="808080"/>
                <w:sz w:val="18"/>
                <w:szCs w:val="18"/>
                <w:lang w:val="es-MX"/>
              </w:rPr>
              <w:t>,</w:t>
            </w:r>
            <w:r w:rsidRPr="00974F8F">
              <w:rPr>
                <w:rFonts w:cs="Courier New"/>
                <w:noProof/>
                <w:color w:val="FF0000"/>
                <w:sz w:val="18"/>
                <w:szCs w:val="18"/>
                <w:lang w:val="es-MX"/>
              </w:rPr>
              <w:t>'0'</w:t>
            </w:r>
            <w:r w:rsidRPr="00974F8F">
              <w:rPr>
                <w:rFonts w:cs="Courier New"/>
                <w:noProof/>
                <w:color w:val="808080"/>
                <w:sz w:val="18"/>
                <w:szCs w:val="18"/>
                <w:lang w:val="es-MX"/>
              </w:rPr>
              <w:t>)</w:t>
            </w:r>
          </w:p>
          <w:p w14:paraId="69FEFBF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'LABSND'</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'Lt Ant Breath Snd'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7615CFA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'LPBSND'</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'Lt Pos Breath Snd'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3DCD3DF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'MEDSGVN'</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'Meds Given as Ordered'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05CE50F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'NOADVR'</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'No Adverse Reaction Noted'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57041A3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'NPCOUGH'</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'Non-Prod. Cough'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536DD88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'O2DELIV'</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'O2 Delivery'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381900F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'O2FLOW'</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'O2 Liter Flow'</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'0.25'</w:t>
            </w:r>
            <w:r w:rsidRPr="008874C6">
              <w:rPr>
                <w:rFonts w:cs="Courier New"/>
                <w:noProof/>
                <w:color w:val="808080"/>
                <w:sz w:val="18"/>
                <w:szCs w:val="18"/>
              </w:rPr>
              <w:t>,</w:t>
            </w:r>
            <w:r w:rsidRPr="008874C6">
              <w:rPr>
                <w:rFonts w:cs="Courier New"/>
                <w:noProof/>
                <w:color w:val="FF0000"/>
                <w:sz w:val="18"/>
                <w:szCs w:val="18"/>
              </w:rPr>
              <w:t>'100'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3246237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'O2INUSE'</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'O2 in Use'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47CABCF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'O2STNDBY'</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'O2 Standby'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47BFD61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'PCOUGH'</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'Prod. Cough'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58567C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'PKFLOW'</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'Peak Flow'</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'999'</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09EB305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'PLSEPRE'</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'Pulse Pre'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color w:val="FF0000"/>
                <w:sz w:val="18"/>
                <w:szCs w:val="18"/>
              </w:rPr>
              <w:t>'300'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1EA9199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'PLSEPST'</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'Pulse Post'</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'299'</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5846CBD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'PTED'</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'Patient Education'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F06836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'RABSND'</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'Rt Ant Breath Snd'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7EB8B7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'REACT'</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r w:rsidRPr="008874C6">
              <w:rPr>
                <w:rFonts w:cs="Courier New"/>
                <w:noProof/>
                <w:color w:val="FF0000"/>
                <w:sz w:val="18"/>
                <w:szCs w:val="18"/>
              </w:rPr>
              <w:t>'Adverse Reaction'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'300'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1251280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'RPBSND'</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'Rt Pos Breath Snd'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4E7A1E7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'RSPRTE'</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r w:rsidRPr="008874C6">
              <w:rPr>
                <w:rFonts w:cs="Courier New"/>
                <w:noProof/>
                <w:color w:val="FF0000"/>
                <w:sz w:val="18"/>
                <w:szCs w:val="18"/>
              </w:rPr>
              <w:t>'Resp. Rate'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'140'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3DEF875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'SPO2'</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'SPO2%'</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'5'</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'0.5'</w:t>
            </w:r>
            <w:r w:rsidRPr="008874C6">
              <w:rPr>
                <w:rFonts w:cs="Courier New"/>
                <w:noProof/>
                <w:color w:val="808080"/>
                <w:sz w:val="18"/>
                <w:szCs w:val="18"/>
              </w:rPr>
              <w:t>,</w:t>
            </w:r>
            <w:r w:rsidRPr="008874C6">
              <w:rPr>
                <w:rFonts w:cs="Courier New"/>
                <w:noProof/>
                <w:color w:val="FF0000"/>
                <w:sz w:val="18"/>
                <w:szCs w:val="18"/>
              </w:rPr>
              <w:t>'999'</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9289CE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'SPUTAMT'</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'Sputum Amount'</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1617300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'SPUTCLR'</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'Sputum Color'</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1299DFD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'SUCRTE'</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'Suction Route'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342D4BD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'SUCTION'</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'Suctioned'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p>
          <w:p w14:paraId="48C45AC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'TXDELIV'</w:t>
            </w:r>
            <w:r w:rsidRPr="008874C6">
              <w:rPr>
                <w:rFonts w:cs="Courier New"/>
                <w:noProof/>
                <w:color w:val="808080"/>
                <w:sz w:val="18"/>
                <w:szCs w:val="18"/>
              </w:rPr>
              <w:t>,</w:t>
            </w:r>
            <w:r w:rsidRPr="008874C6">
              <w:rPr>
                <w:rFonts w:cs="Courier New"/>
                <w:noProof/>
                <w:color w:val="FF0000"/>
                <w:sz w:val="18"/>
                <w:szCs w:val="18"/>
              </w:rPr>
              <w:t>'6'</w:t>
            </w:r>
            <w:r w:rsidRPr="008874C6">
              <w:rPr>
                <w:rFonts w:cs="Courier New"/>
                <w:noProof/>
                <w:color w:val="808080"/>
                <w:sz w:val="18"/>
                <w:szCs w:val="18"/>
              </w:rPr>
              <w:t>,</w:t>
            </w:r>
            <w:r w:rsidRPr="008874C6">
              <w:rPr>
                <w:rFonts w:cs="Courier New"/>
                <w:noProof/>
                <w:color w:val="FF0000"/>
                <w:sz w:val="18"/>
                <w:szCs w:val="18"/>
              </w:rPr>
              <w:t>'Tx. Delivery'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FDBDAB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'UNDTXT'</w:t>
            </w:r>
            <w:r w:rsidRPr="008874C6">
              <w:rPr>
                <w:rFonts w:cs="Courier New"/>
                <w:noProof/>
                <w:color w:val="808080"/>
                <w:sz w:val="18"/>
                <w:szCs w:val="18"/>
              </w:rPr>
              <w:t>,</w:t>
            </w:r>
            <w:r w:rsidRPr="008874C6">
              <w:rPr>
                <w:rFonts w:cs="Courier New"/>
                <w:noProof/>
                <w:color w:val="FF0000"/>
                <w:sz w:val="18"/>
                <w:szCs w:val="18"/>
              </w:rPr>
              <w:t>'7'</w:t>
            </w:r>
            <w:r w:rsidRPr="008874C6">
              <w:rPr>
                <w:rFonts w:cs="Courier New"/>
                <w:noProof/>
                <w:color w:val="808080"/>
                <w:sz w:val="18"/>
                <w:szCs w:val="18"/>
              </w:rPr>
              <w:t>,</w:t>
            </w:r>
            <w:r w:rsidRPr="008874C6">
              <w:rPr>
                <w:rFonts w:cs="Courier New"/>
                <w:noProof/>
                <w:color w:val="FF0000"/>
                <w:sz w:val="18"/>
                <w:szCs w:val="18"/>
              </w:rPr>
              <w:t>'Pt. Understanding'</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'300'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p>
          <w:p w14:paraId="206358F5"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DOC_OBS_MSTR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'VRBUND'</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'Verbal Und.'</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sz w:val="18"/>
                <w:szCs w:val="18"/>
              </w:rPr>
              <w:t xml:space="preserve"> </w:t>
            </w:r>
          </w:p>
        </w:tc>
      </w:tr>
      <w:tr w:rsidR="00331EEA" w:rsidRPr="008874C6" w14:paraId="20311A6E" w14:textId="77777777" w:rsidTr="00FA1BFF">
        <w:tc>
          <w:tcPr>
            <w:tcW w:w="3888" w:type="dxa"/>
          </w:tcPr>
          <w:p w14:paraId="41C3A377" w14:textId="77777777" w:rsidR="00331EEA" w:rsidRPr="008874C6" w:rsidRDefault="00331EEA" w:rsidP="00FA1BFF">
            <w:pPr>
              <w:rPr>
                <w:rFonts w:cs="Courier New"/>
                <w:sz w:val="18"/>
                <w:szCs w:val="18"/>
              </w:rPr>
            </w:pPr>
            <w:r w:rsidRPr="008874C6">
              <w:rPr>
                <w:rFonts w:cs="Courier New"/>
                <w:sz w:val="18"/>
                <w:szCs w:val="18"/>
              </w:rPr>
              <w:lastRenderedPageBreak/>
              <w:t>DOC_TYPE_MSTR</w:t>
            </w:r>
          </w:p>
        </w:tc>
        <w:tc>
          <w:tcPr>
            <w:tcW w:w="5760" w:type="dxa"/>
          </w:tcPr>
          <w:p w14:paraId="0962E51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'O2ROUNDS'</w:t>
            </w:r>
            <w:r w:rsidRPr="008874C6">
              <w:rPr>
                <w:rFonts w:cs="Courier New"/>
                <w:noProof/>
                <w:color w:val="808080"/>
                <w:sz w:val="18"/>
                <w:szCs w:val="18"/>
              </w:rPr>
              <w:t>,</w:t>
            </w:r>
            <w:r w:rsidRPr="008874C6">
              <w:rPr>
                <w:rFonts w:cs="Courier New"/>
                <w:noProof/>
                <w:color w:val="FF0000"/>
                <w:sz w:val="18"/>
                <w:szCs w:val="18"/>
              </w:rPr>
              <w:t>'O2 Rounds'</w:t>
            </w:r>
            <w:r w:rsidRPr="008874C6">
              <w:rPr>
                <w:rFonts w:cs="Courier New"/>
                <w:noProof/>
                <w:color w:val="808080"/>
                <w:sz w:val="18"/>
                <w:szCs w:val="18"/>
              </w:rPr>
              <w:t>,</w:t>
            </w:r>
            <w:r w:rsidRPr="008874C6">
              <w:rPr>
                <w:rFonts w:cs="Courier New"/>
                <w:noProof/>
                <w:color w:val="FF0000"/>
                <w:sz w:val="18"/>
                <w:szCs w:val="18"/>
              </w:rPr>
              <w:t>'O2 Rounds'</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1FBB3E5"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DOC_TYPE_MSTR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'RESP'</w:t>
            </w:r>
            <w:r w:rsidRPr="008874C6">
              <w:rPr>
                <w:rFonts w:cs="Courier New"/>
                <w:noProof/>
                <w:color w:val="808080"/>
                <w:sz w:val="18"/>
                <w:szCs w:val="18"/>
              </w:rPr>
              <w:t>,</w:t>
            </w:r>
            <w:r w:rsidRPr="008874C6">
              <w:rPr>
                <w:rFonts w:cs="Courier New"/>
                <w:noProof/>
                <w:color w:val="FF0000"/>
                <w:sz w:val="18"/>
                <w:szCs w:val="18"/>
              </w:rPr>
              <w:t>'Resp. Tx.'</w:t>
            </w:r>
            <w:r w:rsidRPr="008874C6">
              <w:rPr>
                <w:rFonts w:cs="Courier New"/>
                <w:noProof/>
                <w:color w:val="808080"/>
                <w:sz w:val="18"/>
                <w:szCs w:val="18"/>
              </w:rPr>
              <w:t>,</w:t>
            </w:r>
            <w:r w:rsidRPr="008874C6">
              <w:rPr>
                <w:rFonts w:cs="Courier New"/>
                <w:noProof/>
                <w:color w:val="FF0000"/>
                <w:sz w:val="18"/>
                <w:szCs w:val="18"/>
              </w:rPr>
              <w:t>'Respiratory Therapy'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34E6FA60" w14:textId="77777777" w:rsidTr="00FA1BFF">
        <w:tc>
          <w:tcPr>
            <w:tcW w:w="3888" w:type="dxa"/>
          </w:tcPr>
          <w:p w14:paraId="16CFB752" w14:textId="77777777" w:rsidR="00331EEA" w:rsidRPr="008874C6" w:rsidRDefault="00331EEA" w:rsidP="00FA1BFF">
            <w:pPr>
              <w:rPr>
                <w:rFonts w:cs="Courier New"/>
                <w:sz w:val="18"/>
                <w:szCs w:val="18"/>
              </w:rPr>
            </w:pPr>
            <w:r w:rsidRPr="008874C6">
              <w:rPr>
                <w:rFonts w:cs="Courier New"/>
                <w:sz w:val="18"/>
                <w:szCs w:val="18"/>
              </w:rPr>
              <w:t>DRG_ROOM_TYPE_MSTR</w:t>
            </w:r>
          </w:p>
        </w:tc>
        <w:tc>
          <w:tcPr>
            <w:tcW w:w="5760" w:type="dxa"/>
          </w:tcPr>
          <w:p w14:paraId="39B8719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drg_room_type_mstr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w:t>
            </w:r>
            <w:r w:rsidRPr="008874C6">
              <w:rPr>
                <w:rFonts w:cs="Courier New"/>
                <w:noProof/>
                <w:color w:val="808080"/>
                <w:sz w:val="18"/>
                <w:szCs w:val="18"/>
              </w:rPr>
              <w:t>,</w:t>
            </w:r>
            <w:r w:rsidRPr="008874C6">
              <w:rPr>
                <w:rFonts w:cs="Courier New"/>
                <w:noProof/>
                <w:color w:val="FF0000"/>
                <w:sz w:val="18"/>
                <w:szCs w:val="18"/>
              </w:rPr>
              <w:t>'NURSERY'</w:t>
            </w:r>
            <w:r w:rsidRPr="008874C6">
              <w:rPr>
                <w:rFonts w:cs="Courier New"/>
                <w:noProof/>
                <w:color w:val="808080"/>
                <w:sz w:val="18"/>
                <w:szCs w:val="18"/>
              </w:rPr>
              <w:t>,</w:t>
            </w:r>
            <w:r w:rsidRPr="008874C6">
              <w:rPr>
                <w:rFonts w:cs="Courier New"/>
                <w:noProof/>
                <w:color w:val="FF0000"/>
                <w:sz w:val="18"/>
                <w:szCs w:val="18"/>
              </w:rPr>
              <w:t>'NURSERY'</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3EAC5E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drg_room_type_mstr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'REGULAR'</w:t>
            </w:r>
            <w:r w:rsidRPr="008874C6">
              <w:rPr>
                <w:rFonts w:cs="Courier New"/>
                <w:noProof/>
                <w:color w:val="808080"/>
                <w:sz w:val="18"/>
                <w:szCs w:val="18"/>
              </w:rPr>
              <w:t>,</w:t>
            </w:r>
            <w:r w:rsidRPr="008874C6">
              <w:rPr>
                <w:rFonts w:cs="Courier New"/>
                <w:noProof/>
                <w:color w:val="FF0000"/>
                <w:sz w:val="18"/>
                <w:szCs w:val="18"/>
              </w:rPr>
              <w:t>'REGULAR/ROUTINE CARE'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10B65E00"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drg_room_type_mstr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w:t>
            </w:r>
            <w:r w:rsidRPr="008874C6">
              <w:rPr>
                <w:rFonts w:cs="Courier New"/>
                <w:noProof/>
                <w:color w:val="808080"/>
                <w:sz w:val="18"/>
                <w:szCs w:val="18"/>
              </w:rPr>
              <w:t>,</w:t>
            </w:r>
            <w:r w:rsidRPr="008874C6">
              <w:rPr>
                <w:rFonts w:cs="Courier New"/>
                <w:noProof/>
                <w:color w:val="FF0000"/>
                <w:sz w:val="18"/>
                <w:szCs w:val="18"/>
              </w:rPr>
              <w:t>'SPECIAL CARE'</w:t>
            </w:r>
            <w:r w:rsidRPr="008874C6">
              <w:rPr>
                <w:rFonts w:cs="Courier New"/>
                <w:noProof/>
                <w:color w:val="808080"/>
                <w:sz w:val="18"/>
                <w:szCs w:val="18"/>
              </w:rPr>
              <w:t>,</w:t>
            </w:r>
            <w:r w:rsidRPr="008874C6">
              <w:rPr>
                <w:rFonts w:cs="Courier New"/>
                <w:noProof/>
                <w:color w:val="FF0000"/>
                <w:sz w:val="18"/>
                <w:szCs w:val="18"/>
              </w:rPr>
              <w:t>'SPECIAL CARE (ICU/CCU)'</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F40D2E2" w14:textId="77777777" w:rsidR="00331EEA" w:rsidRPr="008874C6" w:rsidRDefault="00331EEA" w:rsidP="00FA1BFF">
            <w:pPr>
              <w:rPr>
                <w:rFonts w:cs="Courier New"/>
                <w:sz w:val="18"/>
                <w:szCs w:val="18"/>
              </w:rPr>
            </w:pPr>
          </w:p>
        </w:tc>
      </w:tr>
      <w:tr w:rsidR="00331EEA" w:rsidRPr="008874C6" w14:paraId="6F1B57B7" w14:textId="77777777" w:rsidTr="00FA1BFF">
        <w:tc>
          <w:tcPr>
            <w:tcW w:w="3888" w:type="dxa"/>
          </w:tcPr>
          <w:p w14:paraId="1C1FF949" w14:textId="77777777" w:rsidR="00331EEA" w:rsidRPr="008874C6" w:rsidRDefault="00331EEA" w:rsidP="00FA1BFF">
            <w:pPr>
              <w:rPr>
                <w:rFonts w:cs="Courier New"/>
                <w:sz w:val="18"/>
                <w:szCs w:val="18"/>
              </w:rPr>
            </w:pPr>
            <w:r w:rsidRPr="008874C6">
              <w:rPr>
                <w:rFonts w:cs="Courier New"/>
                <w:sz w:val="18"/>
                <w:szCs w:val="18"/>
              </w:rPr>
              <w:lastRenderedPageBreak/>
              <w:t>DURATION_UNIT_MSTR</w:t>
            </w:r>
          </w:p>
        </w:tc>
        <w:tc>
          <w:tcPr>
            <w:tcW w:w="5760" w:type="dxa"/>
          </w:tcPr>
          <w:p w14:paraId="11AB392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duration_unit_mstr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sz w:val="18"/>
                <w:szCs w:val="18"/>
              </w:rPr>
              <w:t>5</w:t>
            </w:r>
            <w:r w:rsidRPr="008874C6">
              <w:rPr>
                <w:rFonts w:cs="Courier New"/>
                <w:noProof/>
                <w:color w:val="808080"/>
                <w:sz w:val="18"/>
                <w:szCs w:val="18"/>
              </w:rPr>
              <w:t>,</w:t>
            </w:r>
            <w:r w:rsidRPr="008874C6">
              <w:rPr>
                <w:rFonts w:cs="Courier New"/>
                <w:noProof/>
                <w:color w:val="FF0000"/>
                <w:sz w:val="18"/>
                <w:szCs w:val="18"/>
              </w:rPr>
              <w:t>'Days'</w:t>
            </w:r>
            <w:r w:rsidRPr="008874C6">
              <w:rPr>
                <w:rFonts w:cs="Courier New"/>
                <w:noProof/>
                <w:color w:val="808080"/>
                <w:sz w:val="18"/>
                <w:szCs w:val="18"/>
              </w:rPr>
              <w:t>)</w:t>
            </w:r>
          </w:p>
          <w:p w14:paraId="70BBE8D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duration_unit_mstr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sz w:val="18"/>
                <w:szCs w:val="18"/>
              </w:rPr>
              <w:t>10</w:t>
            </w:r>
            <w:r w:rsidRPr="008874C6">
              <w:rPr>
                <w:rFonts w:cs="Courier New"/>
                <w:noProof/>
                <w:color w:val="808080"/>
                <w:sz w:val="18"/>
                <w:szCs w:val="18"/>
              </w:rPr>
              <w:t>,</w:t>
            </w:r>
            <w:r w:rsidRPr="008874C6">
              <w:rPr>
                <w:rFonts w:cs="Courier New"/>
                <w:noProof/>
                <w:color w:val="FF0000"/>
                <w:sz w:val="18"/>
                <w:szCs w:val="18"/>
              </w:rPr>
              <w:t>'Occurrences'</w:t>
            </w:r>
            <w:r w:rsidRPr="008874C6">
              <w:rPr>
                <w:rFonts w:cs="Courier New"/>
                <w:noProof/>
                <w:color w:val="808080"/>
                <w:sz w:val="18"/>
                <w:szCs w:val="18"/>
              </w:rPr>
              <w:t>)</w:t>
            </w:r>
          </w:p>
          <w:p w14:paraId="73DFE32E"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duration_unit_mstr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sz w:val="18"/>
                <w:szCs w:val="18"/>
              </w:rPr>
              <w:t>15</w:t>
            </w:r>
            <w:r w:rsidRPr="008874C6">
              <w:rPr>
                <w:rFonts w:cs="Courier New"/>
                <w:noProof/>
                <w:color w:val="808080"/>
                <w:sz w:val="18"/>
                <w:szCs w:val="18"/>
              </w:rPr>
              <w:t>,</w:t>
            </w:r>
            <w:r w:rsidRPr="008874C6">
              <w:rPr>
                <w:rFonts w:cs="Courier New"/>
                <w:noProof/>
                <w:color w:val="FF0000"/>
                <w:sz w:val="18"/>
                <w:szCs w:val="18"/>
              </w:rPr>
              <w:t>'Until DC'</w:t>
            </w:r>
            <w:r w:rsidRPr="008874C6">
              <w:rPr>
                <w:rFonts w:cs="Courier New"/>
                <w:noProof/>
                <w:color w:val="808080"/>
                <w:sz w:val="18"/>
                <w:szCs w:val="18"/>
              </w:rPr>
              <w:t>)</w:t>
            </w:r>
          </w:p>
        </w:tc>
      </w:tr>
      <w:tr w:rsidR="00331EEA" w:rsidRPr="008874C6" w14:paraId="1FF92AFD" w14:textId="77777777" w:rsidTr="00FA1BFF">
        <w:tc>
          <w:tcPr>
            <w:tcW w:w="3888" w:type="dxa"/>
          </w:tcPr>
          <w:p w14:paraId="0700F900" w14:textId="77777777" w:rsidR="00331EEA" w:rsidRPr="008874C6" w:rsidRDefault="00331EEA" w:rsidP="00FA1BFF">
            <w:pPr>
              <w:rPr>
                <w:rFonts w:cs="Courier New"/>
                <w:sz w:val="18"/>
                <w:szCs w:val="18"/>
              </w:rPr>
            </w:pPr>
            <w:r w:rsidRPr="008874C6">
              <w:rPr>
                <w:rFonts w:cs="Courier New"/>
                <w:sz w:val="18"/>
                <w:szCs w:val="18"/>
              </w:rPr>
              <w:t>FORM_TYPE_MSTR</w:t>
            </w:r>
          </w:p>
        </w:tc>
        <w:tc>
          <w:tcPr>
            <w:tcW w:w="5760" w:type="dxa"/>
          </w:tcPr>
          <w:p w14:paraId="4B5D2FA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 xml:space="preserve">FORM_TYPE_CD 2 for UB92 </w:t>
            </w:r>
          </w:p>
          <w:p w14:paraId="50FA959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FORM_TYPE_CD 3 for 1500</w:t>
            </w:r>
          </w:p>
          <w:p w14:paraId="38491C2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FORM_TYPE_CD 40 for UB04</w:t>
            </w:r>
          </w:p>
          <w:p w14:paraId="67CA697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FORM_TYPE_CD 50 for 1500 (08/05)</w:t>
            </w:r>
          </w:p>
          <w:p w14:paraId="5B3C33B9"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FORM_TYPE_CD 7 for Admit Form</w:t>
            </w:r>
          </w:p>
          <w:p w14:paraId="2F991CF8" w14:textId="77777777" w:rsidR="00331EEA" w:rsidRPr="008874C6" w:rsidRDefault="00331EEA" w:rsidP="00FA1BFF">
            <w:pPr>
              <w:autoSpaceDE w:val="0"/>
              <w:autoSpaceDN w:val="0"/>
              <w:adjustRightInd w:val="0"/>
              <w:rPr>
                <w:rFonts w:cs="Courier New"/>
                <w:noProof/>
                <w:color w:val="0000FF"/>
                <w:sz w:val="18"/>
                <w:szCs w:val="18"/>
              </w:rPr>
            </w:pPr>
            <w:r w:rsidRPr="008874C6">
              <w:rPr>
                <w:rFonts w:cs="Courier New"/>
                <w:noProof/>
                <w:sz w:val="18"/>
                <w:szCs w:val="18"/>
              </w:rPr>
              <w:t>FORM_TYPE_CD 8 for Detail Bill</w:t>
            </w:r>
          </w:p>
        </w:tc>
      </w:tr>
      <w:tr w:rsidR="00331EEA" w:rsidRPr="008874C6" w14:paraId="24F61378" w14:textId="77777777" w:rsidTr="00FA1BFF">
        <w:tc>
          <w:tcPr>
            <w:tcW w:w="3888" w:type="dxa"/>
          </w:tcPr>
          <w:p w14:paraId="34F2FE08" w14:textId="77777777" w:rsidR="00331EEA" w:rsidRPr="008874C6" w:rsidRDefault="00331EEA" w:rsidP="00FA1BFF">
            <w:pPr>
              <w:rPr>
                <w:rFonts w:cs="Courier New"/>
              </w:rPr>
            </w:pPr>
            <w:r w:rsidRPr="008874C6">
              <w:rPr>
                <w:rFonts w:cs="Courier New"/>
              </w:rPr>
              <w:t>GLOBAL_REGISTRY</w:t>
            </w:r>
          </w:p>
        </w:tc>
        <w:tc>
          <w:tcPr>
            <w:tcW w:w="5760" w:type="dxa"/>
          </w:tcPr>
          <w:p w14:paraId="690855BD" w14:textId="77777777" w:rsidR="00331EEA" w:rsidRPr="008874C6" w:rsidRDefault="00331EEA" w:rsidP="00FA1BFF">
            <w:pPr>
              <w:rPr>
                <w:rFonts w:cs="Courier New"/>
                <w:sz w:val="18"/>
                <w:szCs w:val="18"/>
              </w:rPr>
            </w:pPr>
            <w:r w:rsidRPr="008874C6">
              <w:rPr>
                <w:rFonts w:cs="Courier New"/>
                <w:sz w:val="18"/>
                <w:szCs w:val="18"/>
              </w:rPr>
              <w:t>Installer will need to verify settings.  Refer to Registry_Notes.doc.</w:t>
            </w:r>
          </w:p>
          <w:p w14:paraId="7FCE35E2" w14:textId="77777777" w:rsidR="00331EEA" w:rsidRPr="008874C6" w:rsidRDefault="00331EEA" w:rsidP="00FA1BFF">
            <w:pPr>
              <w:rPr>
                <w:rFonts w:cs="Courier New"/>
                <w:sz w:val="18"/>
                <w:szCs w:val="18"/>
              </w:rPr>
            </w:pPr>
          </w:p>
        </w:tc>
      </w:tr>
      <w:tr w:rsidR="00331EEA" w:rsidRPr="008874C6" w14:paraId="20A3A348" w14:textId="77777777" w:rsidTr="00FA1BFF">
        <w:tc>
          <w:tcPr>
            <w:tcW w:w="3888" w:type="dxa"/>
          </w:tcPr>
          <w:p w14:paraId="0F559985" w14:textId="77777777" w:rsidR="00331EEA" w:rsidRPr="008874C6" w:rsidRDefault="00331EEA" w:rsidP="00FA1BFF">
            <w:pPr>
              <w:rPr>
                <w:rFonts w:cs="Courier New"/>
              </w:rPr>
            </w:pPr>
            <w:r w:rsidRPr="008874C6">
              <w:rPr>
                <w:rFonts w:cs="Courier New"/>
              </w:rPr>
              <w:t>GLOBAL_REGISTRY_VALUES</w:t>
            </w:r>
          </w:p>
        </w:tc>
        <w:tc>
          <w:tcPr>
            <w:tcW w:w="5760" w:type="dxa"/>
          </w:tcPr>
          <w:p w14:paraId="61EF3C43" w14:textId="77777777" w:rsidR="00331EEA" w:rsidRPr="008874C6" w:rsidRDefault="00331EEA" w:rsidP="00FA1BFF">
            <w:pPr>
              <w:rPr>
                <w:rFonts w:cs="Courier New"/>
                <w:sz w:val="18"/>
                <w:szCs w:val="18"/>
              </w:rPr>
            </w:pPr>
            <w:r w:rsidRPr="008874C6">
              <w:rPr>
                <w:rFonts w:cs="Courier New"/>
                <w:sz w:val="18"/>
                <w:szCs w:val="18"/>
              </w:rPr>
              <w:t>Installer will need to verify settings.  Refer to Registry_Notes.doc.</w:t>
            </w:r>
          </w:p>
          <w:p w14:paraId="31E7B1FA" w14:textId="77777777" w:rsidR="00331EEA" w:rsidRPr="008874C6" w:rsidRDefault="00331EEA" w:rsidP="00FA1BFF">
            <w:pPr>
              <w:rPr>
                <w:rFonts w:cs="Courier New"/>
                <w:sz w:val="18"/>
                <w:szCs w:val="18"/>
              </w:rPr>
            </w:pPr>
          </w:p>
        </w:tc>
      </w:tr>
      <w:tr w:rsidR="00331EEA" w:rsidRPr="008874C6" w14:paraId="6D161D6B" w14:textId="77777777" w:rsidTr="00FA1BFF">
        <w:tc>
          <w:tcPr>
            <w:tcW w:w="3888" w:type="dxa"/>
          </w:tcPr>
          <w:p w14:paraId="40BBC45E" w14:textId="77777777" w:rsidR="00331EEA" w:rsidRPr="008874C6" w:rsidRDefault="00331EEA" w:rsidP="00FA1BFF">
            <w:pPr>
              <w:rPr>
                <w:rFonts w:cs="Courier New"/>
              </w:rPr>
            </w:pPr>
            <w:r w:rsidRPr="008874C6">
              <w:rPr>
                <w:rFonts w:cs="Courier New"/>
              </w:rPr>
              <w:t>HCPCS_MSTR</w:t>
            </w:r>
          </w:p>
        </w:tc>
        <w:tc>
          <w:tcPr>
            <w:tcW w:w="5760" w:type="dxa"/>
          </w:tcPr>
          <w:p w14:paraId="7E69215D" w14:textId="77777777" w:rsidR="00331EEA" w:rsidRPr="008874C6" w:rsidRDefault="00331EEA" w:rsidP="00FA1BFF">
            <w:pPr>
              <w:rPr>
                <w:rFonts w:cs="Courier New"/>
                <w:sz w:val="18"/>
                <w:szCs w:val="18"/>
              </w:rPr>
            </w:pPr>
            <w:r w:rsidRPr="008874C6">
              <w:rPr>
                <w:rFonts w:cs="Courier New"/>
                <w:sz w:val="18"/>
                <w:szCs w:val="18"/>
              </w:rPr>
              <w:t>Obtain this information from the client.</w:t>
            </w:r>
          </w:p>
          <w:p w14:paraId="2231D71C" w14:textId="77777777" w:rsidR="00331EEA" w:rsidRPr="008874C6" w:rsidRDefault="00331EEA" w:rsidP="00FA1BFF">
            <w:pPr>
              <w:rPr>
                <w:rFonts w:cs="Courier New"/>
                <w:sz w:val="18"/>
                <w:szCs w:val="18"/>
              </w:rPr>
            </w:pPr>
          </w:p>
        </w:tc>
      </w:tr>
      <w:tr w:rsidR="00331EEA" w:rsidRPr="008874C6" w14:paraId="4F1D81B2" w14:textId="77777777" w:rsidTr="00FA1BFF">
        <w:tc>
          <w:tcPr>
            <w:tcW w:w="3888" w:type="dxa"/>
          </w:tcPr>
          <w:p w14:paraId="04738052" w14:textId="77777777" w:rsidR="00331EEA" w:rsidRPr="008874C6" w:rsidRDefault="00331EEA" w:rsidP="00FA1BFF">
            <w:pPr>
              <w:rPr>
                <w:rFonts w:cs="Courier New"/>
              </w:rPr>
            </w:pPr>
            <w:r w:rsidRPr="008874C6">
              <w:rPr>
                <w:rFonts w:cs="Courier New"/>
              </w:rPr>
              <w:t>HCPCS_MODIFIER_MSTR</w:t>
            </w:r>
          </w:p>
        </w:tc>
        <w:tc>
          <w:tcPr>
            <w:tcW w:w="5760" w:type="dxa"/>
          </w:tcPr>
          <w:p w14:paraId="5E0E735F" w14:textId="77777777" w:rsidR="00331EEA" w:rsidRPr="008874C6" w:rsidRDefault="00331EEA" w:rsidP="00FA1BFF">
            <w:pPr>
              <w:rPr>
                <w:rFonts w:cs="Courier New"/>
                <w:sz w:val="18"/>
                <w:szCs w:val="18"/>
              </w:rPr>
            </w:pPr>
            <w:r w:rsidRPr="008874C6">
              <w:rPr>
                <w:rFonts w:cs="Courier New"/>
                <w:sz w:val="18"/>
                <w:szCs w:val="18"/>
              </w:rPr>
              <w:t>Obtain this information from the client.</w:t>
            </w:r>
          </w:p>
          <w:p w14:paraId="6B6CFC72" w14:textId="77777777" w:rsidR="00331EEA" w:rsidRPr="008874C6" w:rsidRDefault="00331EEA" w:rsidP="00FA1BFF">
            <w:pPr>
              <w:rPr>
                <w:rFonts w:cs="Courier New"/>
                <w:sz w:val="18"/>
                <w:szCs w:val="18"/>
              </w:rPr>
            </w:pPr>
          </w:p>
        </w:tc>
      </w:tr>
      <w:tr w:rsidR="00331EEA" w:rsidRPr="008874C6" w14:paraId="560AAF41" w14:textId="77777777" w:rsidTr="00FA1BFF">
        <w:tc>
          <w:tcPr>
            <w:tcW w:w="3888" w:type="dxa"/>
          </w:tcPr>
          <w:p w14:paraId="3A05733D" w14:textId="77777777" w:rsidR="00331EEA" w:rsidRPr="008874C6" w:rsidRDefault="00331EEA" w:rsidP="00FA1BFF">
            <w:pPr>
              <w:rPr>
                <w:rFonts w:cs="Courier New"/>
              </w:rPr>
            </w:pPr>
            <w:r w:rsidRPr="008874C6">
              <w:rPr>
                <w:rFonts w:cs="Courier New"/>
              </w:rPr>
              <w:t>INF_CONFIG</w:t>
            </w:r>
          </w:p>
          <w:p w14:paraId="7E22C260" w14:textId="77777777" w:rsidR="00331EEA" w:rsidRPr="008874C6" w:rsidRDefault="00331EEA" w:rsidP="00FA1BFF">
            <w:pPr>
              <w:rPr>
                <w:rFonts w:cs="Courier New"/>
              </w:rPr>
            </w:pPr>
          </w:p>
        </w:tc>
        <w:tc>
          <w:tcPr>
            <w:tcW w:w="5760" w:type="dxa"/>
          </w:tcPr>
          <w:p w14:paraId="1687C733" w14:textId="77777777" w:rsidR="00331EEA" w:rsidRPr="008874C6" w:rsidRDefault="00331EEA" w:rsidP="00FA1BFF">
            <w:pPr>
              <w:rPr>
                <w:rFonts w:cs="Courier New"/>
                <w:sz w:val="18"/>
                <w:szCs w:val="18"/>
              </w:rPr>
            </w:pPr>
            <w:r w:rsidRPr="008874C6">
              <w:rPr>
                <w:rFonts w:cs="Courier New"/>
                <w:sz w:val="18"/>
                <w:szCs w:val="18"/>
              </w:rPr>
              <w:t>This table only requires one row with the INF_NAME = “INF” all the setting are 0 except the ones listed below will be set to 1:</w:t>
            </w:r>
          </w:p>
          <w:p w14:paraId="71F1BFC6" w14:textId="77777777" w:rsidR="00331EEA" w:rsidRPr="008874C6" w:rsidRDefault="00331EEA" w:rsidP="00FA1BFF">
            <w:pPr>
              <w:rPr>
                <w:rFonts w:cs="Courier New"/>
                <w:sz w:val="18"/>
                <w:szCs w:val="18"/>
              </w:rPr>
            </w:pPr>
            <w:r w:rsidRPr="008874C6">
              <w:rPr>
                <w:rFonts w:cs="Courier New"/>
                <w:sz w:val="18"/>
                <w:szCs w:val="18"/>
              </w:rPr>
              <w:t>ALLERGY_FLG                 PATIENT_FLG</w:t>
            </w:r>
          </w:p>
          <w:p w14:paraId="6256FD5F" w14:textId="77777777" w:rsidR="00331EEA" w:rsidRPr="008874C6" w:rsidRDefault="00331EEA" w:rsidP="00FA1BFF">
            <w:pPr>
              <w:rPr>
                <w:rFonts w:cs="Courier New"/>
                <w:sz w:val="18"/>
                <w:szCs w:val="18"/>
              </w:rPr>
            </w:pPr>
            <w:r w:rsidRPr="008874C6">
              <w:rPr>
                <w:rFonts w:cs="Courier New"/>
                <w:sz w:val="18"/>
                <w:szCs w:val="18"/>
              </w:rPr>
              <w:t>DIAGNOSIS_FLG               PERM_ADDR_FLG</w:t>
            </w:r>
          </w:p>
          <w:p w14:paraId="3E431BD3" w14:textId="77777777" w:rsidR="00331EEA" w:rsidRPr="008874C6" w:rsidRDefault="00331EEA" w:rsidP="00FA1BFF">
            <w:pPr>
              <w:rPr>
                <w:rFonts w:cs="Courier New"/>
                <w:sz w:val="18"/>
                <w:szCs w:val="18"/>
              </w:rPr>
            </w:pPr>
            <w:r w:rsidRPr="008874C6">
              <w:rPr>
                <w:rFonts w:cs="Courier New"/>
                <w:sz w:val="18"/>
                <w:szCs w:val="18"/>
              </w:rPr>
              <w:t>DIAGNOSIS_FF_FLG            PHYSICIAN_FLG</w:t>
            </w:r>
          </w:p>
          <w:p w14:paraId="2F8F403A" w14:textId="77777777" w:rsidR="00331EEA" w:rsidRPr="008874C6" w:rsidRDefault="00331EEA" w:rsidP="00FA1BFF">
            <w:pPr>
              <w:rPr>
                <w:rFonts w:cs="Courier New"/>
                <w:sz w:val="18"/>
                <w:szCs w:val="18"/>
              </w:rPr>
            </w:pPr>
            <w:r w:rsidRPr="008874C6">
              <w:rPr>
                <w:rFonts w:cs="Courier New"/>
                <w:sz w:val="18"/>
                <w:szCs w:val="18"/>
              </w:rPr>
              <w:t>GROUP_ADJUSTMENTS_FLG       RELATIVE_FLG</w:t>
            </w:r>
          </w:p>
          <w:p w14:paraId="259FAAFE" w14:textId="77777777" w:rsidR="00331EEA" w:rsidRPr="008874C6" w:rsidRDefault="00331EEA" w:rsidP="00FA1BFF">
            <w:pPr>
              <w:rPr>
                <w:rFonts w:cs="Courier New"/>
                <w:sz w:val="18"/>
                <w:szCs w:val="18"/>
              </w:rPr>
            </w:pPr>
            <w:r w:rsidRPr="008874C6">
              <w:rPr>
                <w:rFonts w:cs="Courier New"/>
                <w:sz w:val="18"/>
                <w:szCs w:val="18"/>
              </w:rPr>
              <w:t>GUARANTOR_FLG               ROOM_MSTR_FLG</w:t>
            </w:r>
          </w:p>
          <w:p w14:paraId="796F9568" w14:textId="77777777" w:rsidR="00331EEA" w:rsidRPr="008874C6" w:rsidRDefault="00331EEA" w:rsidP="00FA1BFF">
            <w:pPr>
              <w:rPr>
                <w:rFonts w:cs="Courier New"/>
                <w:sz w:val="18"/>
                <w:szCs w:val="18"/>
              </w:rPr>
            </w:pPr>
            <w:r w:rsidRPr="008874C6">
              <w:rPr>
                <w:rFonts w:cs="Courier New"/>
                <w:sz w:val="18"/>
                <w:szCs w:val="18"/>
              </w:rPr>
              <w:t>GUARANTOR_EMPLOYER_FLG      SUBSCRIBER_FLG</w:t>
            </w:r>
          </w:p>
          <w:p w14:paraId="48C3AD64" w14:textId="77777777" w:rsidR="00331EEA" w:rsidRPr="008874C6" w:rsidRDefault="00331EEA" w:rsidP="00FA1BFF">
            <w:pPr>
              <w:rPr>
                <w:rFonts w:cs="Courier New"/>
                <w:sz w:val="18"/>
                <w:szCs w:val="18"/>
              </w:rPr>
            </w:pPr>
            <w:r w:rsidRPr="008874C6">
              <w:rPr>
                <w:rFonts w:cs="Courier New"/>
                <w:sz w:val="18"/>
                <w:szCs w:val="18"/>
              </w:rPr>
              <w:t>HCPCS_FLG                   SUBSCRIBER_EMPLOYER_FLG</w:t>
            </w:r>
          </w:p>
          <w:p w14:paraId="15DFC3DA" w14:textId="77777777" w:rsidR="00331EEA" w:rsidRPr="008874C6" w:rsidRDefault="00331EEA" w:rsidP="00FA1BFF">
            <w:pPr>
              <w:rPr>
                <w:rFonts w:cs="Courier New"/>
                <w:sz w:val="18"/>
                <w:szCs w:val="18"/>
              </w:rPr>
            </w:pPr>
            <w:r w:rsidRPr="008874C6">
              <w:rPr>
                <w:rFonts w:cs="Courier New"/>
                <w:sz w:val="18"/>
                <w:szCs w:val="18"/>
              </w:rPr>
              <w:lastRenderedPageBreak/>
              <w:t>INSURANCE_FLG               SURGEON_FLG</w:t>
            </w:r>
          </w:p>
          <w:p w14:paraId="44693299" w14:textId="77777777" w:rsidR="00331EEA" w:rsidRPr="008874C6" w:rsidRDefault="00331EEA" w:rsidP="00FA1BFF">
            <w:pPr>
              <w:rPr>
                <w:rFonts w:cs="Courier New"/>
                <w:sz w:val="18"/>
                <w:szCs w:val="18"/>
              </w:rPr>
            </w:pPr>
            <w:r w:rsidRPr="008874C6">
              <w:rPr>
                <w:rFonts w:cs="Courier New"/>
                <w:sz w:val="18"/>
                <w:szCs w:val="18"/>
              </w:rPr>
              <w:t>INSURANCE_BILLING_CODE_FLG  VISIT_FLG</w:t>
            </w:r>
          </w:p>
          <w:p w14:paraId="12C6FE76" w14:textId="77777777" w:rsidR="00331EEA" w:rsidRPr="008874C6" w:rsidRDefault="00331EEA" w:rsidP="00FA1BFF">
            <w:pPr>
              <w:rPr>
                <w:rFonts w:cs="Courier New"/>
                <w:sz w:val="18"/>
                <w:szCs w:val="18"/>
              </w:rPr>
            </w:pPr>
            <w:r w:rsidRPr="008874C6">
              <w:rPr>
                <w:rFonts w:cs="Courier New"/>
                <w:sz w:val="18"/>
                <w:szCs w:val="18"/>
              </w:rPr>
              <w:t>INSURANCE_COVERAGES_FLG     VISIT_DETAIL_FLG</w:t>
            </w:r>
          </w:p>
          <w:p w14:paraId="771CB767" w14:textId="77777777" w:rsidR="00331EEA" w:rsidRPr="008874C6" w:rsidRDefault="00331EEA" w:rsidP="00FA1BFF">
            <w:pPr>
              <w:rPr>
                <w:rFonts w:cs="Courier New"/>
                <w:sz w:val="18"/>
                <w:szCs w:val="18"/>
              </w:rPr>
            </w:pPr>
            <w:r w:rsidRPr="008874C6">
              <w:rPr>
                <w:rFonts w:cs="Courier New"/>
                <w:sz w:val="18"/>
                <w:szCs w:val="18"/>
              </w:rPr>
              <w:t>INSURANCE_DETAIL_FLG        VISIT_EMPLOYER_FLG</w:t>
            </w:r>
          </w:p>
          <w:p w14:paraId="23B4CFA6" w14:textId="77777777" w:rsidR="00331EEA" w:rsidRPr="008874C6" w:rsidRDefault="00331EEA" w:rsidP="00FA1BFF">
            <w:pPr>
              <w:rPr>
                <w:rFonts w:cs="Courier New"/>
                <w:sz w:val="18"/>
                <w:szCs w:val="18"/>
              </w:rPr>
            </w:pPr>
            <w:r w:rsidRPr="008874C6">
              <w:rPr>
                <w:rFonts w:cs="Courier New"/>
                <w:sz w:val="18"/>
                <w:szCs w:val="18"/>
              </w:rPr>
              <w:t xml:space="preserve">INSURANCE_EXCLUSION_FLG     CHARGE_MSTR_FLG </w:t>
            </w:r>
          </w:p>
          <w:p w14:paraId="6A8ED610" w14:textId="77777777" w:rsidR="00331EEA" w:rsidRPr="008874C6" w:rsidRDefault="00331EEA" w:rsidP="00FA1BFF">
            <w:pPr>
              <w:rPr>
                <w:rFonts w:cs="Courier New"/>
                <w:sz w:val="18"/>
                <w:szCs w:val="18"/>
              </w:rPr>
            </w:pPr>
            <w:r w:rsidRPr="008874C6">
              <w:rPr>
                <w:rFonts w:cs="Courier New"/>
                <w:sz w:val="18"/>
                <w:szCs w:val="18"/>
              </w:rPr>
              <w:t xml:space="preserve">LOCAL_ADDR_FLG              DX_FLG </w:t>
            </w:r>
          </w:p>
          <w:p w14:paraId="04B71DF3" w14:textId="77777777" w:rsidR="00331EEA" w:rsidRPr="008874C6" w:rsidRDefault="00331EEA" w:rsidP="00FA1BFF">
            <w:pPr>
              <w:rPr>
                <w:rFonts w:cs="Courier New"/>
                <w:sz w:val="18"/>
                <w:szCs w:val="18"/>
              </w:rPr>
            </w:pPr>
            <w:r w:rsidRPr="008874C6">
              <w:rPr>
                <w:rFonts w:cs="Courier New"/>
                <w:sz w:val="18"/>
                <w:szCs w:val="18"/>
              </w:rPr>
              <w:t>ORDER_ITEM_FLG              DX_FF_FLG</w:t>
            </w:r>
          </w:p>
          <w:p w14:paraId="0004A99B" w14:textId="77777777" w:rsidR="00331EEA" w:rsidRPr="008874C6" w:rsidRDefault="00331EEA" w:rsidP="00FA1BFF">
            <w:pPr>
              <w:rPr>
                <w:rFonts w:cs="Courier New"/>
                <w:sz w:val="18"/>
                <w:szCs w:val="18"/>
              </w:rPr>
            </w:pPr>
            <w:r w:rsidRPr="008874C6">
              <w:rPr>
                <w:rFonts w:cs="Courier New"/>
                <w:sz w:val="18"/>
                <w:szCs w:val="18"/>
              </w:rPr>
              <w:t>ORDERS_FLG                  ALLERGY_FF_FLG</w:t>
            </w:r>
          </w:p>
          <w:p w14:paraId="4DEB46DF" w14:textId="77777777" w:rsidR="00331EEA" w:rsidRPr="008874C6" w:rsidRDefault="00331EEA" w:rsidP="00FA1BFF">
            <w:pPr>
              <w:rPr>
                <w:rFonts w:cs="Courier New"/>
                <w:sz w:val="18"/>
                <w:szCs w:val="18"/>
              </w:rPr>
            </w:pPr>
          </w:p>
        </w:tc>
      </w:tr>
      <w:tr w:rsidR="00331EEA" w:rsidRPr="008874C6" w14:paraId="79523E4A" w14:textId="77777777" w:rsidTr="00FA1BFF">
        <w:tc>
          <w:tcPr>
            <w:tcW w:w="3888" w:type="dxa"/>
          </w:tcPr>
          <w:p w14:paraId="72F23AEF" w14:textId="77777777" w:rsidR="00331EEA" w:rsidRPr="008874C6" w:rsidRDefault="00331EEA" w:rsidP="00FA1BFF">
            <w:pPr>
              <w:rPr>
                <w:rFonts w:cs="Courier New"/>
              </w:rPr>
            </w:pPr>
            <w:r w:rsidRPr="008874C6">
              <w:rPr>
                <w:rFonts w:cs="Courier New"/>
              </w:rPr>
              <w:lastRenderedPageBreak/>
              <w:t>LABEL_STYLE_MSTR</w:t>
            </w:r>
          </w:p>
        </w:tc>
        <w:tc>
          <w:tcPr>
            <w:tcW w:w="5760" w:type="dxa"/>
          </w:tcPr>
          <w:p w14:paraId="51CBD95C" w14:textId="77777777" w:rsidR="00331EEA" w:rsidRPr="008874C6" w:rsidRDefault="00331EEA" w:rsidP="00FA1BFF">
            <w:pPr>
              <w:rPr>
                <w:rFonts w:cs="Courier New"/>
                <w:sz w:val="18"/>
                <w:szCs w:val="18"/>
              </w:rPr>
            </w:pPr>
            <w:r w:rsidRPr="008874C6">
              <w:rPr>
                <w:rFonts w:cs="Courier New"/>
                <w:sz w:val="18"/>
                <w:szCs w:val="18"/>
              </w:rPr>
              <w:t>insert into label_style_mstr values ('H','0','No Op','No Action','N/A')</w:t>
            </w:r>
          </w:p>
          <w:p w14:paraId="145E860D" w14:textId="77777777" w:rsidR="00331EEA" w:rsidRPr="008874C6" w:rsidRDefault="00331EEA" w:rsidP="00FA1BFF">
            <w:pPr>
              <w:rPr>
                <w:rFonts w:cs="Courier New"/>
                <w:sz w:val="18"/>
                <w:szCs w:val="18"/>
              </w:rPr>
            </w:pPr>
            <w:r w:rsidRPr="008874C6">
              <w:rPr>
                <w:rFonts w:cs="Courier New"/>
                <w:sz w:val="18"/>
                <w:szCs w:val="18"/>
              </w:rPr>
              <w:t>insert into label_style_mstr values ('H','1','DBG','Send to File - Debug','N/A')</w:t>
            </w:r>
          </w:p>
          <w:p w14:paraId="09495C38" w14:textId="77777777" w:rsidR="00331EEA" w:rsidRPr="008874C6" w:rsidRDefault="00331EEA" w:rsidP="00FA1BFF">
            <w:pPr>
              <w:rPr>
                <w:rFonts w:cs="Courier New"/>
                <w:sz w:val="18"/>
                <w:szCs w:val="18"/>
              </w:rPr>
            </w:pPr>
            <w:r w:rsidRPr="008874C6">
              <w:rPr>
                <w:rFonts w:cs="Courier New"/>
                <w:sz w:val="18"/>
                <w:szCs w:val="18"/>
              </w:rPr>
              <w:t>insert into label_style_mstr values ('H','2','DC','Device Context','N/A')</w:t>
            </w:r>
          </w:p>
          <w:p w14:paraId="5E638C5C" w14:textId="77777777" w:rsidR="00331EEA" w:rsidRPr="008874C6" w:rsidRDefault="00331EEA" w:rsidP="00FA1BFF">
            <w:pPr>
              <w:rPr>
                <w:rFonts w:cs="Courier New"/>
                <w:sz w:val="18"/>
                <w:szCs w:val="18"/>
              </w:rPr>
            </w:pPr>
            <w:r w:rsidRPr="008874C6">
              <w:rPr>
                <w:rFonts w:cs="Courier New"/>
                <w:sz w:val="18"/>
                <w:szCs w:val="18"/>
              </w:rPr>
              <w:t>insert into label_style_mstr values ('H','3','Direct','Direct to Device','N/A')</w:t>
            </w:r>
          </w:p>
          <w:p w14:paraId="2C0C9238" w14:textId="77777777" w:rsidR="00331EEA" w:rsidRPr="008874C6" w:rsidRDefault="00331EEA" w:rsidP="00FA1BFF">
            <w:pPr>
              <w:rPr>
                <w:rFonts w:cs="Courier New"/>
                <w:sz w:val="18"/>
                <w:szCs w:val="18"/>
              </w:rPr>
            </w:pPr>
          </w:p>
        </w:tc>
      </w:tr>
      <w:tr w:rsidR="00331EEA" w:rsidRPr="008874C6" w14:paraId="2445796D" w14:textId="77777777" w:rsidTr="00FA1BFF">
        <w:tc>
          <w:tcPr>
            <w:tcW w:w="3888" w:type="dxa"/>
          </w:tcPr>
          <w:p w14:paraId="632C95D1" w14:textId="77777777" w:rsidR="00331EEA" w:rsidRPr="008874C6" w:rsidRDefault="00331EEA" w:rsidP="00FA1BFF">
            <w:pPr>
              <w:rPr>
                <w:rFonts w:cs="Courier New"/>
                <w:sz w:val="18"/>
                <w:szCs w:val="18"/>
              </w:rPr>
            </w:pPr>
            <w:r w:rsidRPr="008874C6">
              <w:rPr>
                <w:rFonts w:cs="Courier New"/>
                <w:sz w:val="18"/>
                <w:szCs w:val="18"/>
              </w:rPr>
              <w:t>LANGUAGE_MSTR</w:t>
            </w:r>
          </w:p>
          <w:p w14:paraId="407C535C" w14:textId="77777777" w:rsidR="00331EEA" w:rsidRPr="008874C6" w:rsidRDefault="00331EEA" w:rsidP="00FA1BFF">
            <w:pPr>
              <w:rPr>
                <w:rFonts w:cs="Courier New"/>
                <w:sz w:val="18"/>
                <w:szCs w:val="18"/>
              </w:rPr>
            </w:pPr>
          </w:p>
        </w:tc>
        <w:tc>
          <w:tcPr>
            <w:tcW w:w="5760" w:type="dxa"/>
          </w:tcPr>
          <w:p w14:paraId="7C96C17E" w14:textId="77777777" w:rsidR="00331EEA" w:rsidRPr="008874C6" w:rsidRDefault="00331EEA" w:rsidP="00FA1BFF">
            <w:pPr>
              <w:rPr>
                <w:rFonts w:cs="Courier New"/>
                <w:sz w:val="18"/>
                <w:szCs w:val="18"/>
              </w:rPr>
            </w:pPr>
            <w:r w:rsidRPr="008874C6">
              <w:rPr>
                <w:rFonts w:cs="Courier New"/>
                <w:sz w:val="18"/>
                <w:szCs w:val="18"/>
              </w:rPr>
              <w:t>Need to set up at least “English”. Client can set up any additional statuses.</w:t>
            </w:r>
          </w:p>
          <w:p w14:paraId="3E89ED2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'BRAI'</w:t>
            </w:r>
            <w:r w:rsidRPr="008874C6">
              <w:rPr>
                <w:rFonts w:cs="Courier New"/>
                <w:noProof/>
                <w:color w:val="808080"/>
                <w:sz w:val="18"/>
                <w:szCs w:val="18"/>
              </w:rPr>
              <w:t>,</w:t>
            </w:r>
            <w:r w:rsidRPr="008874C6">
              <w:rPr>
                <w:rFonts w:cs="Courier New"/>
                <w:noProof/>
                <w:color w:val="FF0000"/>
                <w:sz w:val="18"/>
                <w:szCs w:val="18"/>
              </w:rPr>
              <w:t>'READ BRAILLE'</w:t>
            </w:r>
            <w:r w:rsidRPr="008874C6">
              <w:rPr>
                <w:rFonts w:cs="Courier New"/>
                <w:noProof/>
                <w:color w:val="808080"/>
                <w:sz w:val="18"/>
                <w:szCs w:val="18"/>
              </w:rPr>
              <w:t>,</w:t>
            </w:r>
            <w:r w:rsidRPr="008874C6">
              <w:rPr>
                <w:rFonts w:cs="Courier New"/>
                <w:noProof/>
                <w:color w:val="FF0000"/>
                <w:sz w:val="18"/>
                <w:szCs w:val="18"/>
              </w:rPr>
              <w:t>'READS BRAILLE'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C5B6D5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'CHIN'</w:t>
            </w:r>
            <w:r w:rsidRPr="008874C6">
              <w:rPr>
                <w:rFonts w:cs="Courier New"/>
                <w:noProof/>
                <w:color w:val="808080"/>
                <w:sz w:val="18"/>
                <w:szCs w:val="18"/>
              </w:rPr>
              <w:t>,</w:t>
            </w:r>
            <w:r w:rsidRPr="008874C6">
              <w:rPr>
                <w:rFonts w:cs="Courier New"/>
                <w:noProof/>
                <w:color w:val="FF0000"/>
                <w:sz w:val="18"/>
                <w:szCs w:val="18"/>
              </w:rPr>
              <w:t>'CHINESE'</w:t>
            </w:r>
            <w:r w:rsidRPr="008874C6">
              <w:rPr>
                <w:rFonts w:cs="Courier New"/>
                <w:noProof/>
                <w:color w:val="808080"/>
                <w:sz w:val="18"/>
                <w:szCs w:val="18"/>
              </w:rPr>
              <w:t>,</w:t>
            </w:r>
            <w:r w:rsidRPr="008874C6">
              <w:rPr>
                <w:rFonts w:cs="Courier New"/>
                <w:noProof/>
                <w:color w:val="FF0000"/>
                <w:sz w:val="18"/>
                <w:szCs w:val="18"/>
              </w:rPr>
              <w:t>'CHINESE'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6A7EBF0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'ENGL'</w:t>
            </w:r>
            <w:r w:rsidRPr="008874C6">
              <w:rPr>
                <w:rFonts w:cs="Courier New"/>
                <w:noProof/>
                <w:color w:val="808080"/>
                <w:sz w:val="18"/>
                <w:szCs w:val="18"/>
              </w:rPr>
              <w:t>,</w:t>
            </w:r>
            <w:r w:rsidRPr="008874C6">
              <w:rPr>
                <w:rFonts w:cs="Courier New"/>
                <w:noProof/>
                <w:color w:val="FF0000"/>
                <w:sz w:val="18"/>
                <w:szCs w:val="18"/>
              </w:rPr>
              <w:t>'ENGLISH'</w:t>
            </w:r>
            <w:r w:rsidRPr="008874C6">
              <w:rPr>
                <w:rFonts w:cs="Courier New"/>
                <w:noProof/>
                <w:color w:val="808080"/>
                <w:sz w:val="18"/>
                <w:szCs w:val="18"/>
              </w:rPr>
              <w:t>,</w:t>
            </w:r>
            <w:r w:rsidRPr="008874C6">
              <w:rPr>
                <w:rFonts w:cs="Courier New"/>
                <w:noProof/>
                <w:color w:val="FF0000"/>
                <w:sz w:val="18"/>
                <w:szCs w:val="18"/>
              </w:rPr>
              <w:t>'ENGLISH'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1B74601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'FREN'</w:t>
            </w:r>
            <w:r w:rsidRPr="008874C6">
              <w:rPr>
                <w:rFonts w:cs="Courier New"/>
                <w:noProof/>
                <w:color w:val="808080"/>
                <w:sz w:val="18"/>
                <w:szCs w:val="18"/>
              </w:rPr>
              <w:t>,</w:t>
            </w:r>
            <w:r w:rsidRPr="008874C6">
              <w:rPr>
                <w:rFonts w:cs="Courier New"/>
                <w:noProof/>
                <w:color w:val="FF0000"/>
                <w:sz w:val="18"/>
                <w:szCs w:val="18"/>
              </w:rPr>
              <w:t>'FRENCH'</w:t>
            </w:r>
            <w:r w:rsidRPr="008874C6">
              <w:rPr>
                <w:rFonts w:cs="Courier New"/>
                <w:noProof/>
                <w:color w:val="808080"/>
                <w:sz w:val="18"/>
                <w:szCs w:val="18"/>
              </w:rPr>
              <w:t>,</w:t>
            </w:r>
            <w:r w:rsidRPr="008874C6">
              <w:rPr>
                <w:rFonts w:cs="Courier New"/>
                <w:noProof/>
                <w:color w:val="FF0000"/>
                <w:sz w:val="18"/>
                <w:szCs w:val="18"/>
              </w:rPr>
              <w:t>'FRENCH'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A98252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'GERM'</w:t>
            </w:r>
            <w:r w:rsidRPr="008874C6">
              <w:rPr>
                <w:rFonts w:cs="Courier New"/>
                <w:noProof/>
                <w:color w:val="808080"/>
                <w:sz w:val="18"/>
                <w:szCs w:val="18"/>
              </w:rPr>
              <w:t>,</w:t>
            </w:r>
            <w:r w:rsidRPr="008874C6">
              <w:rPr>
                <w:rFonts w:cs="Courier New"/>
                <w:noProof/>
                <w:color w:val="FF0000"/>
                <w:sz w:val="18"/>
                <w:szCs w:val="18"/>
              </w:rPr>
              <w:t>'GERMAN'</w:t>
            </w:r>
            <w:r w:rsidRPr="008874C6">
              <w:rPr>
                <w:rFonts w:cs="Courier New"/>
                <w:noProof/>
                <w:color w:val="808080"/>
                <w:sz w:val="18"/>
                <w:szCs w:val="18"/>
              </w:rPr>
              <w:t>,</w:t>
            </w:r>
            <w:r w:rsidRPr="008874C6">
              <w:rPr>
                <w:rFonts w:cs="Courier New"/>
                <w:noProof/>
                <w:color w:val="FF0000"/>
                <w:sz w:val="18"/>
                <w:szCs w:val="18"/>
              </w:rPr>
              <w:t>'GERMAN'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19D73E1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'ITAL'</w:t>
            </w:r>
            <w:r w:rsidRPr="008874C6">
              <w:rPr>
                <w:rFonts w:cs="Courier New"/>
                <w:noProof/>
                <w:color w:val="808080"/>
                <w:sz w:val="18"/>
                <w:szCs w:val="18"/>
              </w:rPr>
              <w:t>,</w:t>
            </w:r>
            <w:r w:rsidRPr="008874C6">
              <w:rPr>
                <w:rFonts w:cs="Courier New"/>
                <w:noProof/>
                <w:color w:val="FF0000"/>
                <w:sz w:val="18"/>
                <w:szCs w:val="18"/>
              </w:rPr>
              <w:t>'ITALIAN'</w:t>
            </w:r>
            <w:r w:rsidRPr="008874C6">
              <w:rPr>
                <w:rFonts w:cs="Courier New"/>
                <w:noProof/>
                <w:color w:val="808080"/>
                <w:sz w:val="18"/>
                <w:szCs w:val="18"/>
              </w:rPr>
              <w:t>,</w:t>
            </w:r>
            <w:r w:rsidRPr="008874C6">
              <w:rPr>
                <w:rFonts w:cs="Courier New"/>
                <w:noProof/>
                <w:color w:val="FF0000"/>
                <w:sz w:val="18"/>
                <w:szCs w:val="18"/>
              </w:rPr>
              <w:t>'ITALIAN'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175ACC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'JAPA'</w:t>
            </w:r>
            <w:r w:rsidRPr="008874C6">
              <w:rPr>
                <w:rFonts w:cs="Courier New"/>
                <w:noProof/>
                <w:color w:val="808080"/>
                <w:sz w:val="18"/>
                <w:szCs w:val="18"/>
              </w:rPr>
              <w:t>,</w:t>
            </w:r>
            <w:r w:rsidRPr="008874C6">
              <w:rPr>
                <w:rFonts w:cs="Courier New"/>
                <w:noProof/>
                <w:color w:val="FF0000"/>
                <w:sz w:val="18"/>
                <w:szCs w:val="18"/>
              </w:rPr>
              <w:t>'JAPANESE'</w:t>
            </w:r>
            <w:r w:rsidRPr="008874C6">
              <w:rPr>
                <w:rFonts w:cs="Courier New"/>
                <w:noProof/>
                <w:color w:val="808080"/>
                <w:sz w:val="18"/>
                <w:szCs w:val="18"/>
              </w:rPr>
              <w:t>,</w:t>
            </w:r>
            <w:r w:rsidRPr="008874C6">
              <w:rPr>
                <w:rFonts w:cs="Courier New"/>
                <w:noProof/>
                <w:color w:val="FF0000"/>
                <w:sz w:val="18"/>
                <w:szCs w:val="18"/>
              </w:rPr>
              <w:t>'JAPANESE'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A733A5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'LIP'</w:t>
            </w:r>
            <w:r w:rsidRPr="008874C6">
              <w:rPr>
                <w:rFonts w:cs="Courier New"/>
                <w:noProof/>
                <w:color w:val="808080"/>
                <w:sz w:val="18"/>
                <w:szCs w:val="18"/>
              </w:rPr>
              <w:t>,</w:t>
            </w:r>
            <w:r w:rsidRPr="008874C6">
              <w:rPr>
                <w:rFonts w:cs="Courier New"/>
                <w:noProof/>
                <w:color w:val="FF0000"/>
                <w:sz w:val="18"/>
                <w:szCs w:val="18"/>
              </w:rPr>
              <w:t>'LIP READS'</w:t>
            </w:r>
            <w:r w:rsidRPr="008874C6">
              <w:rPr>
                <w:rFonts w:cs="Courier New"/>
                <w:noProof/>
                <w:color w:val="808080"/>
                <w:sz w:val="18"/>
                <w:szCs w:val="18"/>
              </w:rPr>
              <w:t>,</w:t>
            </w:r>
            <w:r w:rsidRPr="008874C6">
              <w:rPr>
                <w:rFonts w:cs="Courier New"/>
                <w:noProof/>
                <w:color w:val="FF0000"/>
                <w:sz w:val="18"/>
                <w:szCs w:val="18"/>
              </w:rPr>
              <w:t>'LIP READS'</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19318C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'POLI'</w:t>
            </w:r>
            <w:r w:rsidRPr="008874C6">
              <w:rPr>
                <w:rFonts w:cs="Courier New"/>
                <w:noProof/>
                <w:color w:val="808080"/>
                <w:sz w:val="18"/>
                <w:szCs w:val="18"/>
              </w:rPr>
              <w:t>,</w:t>
            </w:r>
            <w:r w:rsidRPr="008874C6">
              <w:rPr>
                <w:rFonts w:cs="Courier New"/>
                <w:noProof/>
                <w:color w:val="FF0000"/>
                <w:sz w:val="18"/>
                <w:szCs w:val="18"/>
              </w:rPr>
              <w:t>'POLISH'</w:t>
            </w:r>
            <w:r w:rsidRPr="008874C6">
              <w:rPr>
                <w:rFonts w:cs="Courier New"/>
                <w:noProof/>
                <w:color w:val="808080"/>
                <w:sz w:val="18"/>
                <w:szCs w:val="18"/>
              </w:rPr>
              <w:t>,</w:t>
            </w:r>
            <w:r w:rsidRPr="008874C6">
              <w:rPr>
                <w:rFonts w:cs="Courier New"/>
                <w:noProof/>
                <w:color w:val="FF0000"/>
                <w:sz w:val="18"/>
                <w:szCs w:val="18"/>
              </w:rPr>
              <w:t>'POLISH'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329F14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'RUSS'</w:t>
            </w:r>
            <w:r w:rsidRPr="008874C6">
              <w:rPr>
                <w:rFonts w:cs="Courier New"/>
                <w:noProof/>
                <w:color w:val="808080"/>
                <w:sz w:val="18"/>
                <w:szCs w:val="18"/>
              </w:rPr>
              <w:t>,</w:t>
            </w:r>
            <w:r w:rsidRPr="008874C6">
              <w:rPr>
                <w:rFonts w:cs="Courier New"/>
                <w:noProof/>
                <w:color w:val="FF0000"/>
                <w:sz w:val="18"/>
                <w:szCs w:val="18"/>
              </w:rPr>
              <w:t>'RUSSIAN'</w:t>
            </w:r>
            <w:r w:rsidRPr="008874C6">
              <w:rPr>
                <w:rFonts w:cs="Courier New"/>
                <w:noProof/>
                <w:color w:val="808080"/>
                <w:sz w:val="18"/>
                <w:szCs w:val="18"/>
              </w:rPr>
              <w:t>,</w:t>
            </w:r>
            <w:r w:rsidRPr="008874C6">
              <w:rPr>
                <w:rFonts w:cs="Courier New"/>
                <w:noProof/>
                <w:color w:val="FF0000"/>
                <w:sz w:val="18"/>
                <w:szCs w:val="18"/>
              </w:rPr>
              <w:t>'RUSSIAN'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B19A44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'SIGN'</w:t>
            </w:r>
            <w:r w:rsidRPr="008874C6">
              <w:rPr>
                <w:rFonts w:cs="Courier New"/>
                <w:noProof/>
                <w:color w:val="808080"/>
                <w:sz w:val="18"/>
                <w:szCs w:val="18"/>
              </w:rPr>
              <w:t>,</w:t>
            </w:r>
            <w:r w:rsidRPr="008874C6">
              <w:rPr>
                <w:rFonts w:cs="Courier New"/>
                <w:noProof/>
                <w:color w:val="FF0000"/>
                <w:sz w:val="18"/>
                <w:szCs w:val="18"/>
              </w:rPr>
              <w:t>'SIGN LANGUAG'</w:t>
            </w:r>
            <w:r w:rsidRPr="008874C6">
              <w:rPr>
                <w:rFonts w:cs="Courier New"/>
                <w:noProof/>
                <w:color w:val="808080"/>
                <w:sz w:val="18"/>
                <w:szCs w:val="18"/>
              </w:rPr>
              <w:t>,</w:t>
            </w:r>
            <w:r w:rsidRPr="008874C6">
              <w:rPr>
                <w:rFonts w:cs="Courier New"/>
                <w:noProof/>
                <w:color w:val="FF0000"/>
                <w:sz w:val="18"/>
                <w:szCs w:val="18"/>
              </w:rPr>
              <w:t>'COMMUNICATES WITH SIGN LANGUAGE'</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61C02B2E" w14:textId="77777777" w:rsidR="00331EEA" w:rsidRPr="008874C6" w:rsidRDefault="00331EEA" w:rsidP="00FA1BFF">
            <w:pPr>
              <w:rPr>
                <w:rFonts w:cs="Courier New"/>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language_mstr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'SPAN'</w:t>
            </w:r>
            <w:r w:rsidRPr="008874C6">
              <w:rPr>
                <w:rFonts w:cs="Courier New"/>
                <w:noProof/>
                <w:color w:val="808080"/>
                <w:sz w:val="18"/>
                <w:szCs w:val="18"/>
              </w:rPr>
              <w:t>,</w:t>
            </w:r>
            <w:r w:rsidRPr="008874C6">
              <w:rPr>
                <w:rFonts w:cs="Courier New"/>
                <w:noProof/>
                <w:color w:val="FF0000"/>
                <w:sz w:val="18"/>
                <w:szCs w:val="18"/>
              </w:rPr>
              <w:t>'SPANISH'</w:t>
            </w:r>
            <w:r w:rsidRPr="008874C6">
              <w:rPr>
                <w:rFonts w:cs="Courier New"/>
                <w:noProof/>
                <w:color w:val="808080"/>
                <w:sz w:val="18"/>
                <w:szCs w:val="18"/>
              </w:rPr>
              <w:t>,</w:t>
            </w:r>
            <w:r w:rsidRPr="008874C6">
              <w:rPr>
                <w:rFonts w:cs="Courier New"/>
                <w:noProof/>
                <w:color w:val="FF0000"/>
                <w:sz w:val="18"/>
                <w:szCs w:val="18"/>
              </w:rPr>
              <w:t>'SPANISH'</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77725F13" w14:textId="77777777" w:rsidTr="00FA1BFF">
        <w:tc>
          <w:tcPr>
            <w:tcW w:w="3888" w:type="dxa"/>
          </w:tcPr>
          <w:p w14:paraId="18500BCA" w14:textId="77777777" w:rsidR="00331EEA" w:rsidRPr="008874C6" w:rsidRDefault="00331EEA" w:rsidP="00FA1BFF">
            <w:pPr>
              <w:rPr>
                <w:rFonts w:cs="Courier New"/>
              </w:rPr>
            </w:pPr>
            <w:r w:rsidRPr="008874C6">
              <w:rPr>
                <w:rFonts w:cs="Courier New"/>
              </w:rPr>
              <w:lastRenderedPageBreak/>
              <w:t>LOCATION_MSTR</w:t>
            </w:r>
          </w:p>
        </w:tc>
        <w:tc>
          <w:tcPr>
            <w:tcW w:w="5760" w:type="dxa"/>
          </w:tcPr>
          <w:p w14:paraId="51E0F8E8" w14:textId="77777777" w:rsidR="00331EEA" w:rsidRPr="008874C6" w:rsidRDefault="00331EEA" w:rsidP="00FA1BFF">
            <w:pPr>
              <w:rPr>
                <w:rFonts w:cs="Courier New"/>
                <w:sz w:val="18"/>
                <w:szCs w:val="18"/>
              </w:rPr>
            </w:pPr>
            <w:r w:rsidRPr="008874C6">
              <w:rPr>
                <w:rFonts w:cs="Courier New"/>
                <w:sz w:val="18"/>
                <w:szCs w:val="18"/>
              </w:rPr>
              <w:t>Installer will work with Client to verify information.  Refer to System/Facility Maintenance Guide.</w:t>
            </w:r>
          </w:p>
          <w:p w14:paraId="3EB9C2C9" w14:textId="77777777" w:rsidR="00331EEA" w:rsidRPr="008874C6" w:rsidRDefault="00331EEA" w:rsidP="00FA1BFF">
            <w:pPr>
              <w:rPr>
                <w:rFonts w:cs="Courier New"/>
                <w:sz w:val="18"/>
                <w:szCs w:val="18"/>
              </w:rPr>
            </w:pPr>
          </w:p>
        </w:tc>
      </w:tr>
      <w:tr w:rsidR="00331EEA" w:rsidRPr="008874C6" w14:paraId="212C328C" w14:textId="77777777" w:rsidTr="00FA1BFF">
        <w:tc>
          <w:tcPr>
            <w:tcW w:w="3888" w:type="dxa"/>
          </w:tcPr>
          <w:p w14:paraId="79B655BC" w14:textId="77777777" w:rsidR="00331EEA" w:rsidRPr="008874C6" w:rsidRDefault="00331EEA" w:rsidP="00FA1BFF">
            <w:pPr>
              <w:rPr>
                <w:rFonts w:cs="Courier New"/>
              </w:rPr>
            </w:pPr>
            <w:r w:rsidRPr="008874C6">
              <w:rPr>
                <w:rFonts w:cs="Courier New"/>
              </w:rPr>
              <w:t>LOCATION_REGISTRY</w:t>
            </w:r>
          </w:p>
        </w:tc>
        <w:tc>
          <w:tcPr>
            <w:tcW w:w="5760" w:type="dxa"/>
          </w:tcPr>
          <w:p w14:paraId="6303F49F" w14:textId="77777777" w:rsidR="00331EEA" w:rsidRPr="008874C6" w:rsidRDefault="00331EEA" w:rsidP="00FA1BFF">
            <w:pPr>
              <w:rPr>
                <w:rFonts w:cs="Courier New"/>
                <w:sz w:val="18"/>
                <w:szCs w:val="18"/>
              </w:rPr>
            </w:pPr>
            <w:r w:rsidRPr="008874C6">
              <w:rPr>
                <w:rFonts w:cs="Courier New"/>
                <w:sz w:val="18"/>
                <w:szCs w:val="18"/>
              </w:rPr>
              <w:t>Installer will need to verify settings. Refer to Registry_Notes.doc.</w:t>
            </w:r>
          </w:p>
          <w:p w14:paraId="29CC642F" w14:textId="77777777" w:rsidR="00331EEA" w:rsidRPr="008874C6" w:rsidRDefault="00331EEA" w:rsidP="00FA1BFF">
            <w:pPr>
              <w:rPr>
                <w:rFonts w:cs="Courier New"/>
                <w:sz w:val="18"/>
                <w:szCs w:val="18"/>
              </w:rPr>
            </w:pPr>
          </w:p>
        </w:tc>
      </w:tr>
      <w:tr w:rsidR="00331EEA" w:rsidRPr="008874C6" w14:paraId="3E7A6D6E" w14:textId="77777777" w:rsidTr="00FA1BFF">
        <w:tc>
          <w:tcPr>
            <w:tcW w:w="3888" w:type="dxa"/>
          </w:tcPr>
          <w:p w14:paraId="379BE5AC" w14:textId="77777777" w:rsidR="00331EEA" w:rsidRPr="008874C6" w:rsidRDefault="00331EEA" w:rsidP="00FA1BFF">
            <w:pPr>
              <w:rPr>
                <w:rFonts w:cs="Courier New"/>
                <w:sz w:val="18"/>
                <w:szCs w:val="18"/>
              </w:rPr>
            </w:pPr>
            <w:r w:rsidRPr="008874C6">
              <w:rPr>
                <w:rFonts w:cs="Courier New"/>
                <w:sz w:val="18"/>
                <w:szCs w:val="18"/>
              </w:rPr>
              <w:t>MODE_OF_ARRIVAL</w:t>
            </w:r>
            <w:r w:rsidRPr="008874C6">
              <w:rPr>
                <w:rFonts w:cs="Courier New"/>
                <w:sz w:val="18"/>
                <w:szCs w:val="18"/>
              </w:rPr>
              <w:softHyphen/>
              <w:t>_MSTR</w:t>
            </w:r>
          </w:p>
        </w:tc>
        <w:tc>
          <w:tcPr>
            <w:tcW w:w="5760" w:type="dxa"/>
          </w:tcPr>
          <w:p w14:paraId="72C6D5E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w:t>
            </w:r>
            <w:r w:rsidRPr="008874C6">
              <w:rPr>
                <w:rFonts w:cs="Courier New"/>
                <w:noProof/>
                <w:color w:val="808080"/>
                <w:sz w:val="18"/>
                <w:szCs w:val="18"/>
              </w:rPr>
              <w:t>,</w:t>
            </w:r>
            <w:r w:rsidRPr="008874C6">
              <w:rPr>
                <w:rFonts w:cs="Courier New"/>
                <w:noProof/>
                <w:color w:val="FF0000"/>
                <w:sz w:val="18"/>
                <w:szCs w:val="18"/>
              </w:rPr>
              <w:t>'AMBULANCE'</w:t>
            </w:r>
            <w:r w:rsidRPr="008874C6">
              <w:rPr>
                <w:rFonts w:cs="Courier New"/>
                <w:noProof/>
                <w:color w:val="808080"/>
                <w:sz w:val="18"/>
                <w:szCs w:val="18"/>
              </w:rPr>
              <w:t>,</w:t>
            </w:r>
            <w:r w:rsidRPr="008874C6">
              <w:rPr>
                <w:rFonts w:cs="Courier New"/>
                <w:noProof/>
                <w:color w:val="FF0000"/>
                <w:sz w:val="18"/>
                <w:szCs w:val="18"/>
              </w:rPr>
              <w:t>'GROUND AMBULANCE'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510886E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w:t>
            </w:r>
            <w:r w:rsidRPr="008874C6">
              <w:rPr>
                <w:rFonts w:cs="Courier New"/>
                <w:noProof/>
                <w:color w:val="808080"/>
                <w:sz w:val="18"/>
                <w:szCs w:val="18"/>
              </w:rPr>
              <w:t>,</w:t>
            </w:r>
            <w:r w:rsidRPr="008874C6">
              <w:rPr>
                <w:rFonts w:cs="Courier New"/>
                <w:noProof/>
                <w:color w:val="FF0000"/>
                <w:sz w:val="18"/>
                <w:szCs w:val="18"/>
              </w:rPr>
              <w:t>'CAR'</w:t>
            </w:r>
            <w:r w:rsidRPr="008874C6">
              <w:rPr>
                <w:rFonts w:cs="Courier New"/>
                <w:noProof/>
                <w:color w:val="808080"/>
                <w:sz w:val="18"/>
                <w:szCs w:val="18"/>
              </w:rPr>
              <w:t>,</w:t>
            </w:r>
            <w:r w:rsidRPr="008874C6">
              <w:rPr>
                <w:rFonts w:cs="Courier New"/>
                <w:noProof/>
                <w:color w:val="FF0000"/>
                <w:sz w:val="18"/>
                <w:szCs w:val="18"/>
              </w:rPr>
              <w:t>'PRIVATE CAR'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F2D697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'H'</w:t>
            </w:r>
            <w:r w:rsidRPr="008874C6">
              <w:rPr>
                <w:rFonts w:cs="Courier New"/>
                <w:noProof/>
                <w:color w:val="808080"/>
                <w:sz w:val="18"/>
                <w:szCs w:val="18"/>
              </w:rPr>
              <w:t>,</w:t>
            </w:r>
            <w:r w:rsidRPr="008874C6">
              <w:rPr>
                <w:rFonts w:cs="Courier New"/>
                <w:noProof/>
                <w:color w:val="FF0000"/>
                <w:sz w:val="18"/>
                <w:szCs w:val="18"/>
              </w:rPr>
              <w:t>'HELICOPTER'</w:t>
            </w:r>
            <w:r w:rsidRPr="008874C6">
              <w:rPr>
                <w:rFonts w:cs="Courier New"/>
                <w:noProof/>
                <w:color w:val="808080"/>
                <w:sz w:val="18"/>
                <w:szCs w:val="18"/>
              </w:rPr>
              <w:t>,</w:t>
            </w:r>
            <w:r w:rsidRPr="008874C6">
              <w:rPr>
                <w:rFonts w:cs="Courier New"/>
                <w:noProof/>
                <w:color w:val="FF0000"/>
                <w:sz w:val="18"/>
                <w:szCs w:val="18"/>
              </w:rPr>
              <w:t>'AIR AMBULANCE'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1C33267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'OTHER'</w:t>
            </w:r>
            <w:r w:rsidRPr="008874C6">
              <w:rPr>
                <w:rFonts w:cs="Courier New"/>
                <w:noProof/>
                <w:color w:val="808080"/>
                <w:sz w:val="18"/>
                <w:szCs w:val="18"/>
              </w:rPr>
              <w:t>,</w:t>
            </w:r>
            <w:r w:rsidRPr="008874C6">
              <w:rPr>
                <w:rFonts w:cs="Courier New"/>
                <w:noProof/>
                <w:color w:val="FF0000"/>
                <w:sz w:val="18"/>
                <w:szCs w:val="18"/>
              </w:rPr>
              <w:t>'OTHER'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15753D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'Q'</w:t>
            </w:r>
            <w:r w:rsidRPr="008874C6">
              <w:rPr>
                <w:rFonts w:cs="Courier New"/>
                <w:noProof/>
                <w:color w:val="808080"/>
                <w:sz w:val="18"/>
                <w:szCs w:val="18"/>
              </w:rPr>
              <w:t>,</w:t>
            </w:r>
            <w:r w:rsidRPr="008874C6">
              <w:rPr>
                <w:rFonts w:cs="Courier New"/>
                <w:noProof/>
                <w:color w:val="FF0000"/>
                <w:sz w:val="18"/>
                <w:szCs w:val="18"/>
              </w:rPr>
              <w:t>'TAXI'</w:t>
            </w:r>
            <w:r w:rsidRPr="008874C6">
              <w:rPr>
                <w:rFonts w:cs="Courier New"/>
                <w:noProof/>
                <w:color w:val="808080"/>
                <w:sz w:val="18"/>
                <w:szCs w:val="18"/>
              </w:rPr>
              <w:t>,</w:t>
            </w:r>
            <w:r w:rsidRPr="008874C6">
              <w:rPr>
                <w:rFonts w:cs="Courier New"/>
                <w:noProof/>
                <w:color w:val="FF0000"/>
                <w:sz w:val="18"/>
                <w:szCs w:val="18"/>
              </w:rPr>
              <w:t>'TAXICAB'</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3E38F45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w:t>
            </w:r>
            <w:r w:rsidRPr="008874C6">
              <w:rPr>
                <w:rFonts w:cs="Courier New"/>
                <w:noProof/>
                <w:color w:val="808080"/>
                <w:sz w:val="18"/>
                <w:szCs w:val="18"/>
              </w:rPr>
              <w:t>,</w:t>
            </w:r>
            <w:r w:rsidRPr="008874C6">
              <w:rPr>
                <w:rFonts w:cs="Courier New"/>
                <w:noProof/>
                <w:color w:val="FF0000"/>
                <w:sz w:val="18"/>
                <w:szCs w:val="18"/>
              </w:rPr>
              <w:t>'PUBLIC TRANS'</w:t>
            </w:r>
            <w:r w:rsidRPr="008874C6">
              <w:rPr>
                <w:rFonts w:cs="Courier New"/>
                <w:noProof/>
                <w:color w:val="808080"/>
                <w:sz w:val="18"/>
                <w:szCs w:val="18"/>
              </w:rPr>
              <w:t>,</w:t>
            </w:r>
            <w:r w:rsidRPr="008874C6">
              <w:rPr>
                <w:rFonts w:cs="Courier New"/>
                <w:noProof/>
                <w:color w:val="FF0000"/>
                <w:sz w:val="18"/>
                <w:szCs w:val="18"/>
              </w:rPr>
              <w:t>'PUBLIC TRANSPORTATION'</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A028A25"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mode_of_arrival_mstr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'X'</w:t>
            </w:r>
            <w:r w:rsidRPr="008874C6">
              <w:rPr>
                <w:rFonts w:cs="Courier New"/>
                <w:noProof/>
                <w:color w:val="808080"/>
                <w:sz w:val="18"/>
                <w:szCs w:val="18"/>
              </w:rPr>
              <w:t>,</w:t>
            </w:r>
            <w:r w:rsidRPr="008874C6">
              <w:rPr>
                <w:rFonts w:cs="Courier New"/>
                <w:noProof/>
                <w:color w:val="FF0000"/>
                <w:sz w:val="18"/>
                <w:szCs w:val="18"/>
              </w:rPr>
              <w:t>'WALK'</w:t>
            </w:r>
            <w:r w:rsidRPr="008874C6">
              <w:rPr>
                <w:rFonts w:cs="Courier New"/>
                <w:noProof/>
                <w:color w:val="808080"/>
                <w:sz w:val="18"/>
                <w:szCs w:val="18"/>
              </w:rPr>
              <w:t>,</w:t>
            </w:r>
            <w:r w:rsidRPr="008874C6">
              <w:rPr>
                <w:rFonts w:cs="Courier New"/>
                <w:noProof/>
                <w:color w:val="FF0000"/>
                <w:sz w:val="18"/>
                <w:szCs w:val="18"/>
              </w:rPr>
              <w:t>'WALK-IN'</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tc>
      </w:tr>
      <w:tr w:rsidR="00331EEA" w:rsidRPr="008874C6" w14:paraId="36C20A0E" w14:textId="77777777" w:rsidTr="00FA1BFF">
        <w:tc>
          <w:tcPr>
            <w:tcW w:w="3888" w:type="dxa"/>
          </w:tcPr>
          <w:p w14:paraId="79C4F371" w14:textId="77777777" w:rsidR="00331EEA" w:rsidRPr="008874C6" w:rsidRDefault="00331EEA" w:rsidP="00FA1BFF">
            <w:pPr>
              <w:rPr>
                <w:rFonts w:cs="Courier New"/>
                <w:sz w:val="18"/>
                <w:szCs w:val="18"/>
              </w:rPr>
            </w:pPr>
            <w:r w:rsidRPr="008874C6">
              <w:rPr>
                <w:rFonts w:cs="Courier New"/>
                <w:sz w:val="18"/>
                <w:szCs w:val="18"/>
              </w:rPr>
              <w:t>NEXT_1500_ROW_NO</w:t>
            </w:r>
          </w:p>
        </w:tc>
        <w:tc>
          <w:tcPr>
            <w:tcW w:w="5760" w:type="dxa"/>
          </w:tcPr>
          <w:p w14:paraId="13BC3821" w14:textId="77777777" w:rsidR="00331EEA" w:rsidRPr="008874C6" w:rsidRDefault="00331EEA" w:rsidP="00FA1BFF">
            <w:pPr>
              <w:rPr>
                <w:rFonts w:cs="Courier New"/>
                <w:sz w:val="18"/>
                <w:szCs w:val="18"/>
              </w:rPr>
            </w:pPr>
            <w:r w:rsidRPr="008874C6">
              <w:rPr>
                <w:rFonts w:cs="Courier New"/>
                <w:sz w:val="18"/>
                <w:szCs w:val="18"/>
              </w:rPr>
              <w:t>insert into next_1500_row_no values (1)</w:t>
            </w:r>
          </w:p>
        </w:tc>
      </w:tr>
      <w:tr w:rsidR="00331EEA" w:rsidRPr="008874C6" w14:paraId="1D25C8FE" w14:textId="77777777" w:rsidTr="00FA1BFF">
        <w:tc>
          <w:tcPr>
            <w:tcW w:w="3888" w:type="dxa"/>
          </w:tcPr>
          <w:p w14:paraId="4D087A2D" w14:textId="77777777" w:rsidR="00331EEA" w:rsidRPr="008874C6" w:rsidRDefault="00331EEA" w:rsidP="00FA1BFF">
            <w:pPr>
              <w:rPr>
                <w:rFonts w:cs="Courier New"/>
                <w:sz w:val="18"/>
                <w:szCs w:val="18"/>
              </w:rPr>
            </w:pPr>
            <w:r w:rsidRPr="008874C6">
              <w:rPr>
                <w:rFonts w:cs="Courier New"/>
                <w:sz w:val="18"/>
                <w:szCs w:val="18"/>
              </w:rPr>
              <w:t>NEXT_ADJUSTMENT_WORK_ROW_NO</w:t>
            </w:r>
          </w:p>
        </w:tc>
        <w:tc>
          <w:tcPr>
            <w:tcW w:w="5760" w:type="dxa"/>
          </w:tcPr>
          <w:p w14:paraId="5943E7F0" w14:textId="77777777" w:rsidR="00331EEA" w:rsidRPr="008874C6" w:rsidRDefault="00331EEA" w:rsidP="00FA1BFF">
            <w:pPr>
              <w:rPr>
                <w:rFonts w:cs="Courier New"/>
                <w:sz w:val="18"/>
                <w:szCs w:val="18"/>
              </w:rPr>
            </w:pPr>
            <w:r w:rsidRPr="008874C6">
              <w:rPr>
                <w:rFonts w:cs="Courier New"/>
                <w:sz w:val="18"/>
                <w:szCs w:val="18"/>
              </w:rPr>
              <w:t>insert into next_adjustment_work_row_no values (1)</w:t>
            </w:r>
          </w:p>
        </w:tc>
      </w:tr>
      <w:tr w:rsidR="00331EEA" w:rsidRPr="008874C6" w14:paraId="6B2692D0" w14:textId="77777777" w:rsidTr="00FA1BFF">
        <w:tc>
          <w:tcPr>
            <w:tcW w:w="3888" w:type="dxa"/>
          </w:tcPr>
          <w:p w14:paraId="4D9C73D7" w14:textId="77777777" w:rsidR="00331EEA" w:rsidRPr="008874C6" w:rsidRDefault="00331EEA" w:rsidP="00FA1BFF">
            <w:pPr>
              <w:rPr>
                <w:rFonts w:cs="Courier New"/>
                <w:sz w:val="18"/>
                <w:szCs w:val="18"/>
              </w:rPr>
            </w:pPr>
            <w:r w:rsidRPr="008874C6">
              <w:rPr>
                <w:rFonts w:cs="Courier New"/>
                <w:sz w:val="18"/>
                <w:szCs w:val="18"/>
              </w:rPr>
              <w:t>NEXT_ADJUSTMENTS_ROW_NO</w:t>
            </w:r>
          </w:p>
        </w:tc>
        <w:tc>
          <w:tcPr>
            <w:tcW w:w="5760" w:type="dxa"/>
          </w:tcPr>
          <w:p w14:paraId="0614E875" w14:textId="77777777" w:rsidR="00331EEA" w:rsidRPr="008874C6" w:rsidRDefault="00331EEA" w:rsidP="00FA1BFF">
            <w:pPr>
              <w:rPr>
                <w:rFonts w:cs="Courier New"/>
                <w:sz w:val="18"/>
                <w:szCs w:val="18"/>
              </w:rPr>
            </w:pPr>
            <w:r w:rsidRPr="008874C6">
              <w:rPr>
                <w:rFonts w:cs="Courier New"/>
                <w:sz w:val="18"/>
                <w:szCs w:val="18"/>
              </w:rPr>
              <w:t>insert into next_adjustments_row_no values (1)</w:t>
            </w:r>
          </w:p>
        </w:tc>
      </w:tr>
      <w:tr w:rsidR="00331EEA" w:rsidRPr="008874C6" w14:paraId="1DF0EFA7" w14:textId="77777777" w:rsidTr="00FA1BFF">
        <w:tc>
          <w:tcPr>
            <w:tcW w:w="3888" w:type="dxa"/>
          </w:tcPr>
          <w:p w14:paraId="41DB2C40" w14:textId="77777777" w:rsidR="00331EEA" w:rsidRPr="008874C6" w:rsidRDefault="00331EEA" w:rsidP="00FA1BFF">
            <w:pPr>
              <w:rPr>
                <w:rFonts w:cs="Courier New"/>
                <w:sz w:val="18"/>
                <w:szCs w:val="18"/>
              </w:rPr>
            </w:pPr>
            <w:r w:rsidRPr="008874C6">
              <w:rPr>
                <w:rFonts w:cs="Courier New"/>
                <w:sz w:val="18"/>
                <w:szCs w:val="18"/>
              </w:rPr>
              <w:t>NEXT_APC_ROW_NO</w:t>
            </w:r>
          </w:p>
        </w:tc>
        <w:tc>
          <w:tcPr>
            <w:tcW w:w="5760" w:type="dxa"/>
          </w:tcPr>
          <w:p w14:paraId="103D624D" w14:textId="77777777" w:rsidR="00331EEA" w:rsidRPr="008874C6" w:rsidRDefault="00331EEA" w:rsidP="00FA1BFF">
            <w:pPr>
              <w:rPr>
                <w:rFonts w:cs="Courier New"/>
                <w:sz w:val="18"/>
                <w:szCs w:val="18"/>
              </w:rPr>
            </w:pPr>
            <w:r w:rsidRPr="008874C6">
              <w:rPr>
                <w:rFonts w:cs="Courier New"/>
                <w:sz w:val="18"/>
                <w:szCs w:val="18"/>
              </w:rPr>
              <w:t>insert into next_apc_row_no values (1)</w:t>
            </w:r>
          </w:p>
        </w:tc>
      </w:tr>
      <w:tr w:rsidR="00331EEA" w:rsidRPr="008874C6" w14:paraId="35457A57" w14:textId="77777777" w:rsidTr="00FA1BFF">
        <w:tc>
          <w:tcPr>
            <w:tcW w:w="3888" w:type="dxa"/>
          </w:tcPr>
          <w:p w14:paraId="3F269EAD" w14:textId="77777777" w:rsidR="00331EEA" w:rsidRPr="008874C6" w:rsidRDefault="00331EEA" w:rsidP="00FA1BFF">
            <w:pPr>
              <w:rPr>
                <w:rFonts w:cs="Courier New"/>
                <w:sz w:val="18"/>
                <w:szCs w:val="18"/>
              </w:rPr>
            </w:pPr>
            <w:r w:rsidRPr="008874C6">
              <w:rPr>
                <w:rFonts w:cs="Courier New"/>
                <w:sz w:val="18"/>
                <w:szCs w:val="18"/>
              </w:rPr>
              <w:t>NEXT_BATCH_PAYMENT_WORK_ROW_NO</w:t>
            </w:r>
          </w:p>
        </w:tc>
        <w:tc>
          <w:tcPr>
            <w:tcW w:w="5760" w:type="dxa"/>
          </w:tcPr>
          <w:p w14:paraId="47A237DA" w14:textId="77777777" w:rsidR="00331EEA" w:rsidRPr="008874C6" w:rsidRDefault="00331EEA" w:rsidP="00FA1BFF">
            <w:pPr>
              <w:rPr>
                <w:rFonts w:cs="Courier New"/>
                <w:sz w:val="18"/>
                <w:szCs w:val="18"/>
              </w:rPr>
            </w:pPr>
            <w:r w:rsidRPr="008874C6">
              <w:rPr>
                <w:rFonts w:cs="Courier New"/>
                <w:sz w:val="18"/>
                <w:szCs w:val="18"/>
              </w:rPr>
              <w:t>insert into next_batch_payment_work_row_no values (1)</w:t>
            </w:r>
          </w:p>
        </w:tc>
      </w:tr>
      <w:tr w:rsidR="00331EEA" w:rsidRPr="008874C6" w14:paraId="2552F45E" w14:textId="77777777" w:rsidTr="00FA1BFF">
        <w:tc>
          <w:tcPr>
            <w:tcW w:w="3888" w:type="dxa"/>
          </w:tcPr>
          <w:p w14:paraId="457334C5" w14:textId="77777777" w:rsidR="00331EEA" w:rsidRPr="008874C6" w:rsidRDefault="00331EEA" w:rsidP="00FA1BFF">
            <w:pPr>
              <w:rPr>
                <w:rFonts w:cs="Courier New"/>
                <w:sz w:val="18"/>
                <w:szCs w:val="18"/>
              </w:rPr>
            </w:pPr>
            <w:r w:rsidRPr="008874C6">
              <w:rPr>
                <w:rFonts w:cs="Courier New"/>
                <w:sz w:val="18"/>
                <w:szCs w:val="18"/>
              </w:rPr>
              <w:t>NEXT_CHARGES_ROW_NO</w:t>
            </w:r>
          </w:p>
        </w:tc>
        <w:tc>
          <w:tcPr>
            <w:tcW w:w="5760" w:type="dxa"/>
          </w:tcPr>
          <w:p w14:paraId="6FBC493F" w14:textId="77777777" w:rsidR="00331EEA" w:rsidRPr="008874C6" w:rsidRDefault="00331EEA" w:rsidP="00FA1BFF">
            <w:pPr>
              <w:rPr>
                <w:rFonts w:cs="Courier New"/>
                <w:sz w:val="18"/>
                <w:szCs w:val="18"/>
              </w:rPr>
            </w:pPr>
            <w:r w:rsidRPr="008874C6">
              <w:rPr>
                <w:rFonts w:cs="Courier New"/>
                <w:sz w:val="18"/>
                <w:szCs w:val="18"/>
              </w:rPr>
              <w:t>insert into next_charges_row_no values (1)</w:t>
            </w:r>
          </w:p>
        </w:tc>
      </w:tr>
      <w:tr w:rsidR="00331EEA" w:rsidRPr="008874C6" w14:paraId="7E27CD88" w14:textId="77777777" w:rsidTr="00FA1BFF">
        <w:tc>
          <w:tcPr>
            <w:tcW w:w="3888" w:type="dxa"/>
          </w:tcPr>
          <w:p w14:paraId="7A758500" w14:textId="77777777" w:rsidR="00331EEA" w:rsidRPr="008874C6" w:rsidRDefault="00331EEA" w:rsidP="00FA1BFF">
            <w:pPr>
              <w:rPr>
                <w:rFonts w:cs="Courier New"/>
                <w:sz w:val="18"/>
                <w:szCs w:val="18"/>
              </w:rPr>
            </w:pPr>
            <w:r w:rsidRPr="008874C6">
              <w:rPr>
                <w:rFonts w:cs="Courier New"/>
                <w:sz w:val="18"/>
                <w:szCs w:val="18"/>
              </w:rPr>
              <w:t>NEXT_GL_DIRECT_BATCH_NO</w:t>
            </w:r>
          </w:p>
        </w:tc>
        <w:tc>
          <w:tcPr>
            <w:tcW w:w="5760" w:type="dxa"/>
          </w:tcPr>
          <w:p w14:paraId="097C3C73" w14:textId="77777777" w:rsidR="00331EEA" w:rsidRPr="008874C6" w:rsidRDefault="00331EEA" w:rsidP="00FA1BFF">
            <w:pPr>
              <w:rPr>
                <w:rFonts w:cs="Courier New"/>
                <w:sz w:val="18"/>
                <w:szCs w:val="18"/>
              </w:rPr>
            </w:pPr>
            <w:r w:rsidRPr="008874C6">
              <w:rPr>
                <w:rFonts w:cs="Courier New"/>
                <w:sz w:val="18"/>
                <w:szCs w:val="18"/>
              </w:rPr>
              <w:t>insert into next_gl_direct_batch_no values (1)</w:t>
            </w:r>
          </w:p>
        </w:tc>
      </w:tr>
      <w:tr w:rsidR="00331EEA" w:rsidRPr="008874C6" w14:paraId="5E93DD16" w14:textId="77777777" w:rsidTr="00FA1BFF">
        <w:tc>
          <w:tcPr>
            <w:tcW w:w="3888" w:type="dxa"/>
          </w:tcPr>
          <w:p w14:paraId="5804DEBA" w14:textId="77777777" w:rsidR="00331EEA" w:rsidRPr="008874C6" w:rsidRDefault="00331EEA" w:rsidP="00FA1BFF">
            <w:pPr>
              <w:rPr>
                <w:rFonts w:cs="Courier New"/>
                <w:sz w:val="18"/>
                <w:szCs w:val="18"/>
              </w:rPr>
            </w:pPr>
            <w:r w:rsidRPr="008874C6">
              <w:rPr>
                <w:rFonts w:cs="Courier New"/>
                <w:sz w:val="18"/>
                <w:szCs w:val="18"/>
              </w:rPr>
              <w:t>NEXT_GL_DIRECT_ROW_NO</w:t>
            </w:r>
          </w:p>
        </w:tc>
        <w:tc>
          <w:tcPr>
            <w:tcW w:w="5760" w:type="dxa"/>
          </w:tcPr>
          <w:p w14:paraId="4DE17D61" w14:textId="77777777" w:rsidR="00331EEA" w:rsidRPr="008874C6" w:rsidRDefault="00331EEA" w:rsidP="00FA1BFF">
            <w:pPr>
              <w:rPr>
                <w:rFonts w:cs="Courier New"/>
                <w:sz w:val="18"/>
                <w:szCs w:val="18"/>
              </w:rPr>
            </w:pPr>
            <w:r w:rsidRPr="008874C6">
              <w:rPr>
                <w:rFonts w:cs="Courier New"/>
                <w:sz w:val="18"/>
                <w:szCs w:val="18"/>
              </w:rPr>
              <w:t>insert into next_gl_direct_row_no values (1)</w:t>
            </w:r>
          </w:p>
        </w:tc>
      </w:tr>
      <w:tr w:rsidR="00331EEA" w:rsidRPr="008874C6" w14:paraId="37A6F605" w14:textId="77777777" w:rsidTr="00FA1BFF">
        <w:tc>
          <w:tcPr>
            <w:tcW w:w="3888" w:type="dxa"/>
          </w:tcPr>
          <w:p w14:paraId="69956F94" w14:textId="77777777" w:rsidR="00331EEA" w:rsidRPr="008874C6" w:rsidRDefault="00331EEA" w:rsidP="00FA1BFF">
            <w:pPr>
              <w:rPr>
                <w:rFonts w:cs="Courier New"/>
                <w:sz w:val="18"/>
                <w:szCs w:val="18"/>
              </w:rPr>
            </w:pPr>
            <w:r w:rsidRPr="008874C6">
              <w:rPr>
                <w:rFonts w:cs="Courier New"/>
                <w:sz w:val="18"/>
                <w:szCs w:val="18"/>
              </w:rPr>
              <w:t>NEXT_GROUP_ADJ_WORK_ROW_NO</w:t>
            </w:r>
          </w:p>
        </w:tc>
        <w:tc>
          <w:tcPr>
            <w:tcW w:w="5760" w:type="dxa"/>
          </w:tcPr>
          <w:p w14:paraId="24E671C2" w14:textId="77777777" w:rsidR="00331EEA" w:rsidRPr="008874C6" w:rsidRDefault="00331EEA" w:rsidP="00FA1BFF">
            <w:pPr>
              <w:rPr>
                <w:rFonts w:cs="Courier New"/>
                <w:sz w:val="18"/>
                <w:szCs w:val="18"/>
              </w:rPr>
            </w:pPr>
            <w:r w:rsidRPr="008874C6">
              <w:rPr>
                <w:rFonts w:cs="Courier New"/>
                <w:sz w:val="18"/>
                <w:szCs w:val="18"/>
              </w:rPr>
              <w:t>insert into next_group_adj_work_row_no values (1)</w:t>
            </w:r>
          </w:p>
        </w:tc>
      </w:tr>
      <w:tr w:rsidR="00331EEA" w:rsidRPr="008874C6" w14:paraId="17DC9943" w14:textId="77777777" w:rsidTr="00FA1BFF">
        <w:tc>
          <w:tcPr>
            <w:tcW w:w="3888" w:type="dxa"/>
          </w:tcPr>
          <w:p w14:paraId="1B38EFCA" w14:textId="77777777" w:rsidR="00331EEA" w:rsidRPr="008874C6" w:rsidRDefault="00331EEA" w:rsidP="00FA1BFF">
            <w:pPr>
              <w:rPr>
                <w:rFonts w:cs="Courier New"/>
                <w:sz w:val="18"/>
                <w:szCs w:val="18"/>
              </w:rPr>
            </w:pPr>
            <w:r w:rsidRPr="008874C6">
              <w:rPr>
                <w:rFonts w:cs="Courier New"/>
                <w:sz w:val="18"/>
                <w:szCs w:val="18"/>
              </w:rPr>
              <w:t>NEXT_GROUP_ADJUSTMENTS_ROW_NO</w:t>
            </w:r>
          </w:p>
        </w:tc>
        <w:tc>
          <w:tcPr>
            <w:tcW w:w="5760" w:type="dxa"/>
          </w:tcPr>
          <w:p w14:paraId="7253E748" w14:textId="77777777" w:rsidR="00331EEA" w:rsidRPr="008874C6" w:rsidRDefault="00331EEA" w:rsidP="00FA1BFF">
            <w:pPr>
              <w:rPr>
                <w:rFonts w:cs="Courier New"/>
                <w:sz w:val="18"/>
                <w:szCs w:val="18"/>
              </w:rPr>
            </w:pPr>
            <w:r w:rsidRPr="008874C6">
              <w:rPr>
                <w:rFonts w:cs="Courier New"/>
                <w:sz w:val="18"/>
                <w:szCs w:val="18"/>
              </w:rPr>
              <w:t>insert into next_group_adjustments_row_no values (1)</w:t>
            </w:r>
          </w:p>
        </w:tc>
      </w:tr>
      <w:tr w:rsidR="00331EEA" w:rsidRPr="008874C6" w14:paraId="31372A5C" w14:textId="77777777" w:rsidTr="00FA1BFF">
        <w:tc>
          <w:tcPr>
            <w:tcW w:w="3888" w:type="dxa"/>
          </w:tcPr>
          <w:p w14:paraId="04F06C98" w14:textId="77777777" w:rsidR="00331EEA" w:rsidRPr="008874C6" w:rsidRDefault="00331EEA" w:rsidP="00FA1BFF">
            <w:pPr>
              <w:rPr>
                <w:rFonts w:cs="Courier New"/>
                <w:sz w:val="18"/>
                <w:szCs w:val="18"/>
              </w:rPr>
            </w:pPr>
            <w:r w:rsidRPr="008874C6">
              <w:rPr>
                <w:rFonts w:cs="Courier New"/>
                <w:sz w:val="18"/>
                <w:szCs w:val="18"/>
              </w:rPr>
              <w:t>NEXT_GROUP_NOTES_FF_ROW_NO</w:t>
            </w:r>
          </w:p>
        </w:tc>
        <w:tc>
          <w:tcPr>
            <w:tcW w:w="5760" w:type="dxa"/>
          </w:tcPr>
          <w:p w14:paraId="1682C11D" w14:textId="77777777" w:rsidR="00331EEA" w:rsidRPr="008874C6" w:rsidRDefault="00331EEA" w:rsidP="00FA1BFF">
            <w:pPr>
              <w:rPr>
                <w:rFonts w:cs="Courier New"/>
                <w:sz w:val="18"/>
                <w:szCs w:val="18"/>
              </w:rPr>
            </w:pPr>
            <w:r w:rsidRPr="008874C6">
              <w:rPr>
                <w:rFonts w:cs="Courier New"/>
                <w:sz w:val="18"/>
                <w:szCs w:val="18"/>
              </w:rPr>
              <w:t>insert into next_group_notes_ff_row_no values (1)</w:t>
            </w:r>
          </w:p>
        </w:tc>
      </w:tr>
      <w:tr w:rsidR="00331EEA" w:rsidRPr="008874C6" w14:paraId="11220450" w14:textId="77777777" w:rsidTr="00FA1BFF">
        <w:tc>
          <w:tcPr>
            <w:tcW w:w="3888" w:type="dxa"/>
          </w:tcPr>
          <w:p w14:paraId="2C60E76F" w14:textId="77777777" w:rsidR="00331EEA" w:rsidRPr="008874C6" w:rsidRDefault="00331EEA" w:rsidP="00FA1BFF">
            <w:pPr>
              <w:rPr>
                <w:rFonts w:cs="Courier New"/>
                <w:sz w:val="18"/>
                <w:szCs w:val="18"/>
              </w:rPr>
            </w:pPr>
            <w:r w:rsidRPr="008874C6">
              <w:rPr>
                <w:rFonts w:cs="Courier New"/>
                <w:sz w:val="18"/>
                <w:szCs w:val="18"/>
              </w:rPr>
              <w:t>NEXT_GROUP_NOTES_ROW_NO</w:t>
            </w:r>
          </w:p>
        </w:tc>
        <w:tc>
          <w:tcPr>
            <w:tcW w:w="5760" w:type="dxa"/>
          </w:tcPr>
          <w:p w14:paraId="1C9B6944" w14:textId="77777777" w:rsidR="00331EEA" w:rsidRPr="008874C6" w:rsidRDefault="00331EEA" w:rsidP="00FA1BFF">
            <w:pPr>
              <w:rPr>
                <w:rFonts w:cs="Courier New"/>
                <w:sz w:val="18"/>
                <w:szCs w:val="18"/>
              </w:rPr>
            </w:pPr>
            <w:r w:rsidRPr="008874C6">
              <w:rPr>
                <w:rFonts w:cs="Courier New"/>
                <w:sz w:val="18"/>
                <w:szCs w:val="18"/>
              </w:rPr>
              <w:t>insert into next_group_notes_row_no values (1)</w:t>
            </w:r>
          </w:p>
        </w:tc>
      </w:tr>
      <w:tr w:rsidR="00331EEA" w:rsidRPr="008874C6" w14:paraId="258CFC52" w14:textId="77777777" w:rsidTr="00FA1BFF">
        <w:tc>
          <w:tcPr>
            <w:tcW w:w="3888" w:type="dxa"/>
          </w:tcPr>
          <w:p w14:paraId="610C23CA" w14:textId="77777777" w:rsidR="00331EEA" w:rsidRPr="008874C6" w:rsidRDefault="00331EEA" w:rsidP="00FA1BFF">
            <w:pPr>
              <w:rPr>
                <w:rFonts w:cs="Courier New"/>
                <w:sz w:val="18"/>
                <w:szCs w:val="18"/>
              </w:rPr>
            </w:pPr>
            <w:r w:rsidRPr="008874C6">
              <w:rPr>
                <w:rFonts w:cs="Courier New"/>
                <w:sz w:val="18"/>
                <w:szCs w:val="18"/>
              </w:rPr>
              <w:lastRenderedPageBreak/>
              <w:t>NEXT_GROUP_PAYMENTS_ROW_NO</w:t>
            </w:r>
          </w:p>
        </w:tc>
        <w:tc>
          <w:tcPr>
            <w:tcW w:w="5760" w:type="dxa"/>
          </w:tcPr>
          <w:p w14:paraId="29C5D519" w14:textId="77777777" w:rsidR="00331EEA" w:rsidRPr="008874C6" w:rsidRDefault="00331EEA" w:rsidP="00FA1BFF">
            <w:pPr>
              <w:rPr>
                <w:rFonts w:cs="Courier New"/>
                <w:sz w:val="18"/>
                <w:szCs w:val="18"/>
              </w:rPr>
            </w:pPr>
            <w:r w:rsidRPr="008874C6">
              <w:rPr>
                <w:rFonts w:cs="Courier New"/>
                <w:sz w:val="18"/>
                <w:szCs w:val="18"/>
              </w:rPr>
              <w:t>insert into next_group_payments_row_no values (1)</w:t>
            </w:r>
          </w:p>
        </w:tc>
      </w:tr>
      <w:tr w:rsidR="00331EEA" w:rsidRPr="008874C6" w14:paraId="2C3C83B3" w14:textId="77777777" w:rsidTr="00FA1BFF">
        <w:tc>
          <w:tcPr>
            <w:tcW w:w="3888" w:type="dxa"/>
          </w:tcPr>
          <w:p w14:paraId="2CB8A045" w14:textId="77777777" w:rsidR="00331EEA" w:rsidRPr="008874C6" w:rsidRDefault="00331EEA" w:rsidP="00FA1BFF">
            <w:pPr>
              <w:rPr>
                <w:rFonts w:cs="Courier New"/>
                <w:sz w:val="18"/>
                <w:szCs w:val="18"/>
              </w:rPr>
            </w:pPr>
            <w:r w:rsidRPr="008874C6">
              <w:rPr>
                <w:rFonts w:cs="Courier New"/>
                <w:sz w:val="18"/>
                <w:szCs w:val="18"/>
              </w:rPr>
              <w:t>NEXT_GRP_PMT_BATCH_WORK_ROW_NO</w:t>
            </w:r>
          </w:p>
        </w:tc>
        <w:tc>
          <w:tcPr>
            <w:tcW w:w="5760" w:type="dxa"/>
          </w:tcPr>
          <w:p w14:paraId="41E93FAC" w14:textId="77777777" w:rsidR="00331EEA" w:rsidRPr="008874C6" w:rsidRDefault="00331EEA" w:rsidP="00FA1BFF">
            <w:pPr>
              <w:rPr>
                <w:rFonts w:cs="Courier New"/>
                <w:sz w:val="18"/>
                <w:szCs w:val="18"/>
              </w:rPr>
            </w:pPr>
            <w:r w:rsidRPr="008874C6">
              <w:rPr>
                <w:rFonts w:cs="Courier New"/>
                <w:sz w:val="18"/>
                <w:szCs w:val="18"/>
              </w:rPr>
              <w:t>insert into next_grp_pmt_batch_work_row_no values (1)</w:t>
            </w:r>
          </w:p>
        </w:tc>
      </w:tr>
      <w:tr w:rsidR="00331EEA" w:rsidRPr="008874C6" w14:paraId="2BDB353D" w14:textId="77777777" w:rsidTr="00FA1BFF">
        <w:tc>
          <w:tcPr>
            <w:tcW w:w="3888" w:type="dxa"/>
          </w:tcPr>
          <w:p w14:paraId="2895382E" w14:textId="77777777" w:rsidR="00331EEA" w:rsidRPr="008874C6" w:rsidRDefault="00331EEA" w:rsidP="00FA1BFF">
            <w:pPr>
              <w:rPr>
                <w:rFonts w:cs="Courier New"/>
                <w:sz w:val="18"/>
                <w:szCs w:val="18"/>
              </w:rPr>
            </w:pPr>
            <w:r w:rsidRPr="008874C6">
              <w:rPr>
                <w:rFonts w:cs="Courier New"/>
                <w:sz w:val="18"/>
                <w:szCs w:val="18"/>
              </w:rPr>
              <w:t>NEXT_INF_IB_ERR_ID</w:t>
            </w:r>
          </w:p>
        </w:tc>
        <w:tc>
          <w:tcPr>
            <w:tcW w:w="5760" w:type="dxa"/>
          </w:tcPr>
          <w:p w14:paraId="7F99017E" w14:textId="77777777" w:rsidR="00331EEA" w:rsidRPr="008874C6" w:rsidRDefault="00331EEA" w:rsidP="00FA1BFF">
            <w:pPr>
              <w:rPr>
                <w:rFonts w:cs="Courier New"/>
                <w:sz w:val="18"/>
                <w:szCs w:val="18"/>
              </w:rPr>
            </w:pPr>
            <w:r w:rsidRPr="008874C6">
              <w:rPr>
                <w:rFonts w:cs="Courier New"/>
                <w:sz w:val="18"/>
                <w:szCs w:val="18"/>
              </w:rPr>
              <w:t>insert into next_inf_ib_err_id values (1)</w:t>
            </w:r>
          </w:p>
        </w:tc>
      </w:tr>
      <w:tr w:rsidR="00331EEA" w:rsidRPr="008874C6" w14:paraId="5C3C7603" w14:textId="77777777" w:rsidTr="00FA1BFF">
        <w:tc>
          <w:tcPr>
            <w:tcW w:w="3888" w:type="dxa"/>
          </w:tcPr>
          <w:p w14:paraId="13961F62" w14:textId="77777777" w:rsidR="00331EEA" w:rsidRPr="008874C6" w:rsidRDefault="00331EEA" w:rsidP="00FA1BFF">
            <w:pPr>
              <w:rPr>
                <w:rFonts w:cs="Courier New"/>
                <w:sz w:val="18"/>
                <w:szCs w:val="18"/>
              </w:rPr>
            </w:pPr>
            <w:r w:rsidRPr="008874C6">
              <w:rPr>
                <w:rFonts w:cs="Courier New"/>
                <w:sz w:val="18"/>
                <w:szCs w:val="18"/>
              </w:rPr>
              <w:t>NEXT_INF_IHS_TRANS_ID</w:t>
            </w:r>
          </w:p>
        </w:tc>
        <w:tc>
          <w:tcPr>
            <w:tcW w:w="5760" w:type="dxa"/>
          </w:tcPr>
          <w:p w14:paraId="013EAB40" w14:textId="77777777" w:rsidR="00331EEA" w:rsidRPr="008874C6" w:rsidRDefault="00331EEA" w:rsidP="00FA1BFF">
            <w:pPr>
              <w:rPr>
                <w:rFonts w:cs="Courier New"/>
                <w:sz w:val="18"/>
                <w:szCs w:val="18"/>
              </w:rPr>
            </w:pPr>
            <w:r w:rsidRPr="008874C6">
              <w:rPr>
                <w:rFonts w:cs="Courier New"/>
                <w:sz w:val="18"/>
                <w:szCs w:val="18"/>
              </w:rPr>
              <w:t>insert into next_inf_ihs_trans_id values (1)</w:t>
            </w:r>
          </w:p>
        </w:tc>
      </w:tr>
      <w:tr w:rsidR="00331EEA" w:rsidRPr="008874C6" w14:paraId="50DDC9B3" w14:textId="77777777" w:rsidTr="00FA1BFF">
        <w:tc>
          <w:tcPr>
            <w:tcW w:w="3888" w:type="dxa"/>
          </w:tcPr>
          <w:p w14:paraId="16884109" w14:textId="77777777" w:rsidR="00331EEA" w:rsidRPr="008874C6" w:rsidRDefault="00331EEA" w:rsidP="00FA1BFF">
            <w:pPr>
              <w:rPr>
                <w:rFonts w:cs="Courier New"/>
                <w:sz w:val="18"/>
                <w:szCs w:val="18"/>
              </w:rPr>
            </w:pPr>
            <w:r w:rsidRPr="008874C6">
              <w:rPr>
                <w:rFonts w:cs="Courier New"/>
                <w:sz w:val="18"/>
                <w:szCs w:val="18"/>
              </w:rPr>
              <w:t>NEXT_INF_TRANS_ID</w:t>
            </w:r>
          </w:p>
        </w:tc>
        <w:tc>
          <w:tcPr>
            <w:tcW w:w="5760" w:type="dxa"/>
          </w:tcPr>
          <w:p w14:paraId="0433C373" w14:textId="77777777" w:rsidR="00331EEA" w:rsidRPr="008874C6" w:rsidRDefault="00331EEA" w:rsidP="00FA1BFF">
            <w:pPr>
              <w:rPr>
                <w:rFonts w:cs="Courier New"/>
                <w:sz w:val="18"/>
                <w:szCs w:val="18"/>
              </w:rPr>
            </w:pPr>
            <w:r w:rsidRPr="008874C6">
              <w:rPr>
                <w:rFonts w:cs="Courier New"/>
                <w:sz w:val="18"/>
                <w:szCs w:val="18"/>
              </w:rPr>
              <w:t>insert into next_inf_trans_id values (1)</w:t>
            </w:r>
          </w:p>
        </w:tc>
      </w:tr>
      <w:tr w:rsidR="00331EEA" w:rsidRPr="008874C6" w14:paraId="5BD240E0" w14:textId="77777777" w:rsidTr="00FA1BFF">
        <w:tc>
          <w:tcPr>
            <w:tcW w:w="3888" w:type="dxa"/>
          </w:tcPr>
          <w:p w14:paraId="678FB756" w14:textId="77777777" w:rsidR="00331EEA" w:rsidRPr="008874C6" w:rsidRDefault="00331EEA" w:rsidP="00FA1BFF">
            <w:pPr>
              <w:rPr>
                <w:rFonts w:cs="Courier New"/>
                <w:sz w:val="18"/>
                <w:szCs w:val="18"/>
              </w:rPr>
            </w:pPr>
            <w:r w:rsidRPr="008874C6">
              <w:rPr>
                <w:rFonts w:cs="Courier New"/>
                <w:sz w:val="18"/>
                <w:szCs w:val="18"/>
              </w:rPr>
              <w:t>NEXT_MEDREC_NO</w:t>
            </w:r>
          </w:p>
        </w:tc>
        <w:tc>
          <w:tcPr>
            <w:tcW w:w="5760" w:type="dxa"/>
          </w:tcPr>
          <w:p w14:paraId="0F7939E2" w14:textId="77777777" w:rsidR="00331EEA" w:rsidRPr="008874C6" w:rsidRDefault="00331EEA" w:rsidP="00FA1BFF">
            <w:pPr>
              <w:rPr>
                <w:rFonts w:cs="Courier New"/>
                <w:sz w:val="18"/>
                <w:szCs w:val="18"/>
              </w:rPr>
            </w:pPr>
            <w:r w:rsidRPr="008874C6">
              <w:rPr>
                <w:rFonts w:cs="Courier New"/>
                <w:sz w:val="18"/>
                <w:szCs w:val="18"/>
              </w:rPr>
              <w:t>This table will only be used if Medical Record Numbers are to be system assigned.  If that is the case this will need to be set to the starting number for each Location.</w:t>
            </w:r>
          </w:p>
          <w:p w14:paraId="38AE4C33" w14:textId="77777777" w:rsidR="00331EEA" w:rsidRPr="008874C6" w:rsidRDefault="00331EEA" w:rsidP="00FA1BFF">
            <w:pPr>
              <w:rPr>
                <w:rFonts w:cs="Courier New"/>
                <w:sz w:val="18"/>
                <w:szCs w:val="18"/>
              </w:rPr>
            </w:pPr>
          </w:p>
          <w:p w14:paraId="11AE03BE" w14:textId="77777777" w:rsidR="00331EEA" w:rsidRPr="008874C6" w:rsidRDefault="00331EEA" w:rsidP="00FA1BFF">
            <w:pPr>
              <w:rPr>
                <w:rFonts w:cs="Courier New"/>
                <w:sz w:val="18"/>
                <w:szCs w:val="18"/>
              </w:rPr>
            </w:pPr>
            <w:r w:rsidRPr="008874C6">
              <w:rPr>
                <w:rFonts w:cs="Courier New"/>
                <w:sz w:val="18"/>
                <w:szCs w:val="18"/>
              </w:rPr>
              <w:t>insert into next_medrec_no values (‘</w:t>
            </w:r>
            <w:r w:rsidRPr="008874C6">
              <w:rPr>
                <w:rFonts w:cs="Courier New"/>
                <w:i/>
                <w:sz w:val="18"/>
                <w:szCs w:val="18"/>
              </w:rPr>
              <w:t>location_cd</w:t>
            </w:r>
            <w:r w:rsidRPr="008874C6">
              <w:rPr>
                <w:rFonts w:cs="Courier New"/>
                <w:sz w:val="18"/>
                <w:szCs w:val="18"/>
              </w:rPr>
              <w:t>’,’</w:t>
            </w:r>
            <w:r w:rsidRPr="008874C6">
              <w:rPr>
                <w:rFonts w:cs="Courier New"/>
                <w:i/>
                <w:sz w:val="18"/>
                <w:szCs w:val="18"/>
              </w:rPr>
              <w:t>medrec_no</w:t>
            </w:r>
            <w:r w:rsidRPr="008874C6">
              <w:rPr>
                <w:rFonts w:cs="Courier New"/>
                <w:sz w:val="18"/>
                <w:szCs w:val="18"/>
              </w:rPr>
              <w:t>’)</w:t>
            </w:r>
          </w:p>
        </w:tc>
      </w:tr>
      <w:tr w:rsidR="00331EEA" w:rsidRPr="008874C6" w14:paraId="15159602" w14:textId="77777777" w:rsidTr="00FA1BFF">
        <w:tc>
          <w:tcPr>
            <w:tcW w:w="3888" w:type="dxa"/>
          </w:tcPr>
          <w:p w14:paraId="2C0FBBB3" w14:textId="77777777" w:rsidR="00331EEA" w:rsidRPr="008874C6" w:rsidRDefault="00331EEA" w:rsidP="00FA1BFF">
            <w:pPr>
              <w:rPr>
                <w:rFonts w:cs="Courier New"/>
                <w:sz w:val="18"/>
                <w:szCs w:val="18"/>
              </w:rPr>
            </w:pPr>
            <w:r w:rsidRPr="008874C6">
              <w:rPr>
                <w:rFonts w:cs="Courier New"/>
                <w:sz w:val="18"/>
                <w:szCs w:val="18"/>
              </w:rPr>
              <w:t>NEXT_NOTES_FF_ROW_NO</w:t>
            </w:r>
          </w:p>
        </w:tc>
        <w:tc>
          <w:tcPr>
            <w:tcW w:w="5760" w:type="dxa"/>
          </w:tcPr>
          <w:p w14:paraId="72A09233" w14:textId="77777777" w:rsidR="00331EEA" w:rsidRPr="008874C6" w:rsidRDefault="00331EEA" w:rsidP="00FA1BFF">
            <w:pPr>
              <w:rPr>
                <w:rFonts w:cs="Courier New"/>
                <w:sz w:val="18"/>
                <w:szCs w:val="18"/>
              </w:rPr>
            </w:pPr>
            <w:r w:rsidRPr="008874C6">
              <w:rPr>
                <w:rFonts w:cs="Courier New"/>
                <w:sz w:val="18"/>
                <w:szCs w:val="18"/>
              </w:rPr>
              <w:t>insert into next_notes_ff_row_no values (1)</w:t>
            </w:r>
          </w:p>
        </w:tc>
      </w:tr>
      <w:tr w:rsidR="00331EEA" w:rsidRPr="008874C6" w14:paraId="2623C43B" w14:textId="77777777" w:rsidTr="00FA1BFF">
        <w:tc>
          <w:tcPr>
            <w:tcW w:w="3888" w:type="dxa"/>
          </w:tcPr>
          <w:p w14:paraId="7828785B" w14:textId="77777777" w:rsidR="00331EEA" w:rsidRPr="008874C6" w:rsidRDefault="00331EEA" w:rsidP="00FA1BFF">
            <w:pPr>
              <w:rPr>
                <w:rFonts w:cs="Courier New"/>
                <w:sz w:val="18"/>
                <w:szCs w:val="18"/>
              </w:rPr>
            </w:pPr>
            <w:r w:rsidRPr="008874C6">
              <w:rPr>
                <w:rFonts w:cs="Courier New"/>
                <w:sz w:val="18"/>
                <w:szCs w:val="18"/>
              </w:rPr>
              <w:t>NEXT_NOTES_ROW_NO</w:t>
            </w:r>
          </w:p>
        </w:tc>
        <w:tc>
          <w:tcPr>
            <w:tcW w:w="5760" w:type="dxa"/>
          </w:tcPr>
          <w:p w14:paraId="439E2CA6" w14:textId="77777777" w:rsidR="00331EEA" w:rsidRPr="008874C6" w:rsidRDefault="00331EEA" w:rsidP="00FA1BFF">
            <w:pPr>
              <w:rPr>
                <w:rFonts w:cs="Courier New"/>
                <w:sz w:val="18"/>
                <w:szCs w:val="18"/>
              </w:rPr>
            </w:pPr>
            <w:r w:rsidRPr="008874C6">
              <w:rPr>
                <w:rFonts w:cs="Courier New"/>
                <w:sz w:val="18"/>
                <w:szCs w:val="18"/>
              </w:rPr>
              <w:t>insert into next_notes_row_no values (1)</w:t>
            </w:r>
          </w:p>
        </w:tc>
      </w:tr>
      <w:tr w:rsidR="00331EEA" w:rsidRPr="008874C6" w14:paraId="436DE3AB" w14:textId="77777777" w:rsidTr="00FA1BFF">
        <w:tc>
          <w:tcPr>
            <w:tcW w:w="3888" w:type="dxa"/>
          </w:tcPr>
          <w:p w14:paraId="452BE2CD" w14:textId="77777777" w:rsidR="00331EEA" w:rsidRPr="008874C6" w:rsidRDefault="00331EEA" w:rsidP="00FA1BFF">
            <w:pPr>
              <w:rPr>
                <w:rFonts w:cs="Courier New"/>
                <w:sz w:val="18"/>
                <w:szCs w:val="18"/>
              </w:rPr>
            </w:pPr>
            <w:r w:rsidRPr="008874C6">
              <w:rPr>
                <w:rFonts w:cs="Courier New"/>
                <w:sz w:val="18"/>
                <w:szCs w:val="18"/>
              </w:rPr>
              <w:t>NEXT_ORDER_NO</w:t>
            </w:r>
          </w:p>
        </w:tc>
        <w:tc>
          <w:tcPr>
            <w:tcW w:w="5760" w:type="dxa"/>
          </w:tcPr>
          <w:p w14:paraId="3FA8A45F"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43B69871" w14:textId="77777777" w:rsidR="00331EEA" w:rsidRPr="008874C6" w:rsidRDefault="00331EEA" w:rsidP="00FA1BFF">
            <w:pPr>
              <w:rPr>
                <w:rFonts w:cs="Courier New"/>
                <w:sz w:val="18"/>
                <w:szCs w:val="18"/>
              </w:rPr>
            </w:pPr>
          </w:p>
          <w:p w14:paraId="4F030F47" w14:textId="77777777" w:rsidR="00331EEA" w:rsidRPr="008874C6" w:rsidRDefault="00331EEA" w:rsidP="00FA1BFF">
            <w:pPr>
              <w:rPr>
                <w:rFonts w:cs="Courier New"/>
                <w:sz w:val="18"/>
                <w:szCs w:val="18"/>
              </w:rPr>
            </w:pPr>
            <w:r w:rsidRPr="008874C6">
              <w:rPr>
                <w:rFonts w:cs="Courier New"/>
                <w:sz w:val="18"/>
                <w:szCs w:val="18"/>
              </w:rPr>
              <w:t>Insert into next_order_no values (1)</w:t>
            </w:r>
          </w:p>
        </w:tc>
      </w:tr>
      <w:tr w:rsidR="00331EEA" w:rsidRPr="008874C6" w14:paraId="3E454BB0" w14:textId="77777777" w:rsidTr="00FA1BFF">
        <w:tc>
          <w:tcPr>
            <w:tcW w:w="3888" w:type="dxa"/>
          </w:tcPr>
          <w:p w14:paraId="69C3FEE5" w14:textId="77777777" w:rsidR="00331EEA" w:rsidRPr="008874C6" w:rsidRDefault="00331EEA" w:rsidP="00FA1BFF">
            <w:pPr>
              <w:rPr>
                <w:rFonts w:cs="Courier New"/>
                <w:sz w:val="18"/>
                <w:szCs w:val="18"/>
              </w:rPr>
            </w:pPr>
            <w:r w:rsidRPr="008874C6">
              <w:rPr>
                <w:rFonts w:cs="Courier New"/>
                <w:sz w:val="18"/>
                <w:szCs w:val="18"/>
              </w:rPr>
              <w:t>NEXT_ORDER_SESSION_NO</w:t>
            </w:r>
          </w:p>
        </w:tc>
        <w:tc>
          <w:tcPr>
            <w:tcW w:w="5760" w:type="dxa"/>
          </w:tcPr>
          <w:p w14:paraId="1F1686FD" w14:textId="77777777" w:rsidR="00331EEA" w:rsidRPr="008874C6" w:rsidRDefault="00331EEA" w:rsidP="00FA1BFF">
            <w:pPr>
              <w:rPr>
                <w:rFonts w:cs="Courier New"/>
                <w:sz w:val="18"/>
                <w:szCs w:val="18"/>
              </w:rPr>
            </w:pPr>
            <w:r w:rsidRPr="008874C6">
              <w:rPr>
                <w:rFonts w:cs="Courier New"/>
                <w:sz w:val="18"/>
                <w:szCs w:val="18"/>
              </w:rPr>
              <w:t>insert into next_order_session_no values (1)</w:t>
            </w:r>
          </w:p>
        </w:tc>
      </w:tr>
      <w:tr w:rsidR="00331EEA" w:rsidRPr="008874C6" w14:paraId="04374D59" w14:textId="77777777" w:rsidTr="00FA1BFF">
        <w:tc>
          <w:tcPr>
            <w:tcW w:w="3888" w:type="dxa"/>
          </w:tcPr>
          <w:p w14:paraId="03756620" w14:textId="77777777" w:rsidR="00331EEA" w:rsidRPr="008874C6" w:rsidRDefault="00331EEA" w:rsidP="00FA1BFF">
            <w:pPr>
              <w:rPr>
                <w:rFonts w:cs="Courier New"/>
                <w:sz w:val="18"/>
                <w:szCs w:val="18"/>
              </w:rPr>
            </w:pPr>
            <w:r w:rsidRPr="008874C6">
              <w:rPr>
                <w:rFonts w:cs="Courier New"/>
                <w:sz w:val="18"/>
                <w:szCs w:val="18"/>
              </w:rPr>
              <w:t>NEXT_PAT_IMAGE</w:t>
            </w:r>
          </w:p>
        </w:tc>
        <w:tc>
          <w:tcPr>
            <w:tcW w:w="5760" w:type="dxa"/>
          </w:tcPr>
          <w:p w14:paraId="49DB7C2B" w14:textId="77777777" w:rsidR="00331EEA" w:rsidRPr="008874C6" w:rsidRDefault="00331EEA" w:rsidP="00FA1BFF">
            <w:pPr>
              <w:rPr>
                <w:rFonts w:cs="Courier New"/>
                <w:sz w:val="18"/>
                <w:szCs w:val="18"/>
              </w:rPr>
            </w:pPr>
            <w:r w:rsidRPr="008874C6">
              <w:rPr>
                <w:rFonts w:cs="Courier New"/>
                <w:sz w:val="18"/>
                <w:szCs w:val="18"/>
              </w:rPr>
              <w:t>insert into next_pat_image values (1)</w:t>
            </w:r>
          </w:p>
        </w:tc>
      </w:tr>
      <w:tr w:rsidR="00331EEA" w:rsidRPr="008874C6" w14:paraId="0899D589" w14:textId="77777777" w:rsidTr="00FA1BFF">
        <w:trPr>
          <w:cantSplit/>
        </w:trPr>
        <w:tc>
          <w:tcPr>
            <w:tcW w:w="3888" w:type="dxa"/>
          </w:tcPr>
          <w:p w14:paraId="589F0CFF" w14:textId="77777777" w:rsidR="00331EEA" w:rsidRPr="008874C6" w:rsidRDefault="00331EEA" w:rsidP="00FA1BFF">
            <w:pPr>
              <w:rPr>
                <w:rFonts w:cs="Courier New"/>
                <w:sz w:val="18"/>
                <w:szCs w:val="18"/>
              </w:rPr>
            </w:pPr>
            <w:r w:rsidRPr="008874C6">
              <w:rPr>
                <w:rFonts w:cs="Courier New"/>
                <w:sz w:val="18"/>
                <w:szCs w:val="18"/>
              </w:rPr>
              <w:t>NEXT_PAYMENT_BATCH_WORK_ROW_NO</w:t>
            </w:r>
          </w:p>
        </w:tc>
        <w:tc>
          <w:tcPr>
            <w:tcW w:w="5760" w:type="dxa"/>
          </w:tcPr>
          <w:p w14:paraId="68C27F48" w14:textId="77777777" w:rsidR="00331EEA" w:rsidRPr="008874C6" w:rsidRDefault="00331EEA" w:rsidP="00FA1BFF">
            <w:pPr>
              <w:rPr>
                <w:rFonts w:cs="Courier New"/>
                <w:sz w:val="18"/>
                <w:szCs w:val="18"/>
              </w:rPr>
            </w:pPr>
            <w:r w:rsidRPr="008874C6">
              <w:rPr>
                <w:rFonts w:cs="Courier New"/>
                <w:sz w:val="18"/>
                <w:szCs w:val="18"/>
              </w:rPr>
              <w:t>insert into next_payment_batch_work_row_no values (1)</w:t>
            </w:r>
          </w:p>
        </w:tc>
      </w:tr>
      <w:tr w:rsidR="00331EEA" w:rsidRPr="008874C6" w14:paraId="1CA71DEB" w14:textId="77777777" w:rsidTr="00FA1BFF">
        <w:tc>
          <w:tcPr>
            <w:tcW w:w="3888" w:type="dxa"/>
          </w:tcPr>
          <w:p w14:paraId="10A19D39" w14:textId="77777777" w:rsidR="00331EEA" w:rsidRPr="008874C6" w:rsidRDefault="00331EEA" w:rsidP="00FA1BFF">
            <w:pPr>
              <w:rPr>
                <w:rFonts w:cs="Courier New"/>
                <w:sz w:val="18"/>
                <w:szCs w:val="18"/>
              </w:rPr>
            </w:pPr>
            <w:r w:rsidRPr="008874C6">
              <w:rPr>
                <w:rFonts w:cs="Courier New"/>
                <w:sz w:val="18"/>
                <w:szCs w:val="18"/>
              </w:rPr>
              <w:t>NEXT_PAYMENTS_ROW_NO</w:t>
            </w:r>
          </w:p>
        </w:tc>
        <w:tc>
          <w:tcPr>
            <w:tcW w:w="5760" w:type="dxa"/>
          </w:tcPr>
          <w:p w14:paraId="23194CE1" w14:textId="77777777" w:rsidR="00331EEA" w:rsidRPr="008874C6" w:rsidRDefault="00331EEA" w:rsidP="00FA1BFF">
            <w:pPr>
              <w:rPr>
                <w:rFonts w:cs="Courier New"/>
                <w:sz w:val="18"/>
                <w:szCs w:val="18"/>
              </w:rPr>
            </w:pPr>
            <w:r w:rsidRPr="008874C6">
              <w:rPr>
                <w:rFonts w:cs="Courier New"/>
                <w:sz w:val="18"/>
                <w:szCs w:val="18"/>
              </w:rPr>
              <w:t>insert into next_payments_row_no values (1)</w:t>
            </w:r>
          </w:p>
        </w:tc>
      </w:tr>
      <w:tr w:rsidR="00331EEA" w:rsidRPr="008874C6" w14:paraId="1CB53794" w14:textId="77777777" w:rsidTr="00FA1BFF">
        <w:tc>
          <w:tcPr>
            <w:tcW w:w="3888" w:type="dxa"/>
          </w:tcPr>
          <w:p w14:paraId="52339377" w14:textId="77777777" w:rsidR="00331EEA" w:rsidRPr="008874C6" w:rsidRDefault="00331EEA" w:rsidP="00FA1BFF">
            <w:pPr>
              <w:rPr>
                <w:rFonts w:cs="Courier New"/>
                <w:sz w:val="18"/>
                <w:szCs w:val="18"/>
              </w:rPr>
            </w:pPr>
            <w:r w:rsidRPr="008874C6">
              <w:rPr>
                <w:rFonts w:cs="Courier New"/>
                <w:sz w:val="18"/>
                <w:szCs w:val="18"/>
              </w:rPr>
              <w:t>NEXT_RECEIPT_NO</w:t>
            </w:r>
          </w:p>
        </w:tc>
        <w:tc>
          <w:tcPr>
            <w:tcW w:w="5760" w:type="dxa"/>
          </w:tcPr>
          <w:p w14:paraId="1FAD26EE"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50BB451D" w14:textId="77777777" w:rsidR="00331EEA" w:rsidRPr="008874C6" w:rsidRDefault="00331EEA" w:rsidP="00FA1BFF">
            <w:pPr>
              <w:rPr>
                <w:rFonts w:cs="Courier New"/>
                <w:sz w:val="18"/>
                <w:szCs w:val="18"/>
              </w:rPr>
            </w:pPr>
          </w:p>
          <w:p w14:paraId="3B573C68" w14:textId="77777777" w:rsidR="00331EEA" w:rsidRPr="008874C6" w:rsidRDefault="00331EEA" w:rsidP="00FA1BFF">
            <w:pPr>
              <w:rPr>
                <w:rFonts w:cs="Courier New"/>
                <w:sz w:val="18"/>
                <w:szCs w:val="18"/>
              </w:rPr>
            </w:pPr>
            <w:r w:rsidRPr="008874C6">
              <w:rPr>
                <w:rFonts w:cs="Courier New"/>
                <w:sz w:val="18"/>
                <w:szCs w:val="18"/>
              </w:rPr>
              <w:t>Insert into next_receipt_no values (1)</w:t>
            </w:r>
          </w:p>
        </w:tc>
      </w:tr>
      <w:tr w:rsidR="00331EEA" w:rsidRPr="008874C6" w14:paraId="623FB2D4" w14:textId="77777777" w:rsidTr="00FA1BFF">
        <w:tc>
          <w:tcPr>
            <w:tcW w:w="3888" w:type="dxa"/>
          </w:tcPr>
          <w:p w14:paraId="6F21DB6A" w14:textId="77777777" w:rsidR="00331EEA" w:rsidRPr="008874C6" w:rsidRDefault="00331EEA" w:rsidP="00FA1BFF">
            <w:pPr>
              <w:rPr>
                <w:rFonts w:cs="Courier New"/>
                <w:sz w:val="18"/>
                <w:szCs w:val="18"/>
              </w:rPr>
            </w:pPr>
            <w:r w:rsidRPr="008874C6">
              <w:rPr>
                <w:rFonts w:cs="Courier New"/>
                <w:sz w:val="18"/>
                <w:szCs w:val="18"/>
              </w:rPr>
              <w:t>NEXT_REMIT_ADV_WORK_ROW_NO</w:t>
            </w:r>
          </w:p>
        </w:tc>
        <w:tc>
          <w:tcPr>
            <w:tcW w:w="5760" w:type="dxa"/>
          </w:tcPr>
          <w:p w14:paraId="00EB699F" w14:textId="77777777" w:rsidR="00331EEA" w:rsidRPr="008874C6" w:rsidRDefault="00331EEA" w:rsidP="00FA1BFF">
            <w:pPr>
              <w:rPr>
                <w:rFonts w:cs="Courier New"/>
                <w:sz w:val="18"/>
                <w:szCs w:val="18"/>
              </w:rPr>
            </w:pPr>
            <w:r w:rsidRPr="008874C6">
              <w:rPr>
                <w:rFonts w:cs="Courier New"/>
                <w:sz w:val="18"/>
                <w:szCs w:val="18"/>
              </w:rPr>
              <w:t>insert into next_remit_adv_work_row_no values (1)</w:t>
            </w:r>
          </w:p>
        </w:tc>
      </w:tr>
      <w:tr w:rsidR="00331EEA" w:rsidRPr="008874C6" w14:paraId="76359ED8" w14:textId="77777777" w:rsidTr="00FA1BFF">
        <w:tc>
          <w:tcPr>
            <w:tcW w:w="3888" w:type="dxa"/>
          </w:tcPr>
          <w:p w14:paraId="40BC6674" w14:textId="77777777" w:rsidR="00331EEA" w:rsidRPr="008874C6" w:rsidRDefault="00331EEA" w:rsidP="00FA1BFF">
            <w:pPr>
              <w:rPr>
                <w:rFonts w:cs="Courier New"/>
                <w:sz w:val="18"/>
                <w:szCs w:val="18"/>
              </w:rPr>
            </w:pPr>
            <w:r w:rsidRPr="008874C6">
              <w:rPr>
                <w:rFonts w:cs="Courier New"/>
                <w:sz w:val="18"/>
                <w:szCs w:val="18"/>
              </w:rPr>
              <w:t>NEXT_REPORT_ID</w:t>
            </w:r>
          </w:p>
        </w:tc>
        <w:tc>
          <w:tcPr>
            <w:tcW w:w="5760" w:type="dxa"/>
          </w:tcPr>
          <w:p w14:paraId="16B3439D" w14:textId="77777777" w:rsidR="00331EEA" w:rsidRPr="008874C6" w:rsidRDefault="00331EEA" w:rsidP="00FA1BFF">
            <w:pPr>
              <w:rPr>
                <w:rFonts w:cs="Courier New"/>
                <w:sz w:val="18"/>
                <w:szCs w:val="18"/>
              </w:rPr>
            </w:pPr>
            <w:r w:rsidRPr="008874C6">
              <w:rPr>
                <w:rFonts w:cs="Courier New"/>
                <w:sz w:val="18"/>
                <w:szCs w:val="18"/>
              </w:rPr>
              <w:t>insert into next_report_id values (1)</w:t>
            </w:r>
          </w:p>
        </w:tc>
      </w:tr>
      <w:tr w:rsidR="00331EEA" w:rsidRPr="008874C6" w14:paraId="5CF02F41" w14:textId="77777777" w:rsidTr="00FA1BFF">
        <w:tc>
          <w:tcPr>
            <w:tcW w:w="3888" w:type="dxa"/>
          </w:tcPr>
          <w:p w14:paraId="021BC93F" w14:textId="77777777" w:rsidR="00331EEA" w:rsidRPr="008874C6" w:rsidRDefault="00331EEA" w:rsidP="00FA1BFF">
            <w:pPr>
              <w:rPr>
                <w:rFonts w:cs="Courier New"/>
                <w:sz w:val="18"/>
                <w:szCs w:val="18"/>
              </w:rPr>
            </w:pPr>
            <w:r w:rsidRPr="008874C6">
              <w:rPr>
                <w:rFonts w:cs="Courier New"/>
                <w:sz w:val="18"/>
                <w:szCs w:val="18"/>
              </w:rPr>
              <w:t>NEXT_RESULT_NO</w:t>
            </w:r>
          </w:p>
        </w:tc>
        <w:tc>
          <w:tcPr>
            <w:tcW w:w="5760" w:type="dxa"/>
          </w:tcPr>
          <w:p w14:paraId="7F042444" w14:textId="77777777" w:rsidR="00331EEA" w:rsidRPr="008874C6" w:rsidRDefault="00331EEA" w:rsidP="00FA1BFF">
            <w:pPr>
              <w:rPr>
                <w:rFonts w:cs="Courier New"/>
                <w:sz w:val="18"/>
                <w:szCs w:val="18"/>
              </w:rPr>
            </w:pPr>
            <w:r w:rsidRPr="008874C6">
              <w:rPr>
                <w:rFonts w:cs="Courier New"/>
                <w:sz w:val="18"/>
                <w:szCs w:val="18"/>
              </w:rPr>
              <w:t>insert into next_result_no values (1)</w:t>
            </w:r>
          </w:p>
        </w:tc>
      </w:tr>
      <w:tr w:rsidR="00331EEA" w:rsidRPr="008874C6" w14:paraId="4C6F9543" w14:textId="77777777" w:rsidTr="00FA1BFF">
        <w:tc>
          <w:tcPr>
            <w:tcW w:w="3888" w:type="dxa"/>
          </w:tcPr>
          <w:p w14:paraId="0551A669" w14:textId="77777777" w:rsidR="00331EEA" w:rsidRPr="008874C6" w:rsidRDefault="00331EEA" w:rsidP="00FA1BFF">
            <w:pPr>
              <w:rPr>
                <w:rFonts w:cs="Courier New"/>
                <w:sz w:val="18"/>
                <w:szCs w:val="18"/>
              </w:rPr>
            </w:pPr>
            <w:r w:rsidRPr="008874C6">
              <w:rPr>
                <w:rFonts w:cs="Courier New"/>
                <w:sz w:val="18"/>
                <w:szCs w:val="18"/>
              </w:rPr>
              <w:t>NEXT_SCHEDULE_NO</w:t>
            </w:r>
          </w:p>
        </w:tc>
        <w:tc>
          <w:tcPr>
            <w:tcW w:w="5760" w:type="dxa"/>
          </w:tcPr>
          <w:p w14:paraId="2869BCCC"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7B7CAFDA" w14:textId="77777777" w:rsidR="00331EEA" w:rsidRPr="008874C6" w:rsidRDefault="00331EEA" w:rsidP="00FA1BFF">
            <w:pPr>
              <w:rPr>
                <w:rFonts w:cs="Courier New"/>
                <w:sz w:val="18"/>
                <w:szCs w:val="18"/>
              </w:rPr>
            </w:pPr>
          </w:p>
          <w:p w14:paraId="797344EA" w14:textId="77777777" w:rsidR="00331EEA" w:rsidRPr="008874C6" w:rsidRDefault="00331EEA" w:rsidP="00FA1BFF">
            <w:pPr>
              <w:rPr>
                <w:rFonts w:cs="Courier New"/>
                <w:sz w:val="18"/>
                <w:szCs w:val="18"/>
              </w:rPr>
            </w:pPr>
            <w:r w:rsidRPr="008874C6">
              <w:rPr>
                <w:rFonts w:cs="Courier New"/>
                <w:sz w:val="18"/>
                <w:szCs w:val="18"/>
              </w:rPr>
              <w:lastRenderedPageBreak/>
              <w:t>Insert into next_schedule_no values (1)</w:t>
            </w:r>
          </w:p>
          <w:p w14:paraId="5627B5A0" w14:textId="77777777" w:rsidR="00331EEA" w:rsidRPr="008874C6" w:rsidRDefault="00331EEA" w:rsidP="00FA1BFF">
            <w:pPr>
              <w:rPr>
                <w:rFonts w:cs="Courier New"/>
                <w:sz w:val="18"/>
                <w:szCs w:val="18"/>
              </w:rPr>
            </w:pPr>
          </w:p>
        </w:tc>
      </w:tr>
      <w:tr w:rsidR="00331EEA" w:rsidRPr="008874C6" w14:paraId="18D29710" w14:textId="77777777" w:rsidTr="00FA1BFF">
        <w:tc>
          <w:tcPr>
            <w:tcW w:w="3888" w:type="dxa"/>
          </w:tcPr>
          <w:p w14:paraId="6FBE18E2" w14:textId="77777777" w:rsidR="00331EEA" w:rsidRPr="008874C6" w:rsidRDefault="00331EEA" w:rsidP="00FA1BFF">
            <w:pPr>
              <w:rPr>
                <w:rFonts w:cs="Courier New"/>
                <w:sz w:val="18"/>
                <w:szCs w:val="18"/>
              </w:rPr>
            </w:pPr>
            <w:r w:rsidRPr="008874C6">
              <w:rPr>
                <w:rFonts w:cs="Courier New"/>
                <w:sz w:val="18"/>
                <w:szCs w:val="18"/>
              </w:rPr>
              <w:lastRenderedPageBreak/>
              <w:t>NEXT_URN</w:t>
            </w:r>
          </w:p>
        </w:tc>
        <w:tc>
          <w:tcPr>
            <w:tcW w:w="5760" w:type="dxa"/>
          </w:tcPr>
          <w:p w14:paraId="6ACD855E"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69825D4F" w14:textId="77777777" w:rsidR="00331EEA" w:rsidRPr="008874C6" w:rsidRDefault="00331EEA" w:rsidP="00FA1BFF">
            <w:pPr>
              <w:rPr>
                <w:rFonts w:cs="Courier New"/>
                <w:sz w:val="18"/>
                <w:szCs w:val="18"/>
              </w:rPr>
            </w:pPr>
          </w:p>
          <w:p w14:paraId="49428AC6" w14:textId="77777777" w:rsidR="00331EEA" w:rsidRPr="008874C6" w:rsidRDefault="00331EEA" w:rsidP="00FA1BFF">
            <w:pPr>
              <w:rPr>
                <w:rFonts w:cs="Courier New"/>
                <w:sz w:val="18"/>
                <w:szCs w:val="18"/>
              </w:rPr>
            </w:pPr>
            <w:r w:rsidRPr="008874C6">
              <w:rPr>
                <w:rFonts w:cs="Courier New"/>
                <w:sz w:val="18"/>
                <w:szCs w:val="18"/>
              </w:rPr>
              <w:t>Insert into next_urn values (</w:t>
            </w:r>
            <w:r w:rsidRPr="008874C6">
              <w:rPr>
                <w:rFonts w:cs="Courier New"/>
                <w:i/>
                <w:sz w:val="18"/>
                <w:szCs w:val="18"/>
              </w:rPr>
              <w:t>Range_No,URN</w:t>
            </w:r>
            <w:r w:rsidRPr="008874C6">
              <w:rPr>
                <w:rFonts w:cs="Courier New"/>
                <w:sz w:val="18"/>
                <w:szCs w:val="18"/>
              </w:rPr>
              <w:t>)</w:t>
            </w:r>
          </w:p>
        </w:tc>
      </w:tr>
      <w:tr w:rsidR="00331EEA" w:rsidRPr="008874C6" w14:paraId="0767AA40" w14:textId="77777777" w:rsidTr="00FA1BFF">
        <w:tc>
          <w:tcPr>
            <w:tcW w:w="3888" w:type="dxa"/>
          </w:tcPr>
          <w:p w14:paraId="61F9FF13" w14:textId="77777777" w:rsidR="00331EEA" w:rsidRPr="008874C6" w:rsidRDefault="00331EEA" w:rsidP="00FA1BFF">
            <w:pPr>
              <w:rPr>
                <w:rFonts w:cs="Courier New"/>
                <w:sz w:val="18"/>
                <w:szCs w:val="18"/>
              </w:rPr>
            </w:pPr>
            <w:r w:rsidRPr="008874C6">
              <w:rPr>
                <w:rFonts w:cs="Courier New"/>
                <w:sz w:val="18"/>
                <w:szCs w:val="18"/>
              </w:rPr>
              <w:t>NEXT_VISIT_NO</w:t>
            </w:r>
          </w:p>
        </w:tc>
        <w:tc>
          <w:tcPr>
            <w:tcW w:w="5760" w:type="dxa"/>
          </w:tcPr>
          <w:p w14:paraId="4EBB79EE"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09418D3C" w14:textId="77777777" w:rsidR="00331EEA" w:rsidRPr="008874C6" w:rsidRDefault="00331EEA" w:rsidP="00FA1BFF">
            <w:pPr>
              <w:rPr>
                <w:rFonts w:cs="Courier New"/>
                <w:sz w:val="18"/>
                <w:szCs w:val="18"/>
              </w:rPr>
            </w:pPr>
          </w:p>
          <w:p w14:paraId="32D3EE3F" w14:textId="77777777" w:rsidR="00331EEA" w:rsidRPr="008874C6" w:rsidRDefault="00331EEA" w:rsidP="00FA1BFF">
            <w:pPr>
              <w:rPr>
                <w:rFonts w:cs="Courier New"/>
                <w:sz w:val="18"/>
                <w:szCs w:val="18"/>
              </w:rPr>
            </w:pPr>
            <w:r w:rsidRPr="008874C6">
              <w:rPr>
                <w:rFonts w:cs="Courier New"/>
                <w:sz w:val="18"/>
                <w:szCs w:val="18"/>
              </w:rPr>
              <w:t>Insert into next_visit_no  values (</w:t>
            </w:r>
            <w:r w:rsidRPr="008874C6">
              <w:rPr>
                <w:rFonts w:cs="Courier New"/>
                <w:i/>
                <w:sz w:val="18"/>
                <w:szCs w:val="18"/>
              </w:rPr>
              <w:t>Range_No,Visit_No</w:t>
            </w:r>
            <w:r w:rsidRPr="008874C6">
              <w:rPr>
                <w:rFonts w:cs="Courier New"/>
                <w:sz w:val="18"/>
                <w:szCs w:val="18"/>
              </w:rPr>
              <w:t>)</w:t>
            </w:r>
          </w:p>
        </w:tc>
      </w:tr>
      <w:tr w:rsidR="00331EEA" w:rsidRPr="008874C6" w14:paraId="1053256E" w14:textId="77777777" w:rsidTr="00FA1BFF">
        <w:tc>
          <w:tcPr>
            <w:tcW w:w="3888" w:type="dxa"/>
          </w:tcPr>
          <w:p w14:paraId="2EFB180B" w14:textId="77777777" w:rsidR="00331EEA" w:rsidRPr="008874C6" w:rsidRDefault="00331EEA" w:rsidP="00FA1BFF">
            <w:pPr>
              <w:rPr>
                <w:rFonts w:cs="Courier New"/>
                <w:sz w:val="18"/>
                <w:szCs w:val="18"/>
              </w:rPr>
            </w:pPr>
            <w:r w:rsidRPr="008874C6">
              <w:rPr>
                <w:rFonts w:cs="Courier New"/>
                <w:sz w:val="18"/>
                <w:szCs w:val="18"/>
              </w:rPr>
              <w:br w:type="page"/>
              <w:t>NOTE_MSTR</w:t>
            </w:r>
          </w:p>
          <w:p w14:paraId="71D619B6" w14:textId="77777777" w:rsidR="00331EEA" w:rsidRPr="008874C6" w:rsidRDefault="00331EEA" w:rsidP="00FA1BFF">
            <w:pPr>
              <w:rPr>
                <w:rFonts w:cs="Courier New"/>
                <w:sz w:val="18"/>
                <w:szCs w:val="18"/>
              </w:rPr>
            </w:pPr>
          </w:p>
          <w:p w14:paraId="3DA55267" w14:textId="77777777" w:rsidR="00331EEA" w:rsidRPr="008874C6" w:rsidRDefault="00331EEA" w:rsidP="00FA1BFF">
            <w:pPr>
              <w:rPr>
                <w:rFonts w:cs="Courier New"/>
                <w:sz w:val="18"/>
                <w:szCs w:val="18"/>
              </w:rPr>
            </w:pPr>
          </w:p>
        </w:tc>
        <w:tc>
          <w:tcPr>
            <w:tcW w:w="5760" w:type="dxa"/>
          </w:tcPr>
          <w:p w14:paraId="0A5719DB" w14:textId="77777777" w:rsidR="00331EEA" w:rsidRPr="008874C6" w:rsidRDefault="00331EEA" w:rsidP="00FA1BFF">
            <w:pPr>
              <w:rPr>
                <w:rFonts w:cs="Courier New"/>
                <w:sz w:val="18"/>
                <w:szCs w:val="18"/>
              </w:rPr>
            </w:pPr>
            <w:r w:rsidRPr="008874C6">
              <w:rPr>
                <w:rFonts w:cs="Courier New"/>
                <w:sz w:val="18"/>
                <w:szCs w:val="18"/>
              </w:rPr>
              <w:t>Client can set up any additional coded notes.</w:t>
            </w:r>
          </w:p>
          <w:p w14:paraId="4A87914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'AbStatChg'</w:t>
            </w:r>
            <w:r w:rsidRPr="008874C6">
              <w:rPr>
                <w:rFonts w:cs="Courier New"/>
                <w:noProof/>
                <w:color w:val="808080"/>
                <w:sz w:val="18"/>
                <w:szCs w:val="18"/>
              </w:rPr>
              <w:t>,</w:t>
            </w:r>
            <w:r w:rsidRPr="008874C6">
              <w:rPr>
                <w:rFonts w:cs="Courier New"/>
                <w:noProof/>
                <w:color w:val="FF0000"/>
                <w:sz w:val="18"/>
                <w:szCs w:val="18"/>
              </w:rPr>
              <w:t>'Abstract status changed from &lt;OLD_ABSTRACT_MVF/&gt; to &lt;NEW_ABSTRACT_MVF/&gt;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4DDCCC1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'ADD'</w:t>
            </w:r>
            <w:r w:rsidRPr="008874C6">
              <w:rPr>
                <w:rFonts w:cs="Courier New"/>
                <w:noProof/>
                <w:color w:val="808080"/>
                <w:sz w:val="18"/>
                <w:szCs w:val="18"/>
              </w:rPr>
              <w:t>,</w:t>
            </w:r>
            <w:r w:rsidRPr="008874C6">
              <w:rPr>
                <w:rFonts w:cs="Courier New"/>
                <w:noProof/>
                <w:color w:val="FF0000"/>
                <w:sz w:val="18"/>
                <w:szCs w:val="18"/>
              </w:rPr>
              <w:t>'Patient has just added a new Primary carrier.'</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2A8DBDB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'ADMIT'</w:t>
            </w:r>
            <w:r w:rsidRPr="008874C6">
              <w:rPr>
                <w:rFonts w:cs="Courier New"/>
                <w:noProof/>
                <w:color w:val="808080"/>
                <w:sz w:val="18"/>
                <w:szCs w:val="18"/>
              </w:rPr>
              <w:t>,</w:t>
            </w:r>
            <w:r w:rsidRPr="008874C6">
              <w:rPr>
                <w:rFonts w:cs="Courier New"/>
                <w:noProof/>
                <w:color w:val="FF0000"/>
                <w:sz w:val="18"/>
                <w:szCs w:val="18"/>
              </w:rPr>
              <w:t>'Admitted to Room/Bed: %s-%s'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1AB49E0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'AdmitChg'</w:t>
            </w:r>
            <w:r w:rsidRPr="008874C6">
              <w:rPr>
                <w:rFonts w:cs="Courier New"/>
                <w:noProof/>
                <w:color w:val="808080"/>
                <w:sz w:val="18"/>
                <w:szCs w:val="18"/>
              </w:rPr>
              <w:t>,</w:t>
            </w:r>
            <w:r w:rsidRPr="008874C6">
              <w:rPr>
                <w:rFonts w:cs="Courier New"/>
                <w:noProof/>
                <w:color w:val="FF0000"/>
                <w:sz w:val="18"/>
                <w:szCs w:val="18"/>
              </w:rPr>
              <w:t>'Admit time changed from &lt;OLD_ADMIT_DATE/&gt; to &lt;NEW_ADMIT_DATE/&gt;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1E2040E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'ARNOPAYER'</w:t>
            </w:r>
            <w:r w:rsidRPr="008874C6">
              <w:rPr>
                <w:rFonts w:cs="Courier New"/>
                <w:noProof/>
                <w:color w:val="808080"/>
                <w:sz w:val="18"/>
                <w:szCs w:val="18"/>
              </w:rPr>
              <w:t>,</w:t>
            </w:r>
            <w:r w:rsidRPr="008874C6">
              <w:rPr>
                <w:rFonts w:cs="Courier New"/>
                <w:noProof/>
                <w:color w:val="FF0000"/>
                <w:sz w:val="18"/>
                <w:szCs w:val="18"/>
              </w:rPr>
              <w:t>'New payer code could not be found to change over.'</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665974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'ARPMTARV'</w:t>
            </w:r>
            <w:r w:rsidRPr="008874C6">
              <w:rPr>
                <w:rFonts w:cs="Courier New"/>
                <w:noProof/>
                <w:color w:val="808080"/>
                <w:sz w:val="18"/>
                <w:szCs w:val="18"/>
              </w:rPr>
              <w:t>,</w:t>
            </w:r>
            <w:r w:rsidRPr="008874C6">
              <w:rPr>
                <w:rFonts w:cs="Courier New"/>
                <w:noProof/>
                <w:color w:val="FF0000"/>
                <w:sz w:val="18"/>
                <w:szCs w:val="18"/>
              </w:rPr>
              <w:t>'Payment Arrival'</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1269910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'ARPMTINS'</w:t>
            </w:r>
            <w:r w:rsidRPr="008874C6">
              <w:rPr>
                <w:rFonts w:cs="Courier New"/>
                <w:noProof/>
                <w:color w:val="808080"/>
                <w:sz w:val="18"/>
                <w:szCs w:val="18"/>
              </w:rPr>
              <w:t>,</w:t>
            </w:r>
            <w:r w:rsidRPr="008874C6">
              <w:rPr>
                <w:rFonts w:cs="Courier New"/>
                <w:noProof/>
                <w:color w:val="FF0000"/>
                <w:sz w:val="18"/>
                <w:szCs w:val="18"/>
              </w:rPr>
              <w:t>'Payment not from current insurance.'</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76EE8F2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'BILL ANNUL'</w:t>
            </w:r>
            <w:r w:rsidRPr="008874C6">
              <w:rPr>
                <w:rFonts w:cs="Courier New"/>
                <w:noProof/>
                <w:color w:val="808080"/>
                <w:sz w:val="18"/>
                <w:szCs w:val="18"/>
              </w:rPr>
              <w:t>,</w:t>
            </w:r>
            <w:r w:rsidRPr="008874C6">
              <w:rPr>
                <w:rFonts w:cs="Courier New"/>
                <w:noProof/>
                <w:color w:val="FF0000"/>
                <w:sz w:val="18"/>
                <w:szCs w:val="18"/>
              </w:rPr>
              <w:t>'Bill has been annulled.'</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38F635B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'CHNGPAYR'</w:t>
            </w:r>
            <w:r w:rsidRPr="008874C6">
              <w:rPr>
                <w:rFonts w:cs="Courier New"/>
                <w:noProof/>
                <w:color w:val="808080"/>
                <w:sz w:val="18"/>
                <w:szCs w:val="18"/>
              </w:rPr>
              <w:t>,</w:t>
            </w:r>
            <w:r w:rsidRPr="008874C6">
              <w:rPr>
                <w:rFonts w:cs="Courier New"/>
                <w:noProof/>
                <w:color w:val="FF0000"/>
                <w:sz w:val="18"/>
                <w:szCs w:val="18"/>
              </w:rPr>
              <w:t>'Insurance Payment has changed Payer.'</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8786F9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'DISCH'</w:t>
            </w:r>
            <w:r w:rsidRPr="008874C6">
              <w:rPr>
                <w:rFonts w:cs="Courier New"/>
                <w:noProof/>
                <w:color w:val="808080"/>
                <w:sz w:val="18"/>
                <w:szCs w:val="18"/>
              </w:rPr>
              <w:t>,</w:t>
            </w:r>
            <w:r w:rsidRPr="008874C6">
              <w:rPr>
                <w:rFonts w:cs="Courier New"/>
                <w:noProof/>
                <w:color w:val="FF0000"/>
                <w:sz w:val="18"/>
                <w:szCs w:val="18"/>
              </w:rPr>
              <w:t>'Discharged from Room/Bed: %s-%s'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1F5E158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'DischChg'</w:t>
            </w:r>
            <w:r w:rsidRPr="008874C6">
              <w:rPr>
                <w:rFonts w:cs="Courier New"/>
                <w:noProof/>
                <w:color w:val="808080"/>
                <w:sz w:val="18"/>
                <w:szCs w:val="18"/>
              </w:rPr>
              <w:t>,</w:t>
            </w:r>
            <w:r w:rsidRPr="008874C6">
              <w:rPr>
                <w:rFonts w:cs="Courier New"/>
                <w:noProof/>
                <w:color w:val="FF0000"/>
                <w:sz w:val="18"/>
                <w:szCs w:val="18"/>
              </w:rPr>
              <w:t>'Discharge time changed from &lt;OLD_DISCH_DATE/&gt; to &lt;NEW_DISCH_DATE/&gt;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776D9B4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'EpisodeChg'</w:t>
            </w:r>
            <w:r w:rsidRPr="008874C6">
              <w:rPr>
                <w:rFonts w:cs="Courier New"/>
                <w:noProof/>
                <w:color w:val="808080"/>
                <w:sz w:val="18"/>
                <w:szCs w:val="18"/>
              </w:rPr>
              <w:t>,</w:t>
            </w:r>
            <w:r w:rsidRPr="008874C6">
              <w:rPr>
                <w:rFonts w:cs="Courier New"/>
                <w:noProof/>
                <w:color w:val="FF0000"/>
                <w:sz w:val="18"/>
                <w:szCs w:val="18"/>
              </w:rPr>
              <w:t>'Billing Event &lt;EPISODE_NO/&gt;, payer code &lt;PAYER_CD/&gt;, step has changed from &lt;OLD_EPISODE_STEP/&gt; to &lt;NEW_EPISODE_STEP/&gt;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42EC24C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'FinalBill'</w:t>
            </w:r>
            <w:r w:rsidRPr="008874C6">
              <w:rPr>
                <w:rFonts w:cs="Courier New"/>
                <w:noProof/>
                <w:color w:val="808080"/>
                <w:sz w:val="18"/>
                <w:szCs w:val="18"/>
              </w:rPr>
              <w:t>,</w:t>
            </w:r>
            <w:r w:rsidRPr="008874C6">
              <w:rPr>
                <w:rFonts w:cs="Courier New"/>
                <w:noProof/>
                <w:color w:val="FF0000"/>
                <w:sz w:val="18"/>
                <w:szCs w:val="18"/>
              </w:rPr>
              <w:t>'Account has been final billed on &lt;DATE_TIME/&gt;.'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784BC28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'GuaranChg'</w:t>
            </w:r>
            <w:r w:rsidRPr="008874C6">
              <w:rPr>
                <w:rFonts w:cs="Courier New"/>
                <w:noProof/>
                <w:color w:val="808080"/>
                <w:sz w:val="18"/>
                <w:szCs w:val="18"/>
              </w:rPr>
              <w:t>,</w:t>
            </w:r>
            <w:r w:rsidRPr="008874C6">
              <w:rPr>
                <w:rFonts w:cs="Courier New"/>
                <w:noProof/>
                <w:color w:val="FF0000"/>
                <w:sz w:val="18"/>
                <w:szCs w:val="18"/>
              </w:rPr>
              <w:t>'Guarantor address/phone changed from &lt;OLD_GUAR/&gt; to &lt;NEW_GUAR/&gt;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D72A5E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'GuarNamChg'</w:t>
            </w:r>
            <w:r w:rsidRPr="008874C6">
              <w:rPr>
                <w:rFonts w:cs="Courier New"/>
                <w:noProof/>
                <w:color w:val="808080"/>
                <w:sz w:val="18"/>
                <w:szCs w:val="18"/>
              </w:rPr>
              <w:t>,</w:t>
            </w:r>
            <w:r w:rsidRPr="008874C6">
              <w:rPr>
                <w:rFonts w:cs="Courier New"/>
                <w:noProof/>
                <w:color w:val="FF0000"/>
                <w:sz w:val="18"/>
                <w:szCs w:val="18"/>
              </w:rPr>
              <w:t>'Guarantor name changed from &lt;OLD_GUAR_NAME/&gt; to &lt;NEW_GUAR_NAME/&gt;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252BE3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'HOLD_REMOVED'</w:t>
            </w:r>
            <w:r w:rsidRPr="008874C6">
              <w:rPr>
                <w:rFonts w:cs="Courier New"/>
                <w:noProof/>
                <w:color w:val="808080"/>
                <w:sz w:val="18"/>
                <w:szCs w:val="18"/>
              </w:rPr>
              <w:t>,</w:t>
            </w:r>
            <w:r w:rsidRPr="008874C6">
              <w:rPr>
                <w:rFonts w:cs="Courier New"/>
                <w:noProof/>
                <w:color w:val="FF0000"/>
                <w:sz w:val="18"/>
                <w:szCs w:val="18"/>
              </w:rPr>
              <w:t>'AR Hold removed for billing event &lt;PERIOD_BEGIN_DATE/&gt; – &lt;PERIOD_END_DATE/&gt;'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3B58527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'HspServChg'</w:t>
            </w:r>
            <w:r w:rsidRPr="008874C6">
              <w:rPr>
                <w:rFonts w:cs="Courier New"/>
                <w:noProof/>
                <w:color w:val="808080"/>
                <w:sz w:val="18"/>
                <w:szCs w:val="18"/>
              </w:rPr>
              <w:t>,</w:t>
            </w:r>
            <w:r w:rsidRPr="008874C6">
              <w:rPr>
                <w:rFonts w:cs="Courier New"/>
                <w:noProof/>
                <w:color w:val="FF0000"/>
                <w:sz w:val="18"/>
                <w:szCs w:val="18"/>
              </w:rPr>
              <w:t>'Hospital service changed from &lt;OLD_ABBR_TXT/&gt; to &lt;NEW_ABBR_TXT/&gt;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4661980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'InsRankChg'</w:t>
            </w:r>
            <w:r w:rsidRPr="008874C6">
              <w:rPr>
                <w:rFonts w:cs="Courier New"/>
                <w:noProof/>
                <w:color w:val="808080"/>
                <w:sz w:val="18"/>
                <w:szCs w:val="18"/>
              </w:rPr>
              <w:t>,</w:t>
            </w:r>
            <w:r w:rsidRPr="008874C6">
              <w:rPr>
                <w:rFonts w:cs="Courier New"/>
                <w:noProof/>
                <w:color w:val="FF0000"/>
                <w:sz w:val="18"/>
                <w:szCs w:val="18"/>
              </w:rPr>
              <w:t>'Insurance Id/Plan &lt;NEW_INS/&gt; changed from rank &lt;OLD_RANK/&gt; to &lt;NEW_RANK/&gt; on &lt;DATE_TIME/&gt;.'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2912E0E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'InsuranAdd'</w:t>
            </w:r>
            <w:r w:rsidRPr="008874C6">
              <w:rPr>
                <w:rFonts w:cs="Courier New"/>
                <w:noProof/>
                <w:color w:val="808080"/>
                <w:sz w:val="18"/>
                <w:szCs w:val="18"/>
              </w:rPr>
              <w:t>,</w:t>
            </w:r>
            <w:r w:rsidRPr="008874C6">
              <w:rPr>
                <w:rFonts w:cs="Courier New"/>
                <w:noProof/>
                <w:color w:val="FF0000"/>
                <w:sz w:val="18"/>
                <w:szCs w:val="18"/>
              </w:rPr>
              <w:t>'Insurance Id/Plan &lt;NEW_INS/&gt; added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44A978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'InsuranChg'</w:t>
            </w:r>
            <w:r w:rsidRPr="008874C6">
              <w:rPr>
                <w:rFonts w:cs="Courier New"/>
                <w:noProof/>
                <w:color w:val="808080"/>
                <w:sz w:val="18"/>
                <w:szCs w:val="18"/>
              </w:rPr>
              <w:t>,</w:t>
            </w:r>
            <w:r w:rsidRPr="008874C6">
              <w:rPr>
                <w:rFonts w:cs="Courier New"/>
                <w:noProof/>
                <w:color w:val="FF0000"/>
                <w:sz w:val="18"/>
                <w:szCs w:val="18"/>
              </w:rPr>
              <w:t>'Insurance Id/Plan changed from &lt;OLD_INS/&gt; to &lt;NEW_INS/&gt;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4CA48DF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'InsuranDel'</w:t>
            </w:r>
            <w:r w:rsidRPr="008874C6">
              <w:rPr>
                <w:rFonts w:cs="Courier New"/>
                <w:noProof/>
                <w:color w:val="808080"/>
                <w:sz w:val="18"/>
                <w:szCs w:val="18"/>
              </w:rPr>
              <w:t>,</w:t>
            </w:r>
            <w:r w:rsidRPr="008874C6">
              <w:rPr>
                <w:rFonts w:cs="Courier New"/>
                <w:noProof/>
                <w:color w:val="FF0000"/>
                <w:sz w:val="18"/>
                <w:szCs w:val="18"/>
              </w:rPr>
              <w:t>'Insurance Id/Plan &lt;OLD_INS/&gt; deleted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FE7B1E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'IntermBill'</w:t>
            </w:r>
            <w:r w:rsidRPr="008874C6">
              <w:rPr>
                <w:rFonts w:cs="Courier New"/>
                <w:noProof/>
                <w:color w:val="808080"/>
                <w:sz w:val="18"/>
                <w:szCs w:val="18"/>
              </w:rPr>
              <w:t>,</w:t>
            </w:r>
            <w:r w:rsidRPr="008874C6">
              <w:rPr>
                <w:rFonts w:cs="Courier New"/>
                <w:noProof/>
                <w:color w:val="FF0000"/>
                <w:sz w:val="18"/>
                <w:szCs w:val="18"/>
              </w:rPr>
              <w:t>'Account has been interim billed from &lt;FROM_DATE/&gt; to &lt;TO_DATE/&gt; on &lt;DATE_TIME/&gt;.'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6A0849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'MEDMERGE'</w:t>
            </w:r>
            <w:r w:rsidRPr="008874C6">
              <w:rPr>
                <w:rFonts w:cs="Courier New"/>
                <w:noProof/>
                <w:color w:val="808080"/>
                <w:sz w:val="18"/>
                <w:szCs w:val="18"/>
              </w:rPr>
              <w:t>,</w:t>
            </w:r>
            <w:r w:rsidRPr="008874C6">
              <w:rPr>
                <w:rFonts w:cs="Courier New"/>
                <w:noProof/>
                <w:color w:val="FF0000"/>
                <w:sz w:val="18"/>
                <w:szCs w:val="18"/>
              </w:rPr>
              <w:t>'Visit Merged - Old Location: %s, Old Mrn: %s to New Location: %s, New Mrn: %s at %s'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670C86D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'NewVisit'</w:t>
            </w:r>
            <w:r w:rsidRPr="008874C6">
              <w:rPr>
                <w:rFonts w:cs="Courier New"/>
                <w:noProof/>
                <w:color w:val="808080"/>
                <w:sz w:val="18"/>
                <w:szCs w:val="18"/>
              </w:rPr>
              <w:t>,</w:t>
            </w:r>
            <w:r w:rsidRPr="008874C6">
              <w:rPr>
                <w:rFonts w:cs="Courier New"/>
                <w:noProof/>
                <w:color w:val="FF0000"/>
                <w:sz w:val="18"/>
                <w:szCs w:val="18"/>
              </w:rPr>
              <w:t>'Visit created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669E30C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'PAYER_CHANGE'</w:t>
            </w:r>
            <w:r w:rsidRPr="008874C6">
              <w:rPr>
                <w:rFonts w:cs="Courier New"/>
                <w:noProof/>
                <w:color w:val="808080"/>
                <w:sz w:val="18"/>
                <w:szCs w:val="18"/>
              </w:rPr>
              <w:t>,</w:t>
            </w:r>
            <w:r w:rsidRPr="008874C6">
              <w:rPr>
                <w:rFonts w:cs="Courier New"/>
                <w:noProof/>
                <w:color w:val="FF0000"/>
                <w:sz w:val="18"/>
                <w:szCs w:val="18"/>
              </w:rPr>
              <w:t>'Changed Payer Code %s to %s'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5DC275D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'PhysAdd'</w:t>
            </w:r>
            <w:r w:rsidRPr="008874C6">
              <w:rPr>
                <w:rFonts w:cs="Courier New"/>
                <w:noProof/>
                <w:color w:val="808080"/>
                <w:sz w:val="18"/>
                <w:szCs w:val="18"/>
              </w:rPr>
              <w:t>,</w:t>
            </w:r>
            <w:r w:rsidRPr="008874C6">
              <w:rPr>
                <w:rFonts w:cs="Courier New"/>
                <w:noProof/>
                <w:color w:val="FF0000"/>
                <w:sz w:val="18"/>
                <w:szCs w:val="18"/>
              </w:rPr>
              <w:t>'Physician (&lt;PHYS_ID/&gt;) &lt;PHYS_NAME/&gt; (&lt;PHYS_TYPE_DESC/&gt;) added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82EDB3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'PhysDel'</w:t>
            </w:r>
            <w:r w:rsidRPr="008874C6">
              <w:rPr>
                <w:rFonts w:cs="Courier New"/>
                <w:noProof/>
                <w:color w:val="808080"/>
                <w:sz w:val="18"/>
                <w:szCs w:val="18"/>
              </w:rPr>
              <w:t>,</w:t>
            </w:r>
            <w:r w:rsidRPr="008874C6">
              <w:rPr>
                <w:rFonts w:cs="Courier New"/>
                <w:noProof/>
                <w:color w:val="FF0000"/>
                <w:sz w:val="18"/>
                <w:szCs w:val="18"/>
              </w:rPr>
              <w:t>'Physician (&lt;PHYS_ID/&gt;) &lt;PHYS_NAME/&gt; (&lt;PHYS_TYPE_DESC/&gt;) deleted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89CDCB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'PriDxAdd'</w:t>
            </w:r>
            <w:r w:rsidRPr="008874C6">
              <w:rPr>
                <w:rFonts w:cs="Courier New"/>
                <w:noProof/>
                <w:color w:val="808080"/>
                <w:sz w:val="18"/>
                <w:szCs w:val="18"/>
              </w:rPr>
              <w:t>,</w:t>
            </w:r>
            <w:r w:rsidRPr="008874C6">
              <w:rPr>
                <w:rFonts w:cs="Courier New"/>
                <w:noProof/>
                <w:color w:val="FF0000"/>
                <w:sz w:val="18"/>
                <w:szCs w:val="18"/>
              </w:rPr>
              <w:t>'Admitting Dx (&lt;DX_ID/&gt;) added by &lt;USER/&gt;.'</w:t>
            </w:r>
            <w:r w:rsidRPr="008874C6">
              <w:rPr>
                <w:rFonts w:cs="Courier New"/>
                <w:noProof/>
                <w:color w:val="808080"/>
                <w:sz w:val="18"/>
                <w:szCs w:val="18"/>
              </w:rPr>
              <w:t>,</w:t>
            </w:r>
            <w:r w:rsidRPr="008874C6">
              <w:rPr>
                <w:rFonts w:cs="Courier New"/>
                <w:noProof/>
                <w:color w:val="FF0000"/>
                <w:sz w:val="18"/>
                <w:szCs w:val="18"/>
              </w:rPr>
              <w:t>' 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4CB5AF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'PriDxChg'</w:t>
            </w:r>
            <w:r w:rsidRPr="008874C6">
              <w:rPr>
                <w:rFonts w:cs="Courier New"/>
                <w:noProof/>
                <w:color w:val="808080"/>
                <w:sz w:val="18"/>
                <w:szCs w:val="18"/>
              </w:rPr>
              <w:t>,</w:t>
            </w:r>
            <w:r w:rsidRPr="008874C6">
              <w:rPr>
                <w:rFonts w:cs="Courier New"/>
                <w:noProof/>
                <w:color w:val="FF0000"/>
                <w:sz w:val="18"/>
                <w:szCs w:val="18"/>
              </w:rPr>
              <w:t>'Admitting Dx changed from (&lt;OLD_DX_ID/&gt;) to (&lt;NEW_DX_ID/&gt;) on &lt;DATE_TIME/&gt;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086DF92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'PriDxDel'</w:t>
            </w:r>
            <w:r w:rsidRPr="008874C6">
              <w:rPr>
                <w:rFonts w:cs="Courier New"/>
                <w:noProof/>
                <w:color w:val="808080"/>
                <w:sz w:val="18"/>
                <w:szCs w:val="18"/>
              </w:rPr>
              <w:t>,</w:t>
            </w:r>
            <w:r w:rsidRPr="008874C6">
              <w:rPr>
                <w:rFonts w:cs="Courier New"/>
                <w:noProof/>
                <w:color w:val="FF0000"/>
                <w:sz w:val="18"/>
                <w:szCs w:val="18"/>
              </w:rPr>
              <w:t>'Admitting Dx (&lt;DX_ID/&gt;) deleted by &lt;USER/&gt;.'</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7DFBCF7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'REBILL'</w:t>
            </w:r>
            <w:r w:rsidRPr="008874C6">
              <w:rPr>
                <w:rFonts w:cs="Courier New"/>
                <w:noProof/>
                <w:color w:val="808080"/>
                <w:sz w:val="18"/>
                <w:szCs w:val="18"/>
              </w:rPr>
              <w:t>,</w:t>
            </w:r>
            <w:r w:rsidRPr="008874C6">
              <w:rPr>
                <w:rFonts w:cs="Courier New"/>
                <w:noProof/>
                <w:color w:val="FF0000"/>
                <w:sz w:val="18"/>
                <w:szCs w:val="18"/>
              </w:rPr>
              <w:t>'Rebill'</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4053E07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'TRANSFER'</w:t>
            </w:r>
            <w:r w:rsidRPr="008874C6">
              <w:rPr>
                <w:rFonts w:cs="Courier New"/>
                <w:noProof/>
                <w:color w:val="808080"/>
                <w:sz w:val="18"/>
                <w:szCs w:val="18"/>
              </w:rPr>
              <w:t>,</w:t>
            </w:r>
            <w:r w:rsidRPr="008874C6">
              <w:rPr>
                <w:rFonts w:cs="Courier New"/>
                <w:noProof/>
                <w:color w:val="FF0000"/>
                <w:sz w:val="18"/>
                <w:szCs w:val="18"/>
              </w:rPr>
              <w:t>'Transferred to Room/Bed: %s-%s'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6CD6874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'VFC_CHANGE'</w:t>
            </w:r>
            <w:r w:rsidRPr="008874C6">
              <w:rPr>
                <w:rFonts w:cs="Courier New"/>
                <w:noProof/>
                <w:color w:val="808080"/>
                <w:sz w:val="18"/>
                <w:szCs w:val="18"/>
              </w:rPr>
              <w:t>,</w:t>
            </w:r>
            <w:r w:rsidRPr="008874C6">
              <w:rPr>
                <w:rFonts w:cs="Courier New"/>
                <w:noProof/>
                <w:color w:val="FF0000"/>
                <w:sz w:val="18"/>
                <w:szCs w:val="18"/>
              </w:rPr>
              <w:t>'Changed Visit Financial Code %s to %s'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7D11618C"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'VPAYR_CHANGE'</w:t>
            </w:r>
            <w:r w:rsidRPr="008874C6">
              <w:rPr>
                <w:rFonts w:cs="Courier New"/>
                <w:noProof/>
                <w:color w:val="808080"/>
                <w:sz w:val="18"/>
                <w:szCs w:val="18"/>
              </w:rPr>
              <w:t>,</w:t>
            </w:r>
            <w:r w:rsidRPr="008874C6">
              <w:rPr>
                <w:rFonts w:cs="Courier New"/>
                <w:noProof/>
                <w:color w:val="FF0000"/>
                <w:sz w:val="18"/>
                <w:szCs w:val="18"/>
              </w:rPr>
              <w:t>'Changed Visit Payer Code  %s to %s'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1ED82A4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'VSMerge'</w:t>
            </w:r>
            <w:r w:rsidRPr="008874C6">
              <w:rPr>
                <w:rFonts w:cs="Courier New"/>
                <w:noProof/>
                <w:color w:val="808080"/>
                <w:sz w:val="18"/>
                <w:szCs w:val="18"/>
              </w:rPr>
              <w:t>,</w:t>
            </w:r>
            <w:r w:rsidRPr="008874C6">
              <w:rPr>
                <w:rFonts w:cs="Courier New"/>
                <w:noProof/>
                <w:color w:val="FF0000"/>
                <w:sz w:val="18"/>
                <w:szCs w:val="18"/>
              </w:rPr>
              <w:t>'Visit merge from Old URN: %d to New URN: %d at %s.'</w:t>
            </w:r>
            <w:r w:rsidRPr="008874C6">
              <w:rPr>
                <w:rFonts w:cs="Courier New"/>
                <w:noProof/>
                <w:color w:val="808080"/>
                <w:sz w:val="18"/>
                <w:szCs w:val="18"/>
              </w:rPr>
              <w:t>,</w:t>
            </w:r>
            <w:r w:rsidRPr="008874C6">
              <w:rPr>
                <w:rFonts w:cs="Courier New"/>
                <w:noProof/>
                <w:color w:val="FF0000"/>
                <w:sz w:val="18"/>
                <w:szCs w:val="18"/>
              </w:rPr>
              <w:t>'YYYY-MM-DD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p w14:paraId="65DAA75A"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note_mstr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'XDISCH'</w:t>
            </w:r>
            <w:r w:rsidRPr="008874C6">
              <w:rPr>
                <w:rFonts w:cs="Courier New"/>
                <w:noProof/>
                <w:color w:val="808080"/>
                <w:sz w:val="18"/>
                <w:szCs w:val="18"/>
              </w:rPr>
              <w:t>,</w:t>
            </w:r>
            <w:r w:rsidRPr="008874C6">
              <w:rPr>
                <w:rFonts w:cs="Courier New"/>
                <w:noProof/>
                <w:color w:val="FF0000"/>
                <w:sz w:val="18"/>
                <w:szCs w:val="18"/>
              </w:rPr>
              <w:t>'DISCH. CANCELED INTO ROOM/BED: %s-%s'</w:t>
            </w:r>
            <w:r w:rsidRPr="008874C6">
              <w:rPr>
                <w:rFonts w:cs="Courier New"/>
                <w:noProof/>
                <w:color w:val="808080"/>
                <w:sz w:val="18"/>
                <w:szCs w:val="18"/>
              </w:rPr>
              <w:t>,</w:t>
            </w:r>
            <w:r w:rsidRPr="008874C6">
              <w:rPr>
                <w:rFonts w:cs="Courier New"/>
                <w:noProof/>
                <w:color w:val="FF0000"/>
                <w:sz w:val="18"/>
                <w:szCs w:val="18"/>
              </w:rPr>
              <w:t>' YYYY-MM-DD HH:MM:SS'</w:t>
            </w:r>
            <w:r w:rsidRPr="008874C6">
              <w:rPr>
                <w:rFonts w:cs="Courier New"/>
                <w:noProof/>
                <w:color w:val="808080"/>
                <w:sz w:val="18"/>
                <w:szCs w:val="18"/>
              </w:rPr>
              <w:t>,NULL,</w:t>
            </w:r>
            <w:r w:rsidRPr="008874C6">
              <w:rPr>
                <w:rFonts w:cs="Courier New"/>
                <w:noProof/>
                <w:color w:val="FF0000"/>
                <w:sz w:val="18"/>
                <w:szCs w:val="18"/>
              </w:rPr>
              <w:t>'YYYY-MM-DD HH:MM:SS'</w:t>
            </w:r>
            <w:r w:rsidRPr="008874C6">
              <w:rPr>
                <w:rFonts w:cs="Courier New"/>
                <w:noProof/>
                <w:color w:val="808080"/>
                <w:sz w:val="18"/>
                <w:szCs w:val="18"/>
              </w:rPr>
              <w:t>,</w:t>
            </w:r>
            <w:r w:rsidRPr="008874C6">
              <w:rPr>
                <w:rFonts w:cs="Courier New"/>
                <w:noProof/>
                <w:color w:val="FF0000"/>
                <w:sz w:val="18"/>
                <w:szCs w:val="18"/>
              </w:rPr>
              <w:t>'sa'</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,NULL,</w:t>
            </w:r>
            <w:r w:rsidRPr="008874C6">
              <w:rPr>
                <w:rFonts w:cs="Courier New"/>
                <w:noProof/>
                <w:sz w:val="18"/>
                <w:szCs w:val="18"/>
              </w:rPr>
              <w:t>1</w:t>
            </w:r>
            <w:r w:rsidRPr="008874C6">
              <w:rPr>
                <w:rFonts w:cs="Courier New"/>
                <w:noProof/>
                <w:color w:val="808080"/>
                <w:sz w:val="18"/>
                <w:szCs w:val="18"/>
              </w:rPr>
              <w:t>)</w:t>
            </w:r>
          </w:p>
        </w:tc>
      </w:tr>
      <w:tr w:rsidR="00331EEA" w:rsidRPr="008874C6" w14:paraId="0E49A84C" w14:textId="77777777" w:rsidTr="00FA1BFF">
        <w:tc>
          <w:tcPr>
            <w:tcW w:w="3888" w:type="dxa"/>
          </w:tcPr>
          <w:p w14:paraId="60CF987E" w14:textId="77777777" w:rsidR="00331EEA" w:rsidRPr="008874C6" w:rsidRDefault="00331EEA" w:rsidP="00FA1BFF">
            <w:pPr>
              <w:rPr>
                <w:rFonts w:cs="Courier New"/>
              </w:rPr>
            </w:pPr>
            <w:r w:rsidRPr="008874C6">
              <w:rPr>
                <w:rFonts w:cs="Courier New"/>
              </w:rPr>
              <w:lastRenderedPageBreak/>
              <w:t>PROFILE</w:t>
            </w:r>
          </w:p>
        </w:tc>
        <w:tc>
          <w:tcPr>
            <w:tcW w:w="5760" w:type="dxa"/>
          </w:tcPr>
          <w:p w14:paraId="171A0812" w14:textId="77777777" w:rsidR="00331EEA" w:rsidRPr="008874C6" w:rsidRDefault="00331EEA" w:rsidP="00FA1BFF">
            <w:pPr>
              <w:rPr>
                <w:rFonts w:cs="Courier New"/>
                <w:sz w:val="18"/>
                <w:szCs w:val="18"/>
              </w:rPr>
            </w:pPr>
            <w:r w:rsidRPr="008874C6">
              <w:rPr>
                <w:rFonts w:cs="Courier New"/>
                <w:sz w:val="18"/>
                <w:szCs w:val="18"/>
              </w:rPr>
              <w:t>Installer will work with Client to verify information.  Refer to System/Facility Maintenance Guide.</w:t>
            </w:r>
          </w:p>
          <w:p w14:paraId="5CB45C66" w14:textId="77777777" w:rsidR="00331EEA" w:rsidRPr="008874C6" w:rsidRDefault="00331EEA" w:rsidP="00FA1BFF">
            <w:pPr>
              <w:rPr>
                <w:rFonts w:cs="Courier New"/>
                <w:sz w:val="18"/>
                <w:szCs w:val="18"/>
              </w:rPr>
            </w:pPr>
          </w:p>
        </w:tc>
      </w:tr>
      <w:tr w:rsidR="00331EEA" w:rsidRPr="008874C6" w14:paraId="05B97E7F" w14:textId="77777777" w:rsidTr="00FA1BFF">
        <w:tc>
          <w:tcPr>
            <w:tcW w:w="3888" w:type="dxa"/>
          </w:tcPr>
          <w:p w14:paraId="3ACA2D06" w14:textId="77777777" w:rsidR="00331EEA" w:rsidRPr="008874C6" w:rsidRDefault="00331EEA" w:rsidP="00FA1BFF">
            <w:pPr>
              <w:rPr>
                <w:rFonts w:cs="Courier New"/>
                <w:sz w:val="18"/>
                <w:szCs w:val="18"/>
              </w:rPr>
            </w:pPr>
            <w:r w:rsidRPr="008874C6">
              <w:rPr>
                <w:rFonts w:cs="Courier New"/>
                <w:sz w:val="18"/>
                <w:szCs w:val="18"/>
              </w:rPr>
              <w:t>PHYS_EXTERNAL_TYPE_MSTR</w:t>
            </w:r>
          </w:p>
          <w:p w14:paraId="792E089B" w14:textId="77777777" w:rsidR="00331EEA" w:rsidRPr="008874C6" w:rsidRDefault="00331EEA" w:rsidP="00FA1BFF">
            <w:pPr>
              <w:rPr>
                <w:rFonts w:cs="Courier New"/>
                <w:sz w:val="18"/>
                <w:szCs w:val="18"/>
              </w:rPr>
            </w:pPr>
          </w:p>
        </w:tc>
        <w:tc>
          <w:tcPr>
            <w:tcW w:w="5760" w:type="dxa"/>
          </w:tcPr>
          <w:p w14:paraId="760D22C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'BL'</w:t>
            </w:r>
            <w:r w:rsidRPr="008874C6">
              <w:rPr>
                <w:rFonts w:cs="Courier New"/>
                <w:noProof/>
                <w:color w:val="808080"/>
                <w:sz w:val="18"/>
                <w:szCs w:val="18"/>
              </w:rPr>
              <w:t>,</w:t>
            </w:r>
            <w:r w:rsidRPr="008874C6">
              <w:rPr>
                <w:rFonts w:cs="Courier New"/>
                <w:noProof/>
                <w:color w:val="FF0000"/>
                <w:sz w:val="18"/>
                <w:szCs w:val="18"/>
              </w:rPr>
              <w:t>'BLUE CROSS'</w:t>
            </w:r>
            <w:r w:rsidRPr="008874C6">
              <w:rPr>
                <w:rFonts w:cs="Courier New"/>
                <w:noProof/>
                <w:color w:val="808080"/>
                <w:sz w:val="18"/>
                <w:szCs w:val="18"/>
              </w:rPr>
              <w:t>,</w:t>
            </w:r>
            <w:r w:rsidRPr="008874C6">
              <w:rPr>
                <w:rFonts w:cs="Courier New"/>
                <w:noProof/>
                <w:color w:val="FF0000"/>
                <w:sz w:val="18"/>
                <w:szCs w:val="18"/>
              </w:rPr>
              <w:t>'BLUE CROSS PROVIDER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0FD4CD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'DE'</w:t>
            </w:r>
            <w:r w:rsidRPr="008874C6">
              <w:rPr>
                <w:rFonts w:cs="Courier New"/>
                <w:noProof/>
                <w:color w:val="808080"/>
                <w:sz w:val="18"/>
                <w:szCs w:val="18"/>
              </w:rPr>
              <w:t>,</w:t>
            </w:r>
            <w:r w:rsidRPr="008874C6">
              <w:rPr>
                <w:rFonts w:cs="Courier New"/>
                <w:noProof/>
                <w:color w:val="FF0000"/>
                <w:sz w:val="18"/>
                <w:szCs w:val="18"/>
              </w:rPr>
              <w:t>'DEA'</w:t>
            </w:r>
            <w:r w:rsidRPr="008874C6">
              <w:rPr>
                <w:rFonts w:cs="Courier New"/>
                <w:noProof/>
                <w:color w:val="808080"/>
                <w:sz w:val="18"/>
                <w:szCs w:val="18"/>
              </w:rPr>
              <w:t>,</w:t>
            </w:r>
            <w:r w:rsidRPr="008874C6">
              <w:rPr>
                <w:rFonts w:cs="Courier New"/>
                <w:noProof/>
                <w:color w:val="FF0000"/>
                <w:sz w:val="18"/>
                <w:szCs w:val="18"/>
              </w:rPr>
              <w:t>'DEA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078E43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'LC'</w:t>
            </w:r>
            <w:r w:rsidRPr="008874C6">
              <w:rPr>
                <w:rFonts w:cs="Courier New"/>
                <w:noProof/>
                <w:color w:val="808080"/>
                <w:sz w:val="18"/>
                <w:szCs w:val="18"/>
              </w:rPr>
              <w:t>,</w:t>
            </w:r>
            <w:r w:rsidRPr="008874C6">
              <w:rPr>
                <w:rFonts w:cs="Courier New"/>
                <w:noProof/>
                <w:color w:val="FF0000"/>
                <w:sz w:val="18"/>
                <w:szCs w:val="18"/>
              </w:rPr>
              <w:t>'STATE LIC'</w:t>
            </w:r>
            <w:r w:rsidRPr="008874C6">
              <w:rPr>
                <w:rFonts w:cs="Courier New"/>
                <w:noProof/>
                <w:color w:val="808080"/>
                <w:sz w:val="18"/>
                <w:szCs w:val="18"/>
              </w:rPr>
              <w:t>,</w:t>
            </w:r>
            <w:r w:rsidRPr="008874C6">
              <w:rPr>
                <w:rFonts w:cs="Courier New"/>
                <w:noProof/>
                <w:color w:val="FF0000"/>
                <w:sz w:val="18"/>
                <w:szCs w:val="18"/>
              </w:rPr>
              <w:t>'STATE LICENSE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8D8CAC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'MD'</w:t>
            </w:r>
            <w:r w:rsidRPr="008874C6">
              <w:rPr>
                <w:rFonts w:cs="Courier New"/>
                <w:noProof/>
                <w:color w:val="808080"/>
                <w:sz w:val="18"/>
                <w:szCs w:val="18"/>
              </w:rPr>
              <w:t>,</w:t>
            </w:r>
            <w:r w:rsidRPr="008874C6">
              <w:rPr>
                <w:rFonts w:cs="Courier New"/>
                <w:noProof/>
                <w:color w:val="FF0000"/>
                <w:sz w:val="18"/>
                <w:szCs w:val="18"/>
              </w:rPr>
              <w:t>'MEDICAID'</w:t>
            </w:r>
            <w:r w:rsidRPr="008874C6">
              <w:rPr>
                <w:rFonts w:cs="Courier New"/>
                <w:noProof/>
                <w:color w:val="808080"/>
                <w:sz w:val="18"/>
                <w:szCs w:val="18"/>
              </w:rPr>
              <w:t>,</w:t>
            </w:r>
            <w:r w:rsidRPr="008874C6">
              <w:rPr>
                <w:rFonts w:cs="Courier New"/>
                <w:noProof/>
                <w:color w:val="FF0000"/>
                <w:sz w:val="18"/>
                <w:szCs w:val="18"/>
              </w:rPr>
              <w:t>'MEDICAID PROVIDER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FE9281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'MR'</w:t>
            </w:r>
            <w:r w:rsidRPr="008874C6">
              <w:rPr>
                <w:rFonts w:cs="Courier New"/>
                <w:noProof/>
                <w:color w:val="808080"/>
                <w:sz w:val="18"/>
                <w:szCs w:val="18"/>
              </w:rPr>
              <w:t>,</w:t>
            </w:r>
            <w:r w:rsidRPr="008874C6">
              <w:rPr>
                <w:rFonts w:cs="Courier New"/>
                <w:noProof/>
                <w:color w:val="FF0000"/>
                <w:sz w:val="18"/>
                <w:szCs w:val="18"/>
              </w:rPr>
              <w:t>'MCARE CPIN'</w:t>
            </w:r>
            <w:r w:rsidRPr="008874C6">
              <w:rPr>
                <w:rFonts w:cs="Courier New"/>
                <w:noProof/>
                <w:color w:val="808080"/>
                <w:sz w:val="18"/>
                <w:szCs w:val="18"/>
              </w:rPr>
              <w:t>,</w:t>
            </w:r>
            <w:r w:rsidRPr="008874C6">
              <w:rPr>
                <w:rFonts w:cs="Courier New"/>
                <w:noProof/>
                <w:color w:val="FF0000"/>
                <w:sz w:val="18"/>
                <w:szCs w:val="18"/>
              </w:rPr>
              <w:t>'MEDICARE CPIN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1EB3B98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'OL'</w:t>
            </w:r>
            <w:r w:rsidRPr="008874C6">
              <w:rPr>
                <w:rFonts w:cs="Courier New"/>
                <w:noProof/>
                <w:color w:val="808080"/>
                <w:sz w:val="18"/>
                <w:szCs w:val="18"/>
              </w:rPr>
              <w:t>,</w:t>
            </w:r>
            <w:r w:rsidRPr="008874C6">
              <w:rPr>
                <w:rFonts w:cs="Courier New"/>
                <w:noProof/>
                <w:color w:val="FF0000"/>
                <w:sz w:val="18"/>
                <w:szCs w:val="18"/>
              </w:rPr>
              <w:t>'OTHER LICENS'</w:t>
            </w:r>
            <w:r w:rsidRPr="008874C6">
              <w:rPr>
                <w:rFonts w:cs="Courier New"/>
                <w:noProof/>
                <w:color w:val="808080"/>
                <w:sz w:val="18"/>
                <w:szCs w:val="18"/>
              </w:rPr>
              <w:t>,</w:t>
            </w:r>
            <w:r w:rsidRPr="008874C6">
              <w:rPr>
                <w:rFonts w:cs="Courier New"/>
                <w:noProof/>
                <w:color w:val="FF0000"/>
                <w:sz w:val="18"/>
                <w:szCs w:val="18"/>
              </w:rPr>
              <w:t>'OTHER LICENSE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6FE101E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'OP'</w:t>
            </w:r>
            <w:r w:rsidRPr="008874C6">
              <w:rPr>
                <w:rFonts w:cs="Courier New"/>
                <w:noProof/>
                <w:color w:val="808080"/>
                <w:sz w:val="18"/>
                <w:szCs w:val="18"/>
              </w:rPr>
              <w:t>,</w:t>
            </w:r>
            <w:r w:rsidRPr="008874C6">
              <w:rPr>
                <w:rFonts w:cs="Courier New"/>
                <w:noProof/>
                <w:color w:val="FF0000"/>
                <w:sz w:val="18"/>
                <w:szCs w:val="18"/>
              </w:rPr>
              <w:t>'OTHER PR NUM'</w:t>
            </w:r>
            <w:r w:rsidRPr="008874C6">
              <w:rPr>
                <w:rFonts w:cs="Courier New"/>
                <w:noProof/>
                <w:color w:val="808080"/>
                <w:sz w:val="18"/>
                <w:szCs w:val="18"/>
              </w:rPr>
              <w:t>,</w:t>
            </w:r>
            <w:r w:rsidRPr="008874C6">
              <w:rPr>
                <w:rFonts w:cs="Courier New"/>
                <w:noProof/>
                <w:color w:val="FF0000"/>
                <w:sz w:val="18"/>
                <w:szCs w:val="18"/>
              </w:rPr>
              <w:t>'OTHER PROVIDER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611D10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'RR'</w:t>
            </w:r>
            <w:r w:rsidRPr="008874C6">
              <w:rPr>
                <w:rFonts w:cs="Courier New"/>
                <w:noProof/>
                <w:color w:val="808080"/>
                <w:sz w:val="18"/>
                <w:szCs w:val="18"/>
              </w:rPr>
              <w:t>,</w:t>
            </w:r>
            <w:r w:rsidRPr="008874C6">
              <w:rPr>
                <w:rFonts w:cs="Courier New"/>
                <w:noProof/>
                <w:color w:val="FF0000"/>
                <w:sz w:val="18"/>
                <w:szCs w:val="18"/>
              </w:rPr>
              <w:t>'RAILROAD #'</w:t>
            </w:r>
            <w:r w:rsidRPr="008874C6">
              <w:rPr>
                <w:rFonts w:cs="Courier New"/>
                <w:noProof/>
                <w:color w:val="808080"/>
                <w:sz w:val="18"/>
                <w:szCs w:val="18"/>
              </w:rPr>
              <w:t>,</w:t>
            </w:r>
            <w:r w:rsidRPr="008874C6">
              <w:rPr>
                <w:rFonts w:cs="Courier New"/>
                <w:noProof/>
                <w:color w:val="FF0000"/>
                <w:sz w:val="18"/>
                <w:szCs w:val="18"/>
              </w:rPr>
              <w:t>'RAILROAD MEDICARE NUMBER'</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148DE87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phys_external_type_mstr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'UP'</w:t>
            </w:r>
            <w:r w:rsidRPr="008874C6">
              <w:rPr>
                <w:rFonts w:cs="Courier New"/>
                <w:noProof/>
                <w:color w:val="808080"/>
                <w:sz w:val="18"/>
                <w:szCs w:val="18"/>
              </w:rPr>
              <w:t>,</w:t>
            </w:r>
            <w:r w:rsidRPr="008874C6">
              <w:rPr>
                <w:rFonts w:cs="Courier New"/>
                <w:noProof/>
                <w:color w:val="FF0000"/>
                <w:sz w:val="18"/>
                <w:szCs w:val="18"/>
              </w:rPr>
              <w:t>'UPIN'</w:t>
            </w:r>
            <w:r w:rsidRPr="008874C6">
              <w:rPr>
                <w:rFonts w:cs="Courier New"/>
                <w:noProof/>
                <w:color w:val="808080"/>
                <w:sz w:val="18"/>
                <w:szCs w:val="18"/>
              </w:rPr>
              <w:t>,</w:t>
            </w:r>
            <w:r w:rsidRPr="008874C6">
              <w:rPr>
                <w:rFonts w:cs="Courier New"/>
                <w:noProof/>
                <w:color w:val="FF0000"/>
                <w:sz w:val="18"/>
                <w:szCs w:val="18"/>
              </w:rPr>
              <w:t>'UPIN'</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31C0A07" w14:textId="77777777" w:rsidR="00331EEA" w:rsidRPr="008874C6" w:rsidRDefault="00331EEA" w:rsidP="00FA1BFF">
            <w:pPr>
              <w:rPr>
                <w:rFonts w:cs="Courier New"/>
                <w:sz w:val="18"/>
                <w:szCs w:val="18"/>
              </w:rPr>
            </w:pPr>
          </w:p>
        </w:tc>
      </w:tr>
      <w:tr w:rsidR="00331EEA" w:rsidRPr="008874C6" w14:paraId="0DB5DEBE" w14:textId="77777777" w:rsidTr="00FA1BFF">
        <w:tc>
          <w:tcPr>
            <w:tcW w:w="3888" w:type="dxa"/>
          </w:tcPr>
          <w:p w14:paraId="38367A58" w14:textId="77777777" w:rsidR="00331EEA" w:rsidRPr="008874C6" w:rsidRDefault="00331EEA" w:rsidP="00FA1BFF">
            <w:pPr>
              <w:rPr>
                <w:rFonts w:cs="Courier New"/>
                <w:sz w:val="18"/>
                <w:szCs w:val="18"/>
              </w:rPr>
            </w:pPr>
            <w:r w:rsidRPr="008874C6">
              <w:rPr>
                <w:rFonts w:cs="Courier New"/>
                <w:sz w:val="18"/>
                <w:szCs w:val="18"/>
              </w:rPr>
              <w:lastRenderedPageBreak/>
              <w:t>PHYS_PRIVILEGE_MSTR</w:t>
            </w:r>
          </w:p>
          <w:p w14:paraId="1D006241" w14:textId="77777777" w:rsidR="00331EEA" w:rsidRPr="008874C6" w:rsidRDefault="00331EEA" w:rsidP="00FA1BFF">
            <w:pPr>
              <w:rPr>
                <w:rFonts w:cs="Courier New"/>
                <w:sz w:val="18"/>
                <w:szCs w:val="18"/>
              </w:rPr>
            </w:pPr>
          </w:p>
        </w:tc>
        <w:tc>
          <w:tcPr>
            <w:tcW w:w="5760" w:type="dxa"/>
          </w:tcPr>
          <w:p w14:paraId="32C61AC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w:t>
            </w:r>
            <w:r w:rsidRPr="008874C6">
              <w:rPr>
                <w:rFonts w:cs="Courier New"/>
                <w:noProof/>
                <w:color w:val="808080"/>
                <w:sz w:val="18"/>
                <w:szCs w:val="18"/>
              </w:rPr>
              <w:t>,</w:t>
            </w:r>
            <w:r w:rsidRPr="008874C6">
              <w:rPr>
                <w:rFonts w:cs="Courier New"/>
                <w:noProof/>
                <w:color w:val="FF0000"/>
                <w:sz w:val="18"/>
                <w:szCs w:val="18"/>
              </w:rPr>
              <w:t>'ACTIVE'</w:t>
            </w:r>
            <w:r w:rsidRPr="008874C6">
              <w:rPr>
                <w:rFonts w:cs="Courier New"/>
                <w:noProof/>
                <w:color w:val="808080"/>
                <w:sz w:val="18"/>
                <w:szCs w:val="18"/>
              </w:rPr>
              <w:t>,</w:t>
            </w:r>
            <w:r w:rsidRPr="008874C6">
              <w:rPr>
                <w:rFonts w:cs="Courier New"/>
                <w:noProof/>
                <w:color w:val="FF0000"/>
                <w:sz w:val="18"/>
                <w:szCs w:val="18"/>
              </w:rPr>
              <w:t>'ACTIVE'</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4FD07F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'B'</w:t>
            </w:r>
            <w:r w:rsidRPr="008874C6">
              <w:rPr>
                <w:rFonts w:cs="Courier New"/>
                <w:noProof/>
                <w:color w:val="808080"/>
                <w:sz w:val="18"/>
                <w:szCs w:val="18"/>
              </w:rPr>
              <w:t>,</w:t>
            </w:r>
            <w:r w:rsidRPr="008874C6">
              <w:rPr>
                <w:rFonts w:cs="Courier New"/>
                <w:noProof/>
                <w:color w:val="FF0000"/>
                <w:sz w:val="18"/>
                <w:szCs w:val="18"/>
              </w:rPr>
              <w:t>'CONSULTING'</w:t>
            </w:r>
            <w:r w:rsidRPr="008874C6">
              <w:rPr>
                <w:rFonts w:cs="Courier New"/>
                <w:noProof/>
                <w:color w:val="808080"/>
                <w:sz w:val="18"/>
                <w:szCs w:val="18"/>
              </w:rPr>
              <w:t>,</w:t>
            </w:r>
            <w:r w:rsidRPr="008874C6">
              <w:rPr>
                <w:rFonts w:cs="Courier New"/>
                <w:noProof/>
                <w:color w:val="FF0000"/>
                <w:sz w:val="18"/>
                <w:szCs w:val="18"/>
              </w:rPr>
              <w:t>'CONSULTING'</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A28B01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w:t>
            </w:r>
            <w:r w:rsidRPr="008874C6">
              <w:rPr>
                <w:rFonts w:cs="Courier New"/>
                <w:noProof/>
                <w:color w:val="808080"/>
                <w:sz w:val="18"/>
                <w:szCs w:val="18"/>
              </w:rPr>
              <w:t>,</w:t>
            </w:r>
            <w:r w:rsidRPr="008874C6">
              <w:rPr>
                <w:rFonts w:cs="Courier New"/>
                <w:noProof/>
                <w:color w:val="FF0000"/>
                <w:sz w:val="18"/>
                <w:szCs w:val="18"/>
              </w:rPr>
              <w:t>'COURTESY'</w:t>
            </w:r>
            <w:r w:rsidRPr="008874C6">
              <w:rPr>
                <w:rFonts w:cs="Courier New"/>
                <w:noProof/>
                <w:color w:val="808080"/>
                <w:sz w:val="18"/>
                <w:szCs w:val="18"/>
              </w:rPr>
              <w:t>,</w:t>
            </w:r>
            <w:r w:rsidRPr="008874C6">
              <w:rPr>
                <w:rFonts w:cs="Courier New"/>
                <w:noProof/>
                <w:color w:val="FF0000"/>
                <w:sz w:val="18"/>
                <w:szCs w:val="18"/>
              </w:rPr>
              <w:t>'COURTESY'</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5F7E59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'H'</w:t>
            </w:r>
            <w:r w:rsidRPr="008874C6">
              <w:rPr>
                <w:rFonts w:cs="Courier New"/>
                <w:noProof/>
                <w:color w:val="808080"/>
                <w:sz w:val="18"/>
                <w:szCs w:val="18"/>
              </w:rPr>
              <w:t>,</w:t>
            </w:r>
            <w:r w:rsidRPr="008874C6">
              <w:rPr>
                <w:rFonts w:cs="Courier New"/>
                <w:noProof/>
                <w:color w:val="FF0000"/>
                <w:sz w:val="18"/>
                <w:szCs w:val="18"/>
              </w:rPr>
              <w:t>'ALLIED HLTH'</w:t>
            </w:r>
            <w:r w:rsidRPr="008874C6">
              <w:rPr>
                <w:rFonts w:cs="Courier New"/>
                <w:noProof/>
                <w:color w:val="808080"/>
                <w:sz w:val="18"/>
                <w:szCs w:val="18"/>
              </w:rPr>
              <w:t>,</w:t>
            </w:r>
            <w:r w:rsidRPr="008874C6">
              <w:rPr>
                <w:rFonts w:cs="Courier New"/>
                <w:noProof/>
                <w:color w:val="FF0000"/>
                <w:sz w:val="18"/>
                <w:szCs w:val="18"/>
              </w:rPr>
              <w:t>'ALLIED HEALTH'</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22F315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'N'</w:t>
            </w:r>
            <w:r w:rsidRPr="008874C6">
              <w:rPr>
                <w:rFonts w:cs="Courier New"/>
                <w:noProof/>
                <w:color w:val="808080"/>
                <w:sz w:val="18"/>
                <w:szCs w:val="18"/>
              </w:rPr>
              <w:t>,</w:t>
            </w:r>
            <w:r w:rsidRPr="008874C6">
              <w:rPr>
                <w:rFonts w:cs="Courier New"/>
                <w:noProof/>
                <w:color w:val="FF0000"/>
                <w:sz w:val="18"/>
                <w:szCs w:val="18"/>
              </w:rPr>
              <w:t>'NON ADM REF'</w:t>
            </w:r>
            <w:r w:rsidRPr="008874C6">
              <w:rPr>
                <w:rFonts w:cs="Courier New"/>
                <w:noProof/>
                <w:color w:val="808080"/>
                <w:sz w:val="18"/>
                <w:szCs w:val="18"/>
              </w:rPr>
              <w:t>,</w:t>
            </w:r>
            <w:r w:rsidRPr="008874C6">
              <w:rPr>
                <w:rFonts w:cs="Courier New"/>
                <w:noProof/>
                <w:color w:val="FF0000"/>
                <w:sz w:val="18"/>
                <w:szCs w:val="18"/>
              </w:rPr>
              <w:t>'NON ADMITTING/REFERRALS'</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78490A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w:t>
            </w:r>
            <w:r w:rsidRPr="008874C6">
              <w:rPr>
                <w:rFonts w:cs="Courier New"/>
                <w:noProof/>
                <w:color w:val="808080"/>
                <w:sz w:val="18"/>
                <w:szCs w:val="18"/>
              </w:rPr>
              <w:t>,</w:t>
            </w:r>
            <w:r w:rsidRPr="008874C6">
              <w:rPr>
                <w:rFonts w:cs="Courier New"/>
                <w:noProof/>
                <w:color w:val="FF0000"/>
                <w:sz w:val="18"/>
                <w:szCs w:val="18"/>
              </w:rPr>
              <w:t>'PROVISIONAL'</w:t>
            </w:r>
            <w:r w:rsidRPr="008874C6">
              <w:rPr>
                <w:rFonts w:cs="Courier New"/>
                <w:noProof/>
                <w:color w:val="808080"/>
                <w:sz w:val="18"/>
                <w:szCs w:val="18"/>
              </w:rPr>
              <w:t>,</w:t>
            </w:r>
            <w:r w:rsidRPr="008874C6">
              <w:rPr>
                <w:rFonts w:cs="Courier New"/>
                <w:noProof/>
                <w:color w:val="FF0000"/>
                <w:sz w:val="18"/>
                <w:szCs w:val="18"/>
              </w:rPr>
              <w:t>'PROVISIONAL'</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23AF0DEC"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phys_privilege_mstr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'RESIDENT'</w:t>
            </w:r>
            <w:r w:rsidRPr="008874C6">
              <w:rPr>
                <w:rFonts w:cs="Courier New"/>
                <w:noProof/>
                <w:color w:val="808080"/>
                <w:sz w:val="18"/>
                <w:szCs w:val="18"/>
              </w:rPr>
              <w:t>,</w:t>
            </w:r>
            <w:r w:rsidRPr="008874C6">
              <w:rPr>
                <w:rFonts w:cs="Courier New"/>
                <w:noProof/>
                <w:color w:val="FF0000"/>
                <w:sz w:val="18"/>
                <w:szCs w:val="18"/>
              </w:rPr>
              <w:t>'RESIDENT'</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092351D8" w14:textId="77777777" w:rsidTr="00FA1BFF">
        <w:tc>
          <w:tcPr>
            <w:tcW w:w="3888" w:type="dxa"/>
          </w:tcPr>
          <w:p w14:paraId="152EE7DB" w14:textId="77777777" w:rsidR="00331EEA" w:rsidRPr="008874C6" w:rsidRDefault="00331EEA" w:rsidP="00FA1BFF">
            <w:pPr>
              <w:rPr>
                <w:rFonts w:cs="Courier New"/>
                <w:sz w:val="18"/>
                <w:szCs w:val="18"/>
              </w:rPr>
            </w:pPr>
            <w:r w:rsidRPr="008874C6">
              <w:rPr>
                <w:rFonts w:cs="Courier New"/>
                <w:sz w:val="18"/>
                <w:szCs w:val="18"/>
              </w:rPr>
              <w:t>PHYSICIAN_TYPE_MSTR</w:t>
            </w:r>
          </w:p>
        </w:tc>
        <w:tc>
          <w:tcPr>
            <w:tcW w:w="5760" w:type="dxa"/>
          </w:tcPr>
          <w:p w14:paraId="4381855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physician_type_mstr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w:t>
            </w:r>
            <w:r w:rsidRPr="008874C6">
              <w:rPr>
                <w:rFonts w:cs="Courier New"/>
                <w:noProof/>
                <w:color w:val="808080"/>
                <w:sz w:val="18"/>
                <w:szCs w:val="18"/>
              </w:rPr>
              <w:t>,</w:t>
            </w:r>
            <w:r w:rsidRPr="008874C6">
              <w:rPr>
                <w:rFonts w:cs="Courier New"/>
                <w:noProof/>
                <w:color w:val="FF0000"/>
                <w:sz w:val="18"/>
                <w:szCs w:val="18"/>
              </w:rPr>
              <w:t>'ADMIT'</w:t>
            </w:r>
            <w:r w:rsidRPr="008874C6">
              <w:rPr>
                <w:rFonts w:cs="Courier New"/>
                <w:noProof/>
                <w:color w:val="808080"/>
                <w:sz w:val="18"/>
                <w:szCs w:val="18"/>
              </w:rPr>
              <w:t>,</w:t>
            </w:r>
            <w:r w:rsidRPr="008874C6">
              <w:rPr>
                <w:rFonts w:cs="Courier New"/>
                <w:noProof/>
                <w:color w:val="FF0000"/>
                <w:sz w:val="18"/>
                <w:szCs w:val="18"/>
              </w:rPr>
              <w:t>'ADMITTING'</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p>
          <w:p w14:paraId="5AE4363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physician_type_mstr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w:t>
            </w:r>
            <w:r w:rsidRPr="008874C6">
              <w:rPr>
                <w:rFonts w:cs="Courier New"/>
                <w:noProof/>
                <w:color w:val="808080"/>
                <w:sz w:val="18"/>
                <w:szCs w:val="18"/>
              </w:rPr>
              <w:t>,</w:t>
            </w:r>
            <w:r w:rsidRPr="008874C6">
              <w:rPr>
                <w:rFonts w:cs="Courier New"/>
                <w:noProof/>
                <w:color w:val="FF0000"/>
                <w:sz w:val="18"/>
                <w:szCs w:val="18"/>
              </w:rPr>
              <w:t>'CONSULT'</w:t>
            </w:r>
            <w:r w:rsidRPr="008874C6">
              <w:rPr>
                <w:rFonts w:cs="Courier New"/>
                <w:noProof/>
                <w:color w:val="808080"/>
                <w:sz w:val="18"/>
                <w:szCs w:val="18"/>
              </w:rPr>
              <w:t>,</w:t>
            </w:r>
            <w:r w:rsidRPr="008874C6">
              <w:rPr>
                <w:rFonts w:cs="Courier New"/>
                <w:noProof/>
                <w:color w:val="FF0000"/>
                <w:sz w:val="18"/>
                <w:szCs w:val="18"/>
              </w:rPr>
              <w:t>'CONSULTING'</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p>
          <w:p w14:paraId="0000A1E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physician_type_mstr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w:t>
            </w:r>
            <w:r w:rsidRPr="008874C6">
              <w:rPr>
                <w:rFonts w:cs="Courier New"/>
                <w:noProof/>
                <w:color w:val="808080"/>
                <w:sz w:val="18"/>
                <w:szCs w:val="18"/>
              </w:rPr>
              <w:t>,</w:t>
            </w:r>
            <w:r w:rsidRPr="008874C6">
              <w:rPr>
                <w:rFonts w:cs="Courier New"/>
                <w:noProof/>
                <w:color w:val="FF0000"/>
                <w:sz w:val="18"/>
                <w:szCs w:val="18"/>
              </w:rPr>
              <w:t>'ATTEND'</w:t>
            </w:r>
            <w:r w:rsidRPr="008874C6">
              <w:rPr>
                <w:rFonts w:cs="Courier New"/>
                <w:noProof/>
                <w:color w:val="808080"/>
                <w:sz w:val="18"/>
                <w:szCs w:val="18"/>
              </w:rPr>
              <w:t>,</w:t>
            </w:r>
            <w:r w:rsidRPr="008874C6">
              <w:rPr>
                <w:rFonts w:cs="Courier New"/>
                <w:noProof/>
                <w:color w:val="FF0000"/>
                <w:sz w:val="18"/>
                <w:szCs w:val="18"/>
              </w:rPr>
              <w:t>'ATTENDING'</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p>
          <w:p w14:paraId="334F6D5D"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physician_type_mstr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color w:val="FF0000"/>
                <w:sz w:val="18"/>
                <w:szCs w:val="18"/>
              </w:rPr>
              <w:t>'REFER'</w:t>
            </w:r>
            <w:r w:rsidRPr="008874C6">
              <w:rPr>
                <w:rFonts w:cs="Courier New"/>
                <w:noProof/>
                <w:color w:val="808080"/>
                <w:sz w:val="18"/>
                <w:szCs w:val="18"/>
              </w:rPr>
              <w:t>,</w:t>
            </w:r>
            <w:r w:rsidRPr="008874C6">
              <w:rPr>
                <w:rFonts w:cs="Courier New"/>
                <w:noProof/>
                <w:color w:val="FF0000"/>
                <w:sz w:val="18"/>
                <w:szCs w:val="18"/>
              </w:rPr>
              <w:t>'REFERRING'</w:t>
            </w:r>
            <w:r w:rsidRPr="008874C6">
              <w:rPr>
                <w:rFonts w:cs="Courier New"/>
                <w:noProof/>
                <w:color w:val="808080"/>
                <w:sz w:val="18"/>
                <w:szCs w:val="18"/>
              </w:rPr>
              <w:t>,</w:t>
            </w:r>
            <w:r w:rsidRPr="008874C6">
              <w:rPr>
                <w:rFonts w:cs="Courier New"/>
                <w:noProof/>
                <w:sz w:val="18"/>
                <w:szCs w:val="18"/>
              </w:rPr>
              <w:t xml:space="preserve"> 1</w:t>
            </w:r>
            <w:r w:rsidRPr="008874C6">
              <w:rPr>
                <w:rFonts w:cs="Courier New"/>
                <w:noProof/>
                <w:color w:val="808080"/>
                <w:sz w:val="18"/>
                <w:szCs w:val="18"/>
              </w:rPr>
              <w:t>,</w:t>
            </w:r>
            <w:r w:rsidRPr="008874C6">
              <w:rPr>
                <w:rFonts w:cs="Courier New"/>
                <w:noProof/>
                <w:color w:val="FF0000"/>
                <w:sz w:val="18"/>
                <w:szCs w:val="18"/>
              </w:rPr>
              <w:t>'4'</w:t>
            </w:r>
            <w:r w:rsidRPr="008874C6">
              <w:rPr>
                <w:rFonts w:cs="Courier New"/>
                <w:noProof/>
                <w:color w:val="808080"/>
                <w:sz w:val="18"/>
                <w:szCs w:val="18"/>
              </w:rPr>
              <w:t>)</w:t>
            </w:r>
          </w:p>
        </w:tc>
      </w:tr>
      <w:tr w:rsidR="00331EEA" w:rsidRPr="008874C6" w14:paraId="541E0230" w14:textId="77777777" w:rsidTr="00FA1BFF">
        <w:tc>
          <w:tcPr>
            <w:tcW w:w="3888" w:type="dxa"/>
          </w:tcPr>
          <w:p w14:paraId="2B07908E" w14:textId="77777777" w:rsidR="00331EEA" w:rsidRPr="008874C6" w:rsidRDefault="00331EEA" w:rsidP="00FA1BFF">
            <w:pPr>
              <w:rPr>
                <w:rFonts w:cs="Courier New"/>
                <w:sz w:val="18"/>
                <w:szCs w:val="18"/>
              </w:rPr>
            </w:pPr>
            <w:r w:rsidRPr="008874C6">
              <w:rPr>
                <w:rFonts w:cs="Courier New"/>
                <w:sz w:val="18"/>
                <w:szCs w:val="18"/>
              </w:rPr>
              <w:t>RACE_MSTR</w:t>
            </w:r>
          </w:p>
        </w:tc>
        <w:tc>
          <w:tcPr>
            <w:tcW w:w="5760" w:type="dxa"/>
          </w:tcPr>
          <w:p w14:paraId="5C415D3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'A'</w:t>
            </w:r>
            <w:r w:rsidRPr="008874C6">
              <w:rPr>
                <w:rFonts w:cs="Courier New"/>
                <w:noProof/>
                <w:color w:val="808080"/>
                <w:sz w:val="18"/>
                <w:szCs w:val="18"/>
              </w:rPr>
              <w:t>,</w:t>
            </w:r>
            <w:r w:rsidRPr="008874C6">
              <w:rPr>
                <w:rFonts w:cs="Courier New"/>
                <w:noProof/>
                <w:color w:val="FF0000"/>
                <w:sz w:val="18"/>
                <w:szCs w:val="18"/>
              </w:rPr>
              <w:t>'ASIAN'</w:t>
            </w:r>
            <w:r w:rsidRPr="008874C6">
              <w:rPr>
                <w:rFonts w:cs="Courier New"/>
                <w:noProof/>
                <w:color w:val="808080"/>
                <w:sz w:val="18"/>
                <w:szCs w:val="18"/>
              </w:rPr>
              <w:t>,</w:t>
            </w:r>
            <w:r w:rsidRPr="008874C6">
              <w:rPr>
                <w:rFonts w:cs="Courier New"/>
                <w:noProof/>
                <w:color w:val="FF0000"/>
                <w:sz w:val="18"/>
                <w:szCs w:val="18"/>
              </w:rPr>
              <w:t>'ASIAN'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52A11730"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w:t>
            </w:r>
            <w:r w:rsidRPr="008874C6">
              <w:rPr>
                <w:rFonts w:cs="Courier New"/>
                <w:noProof/>
                <w:color w:val="808080"/>
                <w:sz w:val="18"/>
                <w:szCs w:val="18"/>
              </w:rPr>
              <w:t>,</w:t>
            </w:r>
            <w:r w:rsidRPr="008874C6">
              <w:rPr>
                <w:rFonts w:cs="Courier New"/>
                <w:noProof/>
                <w:color w:val="FF0000"/>
                <w:sz w:val="18"/>
                <w:szCs w:val="18"/>
              </w:rPr>
              <w:t>'CAUCASIAN'</w:t>
            </w:r>
            <w:r w:rsidRPr="008874C6">
              <w:rPr>
                <w:rFonts w:cs="Courier New"/>
                <w:noProof/>
                <w:color w:val="808080"/>
                <w:sz w:val="18"/>
                <w:szCs w:val="18"/>
              </w:rPr>
              <w:t>,</w:t>
            </w:r>
            <w:r w:rsidRPr="008874C6">
              <w:rPr>
                <w:rFonts w:cs="Courier New"/>
                <w:noProof/>
                <w:color w:val="FF0000"/>
                <w:sz w:val="18"/>
                <w:szCs w:val="18"/>
              </w:rPr>
              <w:t>'CAUCASIAN'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090365F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'H'</w:t>
            </w:r>
            <w:r w:rsidRPr="008874C6">
              <w:rPr>
                <w:rFonts w:cs="Courier New"/>
                <w:noProof/>
                <w:color w:val="808080"/>
                <w:sz w:val="18"/>
                <w:szCs w:val="18"/>
              </w:rPr>
              <w:t>,</w:t>
            </w:r>
            <w:r w:rsidRPr="008874C6">
              <w:rPr>
                <w:rFonts w:cs="Courier New"/>
                <w:noProof/>
                <w:color w:val="FF0000"/>
                <w:sz w:val="18"/>
                <w:szCs w:val="18"/>
              </w:rPr>
              <w:t>'HISPANIC'</w:t>
            </w:r>
            <w:r w:rsidRPr="008874C6">
              <w:rPr>
                <w:rFonts w:cs="Courier New"/>
                <w:noProof/>
                <w:color w:val="808080"/>
                <w:sz w:val="18"/>
                <w:szCs w:val="18"/>
              </w:rPr>
              <w:t>,</w:t>
            </w:r>
            <w:r w:rsidRPr="008874C6">
              <w:rPr>
                <w:rFonts w:cs="Courier New"/>
                <w:noProof/>
                <w:color w:val="FF0000"/>
                <w:sz w:val="18"/>
                <w:szCs w:val="18"/>
              </w:rPr>
              <w:t>'HISPANIC'</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626C03FB"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w:t>
            </w:r>
            <w:r w:rsidRPr="008874C6">
              <w:rPr>
                <w:rFonts w:cs="Courier New"/>
                <w:noProof/>
                <w:color w:val="FF0000"/>
                <w:sz w:val="18"/>
                <w:szCs w:val="18"/>
              </w:rPr>
              <w:t>'AMER INDIAN'</w:t>
            </w:r>
            <w:r w:rsidRPr="008874C6">
              <w:rPr>
                <w:rFonts w:cs="Courier New"/>
                <w:noProof/>
                <w:color w:val="808080"/>
                <w:sz w:val="18"/>
                <w:szCs w:val="18"/>
              </w:rPr>
              <w:t>,</w:t>
            </w:r>
            <w:r w:rsidRPr="008874C6">
              <w:rPr>
                <w:rFonts w:cs="Courier New"/>
                <w:noProof/>
                <w:color w:val="FF0000"/>
                <w:sz w:val="18"/>
                <w:szCs w:val="18"/>
              </w:rPr>
              <w:t>'AMERICAN INDIAN'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64E19E0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'OTHER'</w:t>
            </w:r>
            <w:r w:rsidRPr="008874C6">
              <w:rPr>
                <w:rFonts w:cs="Courier New"/>
                <w:noProof/>
                <w:color w:val="808080"/>
                <w:sz w:val="18"/>
                <w:szCs w:val="18"/>
              </w:rPr>
              <w:t>,</w:t>
            </w:r>
            <w:r w:rsidRPr="008874C6">
              <w:rPr>
                <w:rFonts w:cs="Courier New"/>
                <w:noProof/>
                <w:color w:val="FF0000"/>
                <w:sz w:val="18"/>
                <w:szCs w:val="18"/>
              </w:rPr>
              <w:t>'OTHER'</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3E79722D"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race_mstr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'U'</w:t>
            </w:r>
            <w:r w:rsidRPr="008874C6">
              <w:rPr>
                <w:rFonts w:cs="Courier New"/>
                <w:noProof/>
                <w:color w:val="808080"/>
                <w:sz w:val="18"/>
                <w:szCs w:val="18"/>
              </w:rPr>
              <w:t>,</w:t>
            </w:r>
            <w:r w:rsidRPr="008874C6">
              <w:rPr>
                <w:rFonts w:cs="Courier New"/>
                <w:noProof/>
                <w:color w:val="FF0000"/>
                <w:sz w:val="18"/>
                <w:szCs w:val="18"/>
              </w:rPr>
              <w:t>'UNKNOWN'</w:t>
            </w:r>
            <w:r w:rsidRPr="008874C6">
              <w:rPr>
                <w:rFonts w:cs="Courier New"/>
                <w:noProof/>
                <w:color w:val="808080"/>
                <w:sz w:val="18"/>
                <w:szCs w:val="18"/>
              </w:rPr>
              <w:t>,</w:t>
            </w:r>
            <w:r w:rsidRPr="008874C6">
              <w:rPr>
                <w:rFonts w:cs="Courier New"/>
                <w:noProof/>
                <w:color w:val="FF0000"/>
                <w:sz w:val="18"/>
                <w:szCs w:val="18"/>
              </w:rPr>
              <w:t>'UNKNOWN'</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785C1A05" w14:textId="77777777" w:rsidTr="00FA1BFF">
        <w:tc>
          <w:tcPr>
            <w:tcW w:w="3888" w:type="dxa"/>
          </w:tcPr>
          <w:p w14:paraId="1E46BD1D" w14:textId="77777777" w:rsidR="00331EEA" w:rsidRPr="008874C6" w:rsidRDefault="00331EEA" w:rsidP="00FA1BFF">
            <w:pPr>
              <w:rPr>
                <w:rFonts w:cs="Courier New"/>
                <w:sz w:val="18"/>
                <w:szCs w:val="18"/>
              </w:rPr>
            </w:pPr>
            <w:r w:rsidRPr="008874C6">
              <w:rPr>
                <w:rFonts w:cs="Courier New"/>
                <w:sz w:val="18"/>
                <w:szCs w:val="18"/>
              </w:rPr>
              <w:t>RELATIONSHIP_MSTR</w:t>
            </w:r>
          </w:p>
          <w:p w14:paraId="1AD1B490" w14:textId="77777777" w:rsidR="00331EEA" w:rsidRPr="008874C6" w:rsidRDefault="00331EEA" w:rsidP="00FA1BFF">
            <w:pPr>
              <w:rPr>
                <w:rFonts w:cs="Courier New"/>
                <w:sz w:val="18"/>
                <w:szCs w:val="18"/>
              </w:rPr>
            </w:pPr>
          </w:p>
        </w:tc>
        <w:tc>
          <w:tcPr>
            <w:tcW w:w="5760" w:type="dxa"/>
          </w:tcPr>
          <w:p w14:paraId="7A08C689"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'01'</w:t>
            </w:r>
            <w:r w:rsidRPr="008874C6">
              <w:rPr>
                <w:rFonts w:cs="Courier New"/>
                <w:noProof/>
                <w:color w:val="808080"/>
                <w:sz w:val="18"/>
                <w:szCs w:val="18"/>
              </w:rPr>
              <w:t>,</w:t>
            </w:r>
            <w:r w:rsidRPr="008874C6">
              <w:rPr>
                <w:rFonts w:cs="Courier New"/>
                <w:noProof/>
                <w:color w:val="FF0000"/>
                <w:sz w:val="18"/>
                <w:szCs w:val="18"/>
              </w:rPr>
              <w:t>'PATIENT'</w:t>
            </w:r>
            <w:r w:rsidRPr="008874C6">
              <w:rPr>
                <w:rFonts w:cs="Courier New"/>
                <w:noProof/>
                <w:color w:val="808080"/>
                <w:sz w:val="18"/>
                <w:szCs w:val="18"/>
              </w:rPr>
              <w:t>,</w:t>
            </w:r>
            <w:r w:rsidRPr="008874C6">
              <w:rPr>
                <w:rFonts w:cs="Courier New"/>
                <w:noProof/>
                <w:color w:val="FF0000"/>
                <w:sz w:val="18"/>
                <w:szCs w:val="18"/>
              </w:rPr>
              <w:t>'PATIENT'</w:t>
            </w:r>
            <w:r w:rsidRPr="008874C6">
              <w:rPr>
                <w:rFonts w:cs="Courier New"/>
                <w:noProof/>
                <w:color w:val="808080"/>
                <w:sz w:val="18"/>
                <w:szCs w:val="18"/>
              </w:rPr>
              <w:t>,</w:t>
            </w:r>
            <w:r w:rsidRPr="008874C6">
              <w:rPr>
                <w:rFonts w:cs="Courier New"/>
                <w:noProof/>
                <w:color w:val="FF0000"/>
                <w:sz w:val="18"/>
                <w:szCs w:val="18"/>
              </w:rPr>
              <w:t>'P'</w:t>
            </w:r>
            <w:r w:rsidRPr="008874C6">
              <w:rPr>
                <w:rFonts w:cs="Courier New"/>
                <w:noProof/>
                <w:color w:val="808080"/>
                <w:sz w:val="18"/>
                <w:szCs w:val="18"/>
              </w:rPr>
              <w:t>,</w:t>
            </w:r>
            <w:r w:rsidRPr="008874C6">
              <w:rPr>
                <w:rFonts w:cs="Courier New"/>
                <w:noProof/>
                <w:color w:val="FF0000"/>
                <w:sz w:val="18"/>
                <w:szCs w:val="18"/>
              </w:rPr>
              <w:t>'01'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3DB567E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'02'</w:t>
            </w:r>
            <w:r w:rsidRPr="008874C6">
              <w:rPr>
                <w:rFonts w:cs="Courier New"/>
                <w:noProof/>
                <w:color w:val="808080"/>
                <w:sz w:val="18"/>
                <w:szCs w:val="18"/>
              </w:rPr>
              <w:t>,</w:t>
            </w:r>
            <w:r w:rsidRPr="008874C6">
              <w:rPr>
                <w:rFonts w:cs="Courier New"/>
                <w:noProof/>
                <w:color w:val="FF0000"/>
                <w:sz w:val="18"/>
                <w:szCs w:val="18"/>
              </w:rPr>
              <w:t>'SPOUSE'</w:t>
            </w:r>
            <w:r w:rsidRPr="008874C6">
              <w:rPr>
                <w:rFonts w:cs="Courier New"/>
                <w:noProof/>
                <w:color w:val="808080"/>
                <w:sz w:val="18"/>
                <w:szCs w:val="18"/>
              </w:rPr>
              <w:t>,</w:t>
            </w:r>
            <w:r w:rsidRPr="008874C6">
              <w:rPr>
                <w:rFonts w:cs="Courier New"/>
                <w:noProof/>
                <w:color w:val="FF0000"/>
                <w:sz w:val="18"/>
                <w:szCs w:val="18"/>
              </w:rPr>
              <w:t>'SPOUSE'</w:t>
            </w:r>
            <w:r w:rsidRPr="008874C6">
              <w:rPr>
                <w:rFonts w:cs="Courier New"/>
                <w:noProof/>
                <w:color w:val="808080"/>
                <w:sz w:val="18"/>
                <w:szCs w:val="18"/>
              </w:rPr>
              <w:t>,</w:t>
            </w:r>
            <w:r w:rsidRPr="008874C6">
              <w:rPr>
                <w:rFonts w:cs="Courier New"/>
                <w:noProof/>
                <w:color w:val="FF0000"/>
                <w:sz w:val="18"/>
                <w:szCs w:val="18"/>
              </w:rPr>
              <w:t>'S'</w:t>
            </w:r>
            <w:r w:rsidRPr="008874C6">
              <w:rPr>
                <w:rFonts w:cs="Courier New"/>
                <w:noProof/>
                <w:color w:val="808080"/>
                <w:sz w:val="18"/>
                <w:szCs w:val="18"/>
              </w:rPr>
              <w:t>,</w:t>
            </w:r>
            <w:r w:rsidRPr="008874C6">
              <w:rPr>
                <w:rFonts w:cs="Courier New"/>
                <w:noProof/>
                <w:color w:val="FF0000"/>
                <w:sz w:val="18"/>
                <w:szCs w:val="18"/>
              </w:rPr>
              <w:t>'02'</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35F3B84"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'03'</w:t>
            </w:r>
            <w:r w:rsidRPr="008874C6">
              <w:rPr>
                <w:rFonts w:cs="Courier New"/>
                <w:noProof/>
                <w:color w:val="808080"/>
                <w:sz w:val="18"/>
                <w:szCs w:val="18"/>
              </w:rPr>
              <w:t>,</w:t>
            </w:r>
            <w:r w:rsidRPr="008874C6">
              <w:rPr>
                <w:rFonts w:cs="Courier New"/>
                <w:noProof/>
                <w:color w:val="FF0000"/>
                <w:sz w:val="18"/>
                <w:szCs w:val="18"/>
              </w:rPr>
              <w:t>'CHILD/RESP'</w:t>
            </w:r>
            <w:r w:rsidRPr="008874C6">
              <w:rPr>
                <w:rFonts w:cs="Courier New"/>
                <w:noProof/>
                <w:color w:val="808080"/>
                <w:sz w:val="18"/>
                <w:szCs w:val="18"/>
              </w:rPr>
              <w:t>,</w:t>
            </w:r>
            <w:r w:rsidRPr="008874C6">
              <w:rPr>
                <w:rFonts w:cs="Courier New"/>
                <w:noProof/>
                <w:color w:val="FF0000"/>
                <w:sz w:val="18"/>
                <w:szCs w:val="18"/>
              </w:rPr>
              <w:t>'CHILD/ FINANCIALLY RESPONSIBLE'</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'03'</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77B1EC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'04'</w:t>
            </w:r>
            <w:r w:rsidRPr="008874C6">
              <w:rPr>
                <w:rFonts w:cs="Courier New"/>
                <w:noProof/>
                <w:color w:val="808080"/>
                <w:sz w:val="18"/>
                <w:szCs w:val="18"/>
              </w:rPr>
              <w:t>,</w:t>
            </w:r>
            <w:r w:rsidRPr="008874C6">
              <w:rPr>
                <w:rFonts w:cs="Courier New"/>
                <w:noProof/>
                <w:color w:val="FF0000"/>
                <w:sz w:val="18"/>
                <w:szCs w:val="18"/>
              </w:rPr>
              <w:t>'CHILD/NOT RP'</w:t>
            </w:r>
            <w:r w:rsidRPr="008874C6">
              <w:rPr>
                <w:rFonts w:cs="Courier New"/>
                <w:noProof/>
                <w:color w:val="808080"/>
                <w:sz w:val="18"/>
                <w:szCs w:val="18"/>
              </w:rPr>
              <w:t>,</w:t>
            </w:r>
            <w:r w:rsidRPr="008874C6">
              <w:rPr>
                <w:rFonts w:cs="Courier New"/>
                <w:noProof/>
                <w:color w:val="FF0000"/>
                <w:sz w:val="18"/>
                <w:szCs w:val="18"/>
              </w:rPr>
              <w:t>'CHILD/NOT FINANCIALLY RESPONSBLE'</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'04'</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3959956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'05'</w:t>
            </w:r>
            <w:r w:rsidRPr="008874C6">
              <w:rPr>
                <w:rFonts w:cs="Courier New"/>
                <w:noProof/>
                <w:color w:val="808080"/>
                <w:sz w:val="18"/>
                <w:szCs w:val="18"/>
              </w:rPr>
              <w:t>,</w:t>
            </w:r>
            <w:r w:rsidRPr="008874C6">
              <w:rPr>
                <w:rFonts w:cs="Courier New"/>
                <w:noProof/>
                <w:color w:val="FF0000"/>
                <w:sz w:val="18"/>
                <w:szCs w:val="18"/>
              </w:rPr>
              <w:t>'STEP CHILD'</w:t>
            </w:r>
            <w:r w:rsidRPr="008874C6">
              <w:rPr>
                <w:rFonts w:cs="Courier New"/>
                <w:noProof/>
                <w:color w:val="808080"/>
                <w:sz w:val="18"/>
                <w:szCs w:val="18"/>
              </w:rPr>
              <w:t>,</w:t>
            </w:r>
            <w:r w:rsidRPr="008874C6">
              <w:rPr>
                <w:rFonts w:cs="Courier New"/>
                <w:noProof/>
                <w:color w:val="FF0000"/>
                <w:sz w:val="18"/>
                <w:szCs w:val="18"/>
              </w:rPr>
              <w:t>'STEP CHILD'</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'05'</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3CC4B48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lastRenderedPageBreak/>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'06'</w:t>
            </w:r>
            <w:r w:rsidRPr="008874C6">
              <w:rPr>
                <w:rFonts w:cs="Courier New"/>
                <w:noProof/>
                <w:color w:val="808080"/>
                <w:sz w:val="18"/>
                <w:szCs w:val="18"/>
              </w:rPr>
              <w:t>,</w:t>
            </w:r>
            <w:r w:rsidRPr="008874C6">
              <w:rPr>
                <w:rFonts w:cs="Courier New"/>
                <w:noProof/>
                <w:color w:val="FF0000"/>
                <w:sz w:val="18"/>
                <w:szCs w:val="18"/>
              </w:rPr>
              <w:t>'FOSTER CHILD'</w:t>
            </w:r>
            <w:r w:rsidRPr="008874C6">
              <w:rPr>
                <w:rFonts w:cs="Courier New"/>
                <w:noProof/>
                <w:color w:val="808080"/>
                <w:sz w:val="18"/>
                <w:szCs w:val="18"/>
              </w:rPr>
              <w:t>,</w:t>
            </w:r>
            <w:r w:rsidRPr="008874C6">
              <w:rPr>
                <w:rFonts w:cs="Courier New"/>
                <w:noProof/>
                <w:color w:val="FF0000"/>
                <w:sz w:val="18"/>
                <w:szCs w:val="18"/>
              </w:rPr>
              <w:t>'FOSTER CHILD'</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'06'</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614F914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'07'</w:t>
            </w:r>
            <w:r w:rsidRPr="008874C6">
              <w:rPr>
                <w:rFonts w:cs="Courier New"/>
                <w:noProof/>
                <w:color w:val="808080"/>
                <w:sz w:val="18"/>
                <w:szCs w:val="18"/>
              </w:rPr>
              <w:t>,</w:t>
            </w:r>
            <w:r w:rsidRPr="008874C6">
              <w:rPr>
                <w:rFonts w:cs="Courier New"/>
                <w:noProof/>
                <w:color w:val="FF0000"/>
                <w:sz w:val="18"/>
                <w:szCs w:val="18"/>
              </w:rPr>
              <w:t>'WARD/COURT'</w:t>
            </w:r>
            <w:r w:rsidRPr="008874C6">
              <w:rPr>
                <w:rFonts w:cs="Courier New"/>
                <w:noProof/>
                <w:color w:val="808080"/>
                <w:sz w:val="18"/>
                <w:szCs w:val="18"/>
              </w:rPr>
              <w:t>,</w:t>
            </w:r>
            <w:r w:rsidRPr="008874C6">
              <w:rPr>
                <w:rFonts w:cs="Courier New"/>
                <w:noProof/>
                <w:color w:val="FF0000"/>
                <w:sz w:val="18"/>
                <w:szCs w:val="18"/>
              </w:rPr>
              <w:t>'WARD OF THE COURT'</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'07'</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484A3D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'08'</w:t>
            </w:r>
            <w:r w:rsidRPr="008874C6">
              <w:rPr>
                <w:rFonts w:cs="Courier New"/>
                <w:noProof/>
                <w:color w:val="808080"/>
                <w:sz w:val="18"/>
                <w:szCs w:val="18"/>
              </w:rPr>
              <w:t>,</w:t>
            </w:r>
            <w:r w:rsidRPr="008874C6">
              <w:rPr>
                <w:rFonts w:cs="Courier New"/>
                <w:noProof/>
                <w:color w:val="FF0000"/>
                <w:sz w:val="18"/>
                <w:szCs w:val="18"/>
              </w:rPr>
              <w:t>'EMPLOYEE'</w:t>
            </w:r>
            <w:r w:rsidRPr="008874C6">
              <w:rPr>
                <w:rFonts w:cs="Courier New"/>
                <w:noProof/>
                <w:color w:val="808080"/>
                <w:sz w:val="18"/>
                <w:szCs w:val="18"/>
              </w:rPr>
              <w:t>,</w:t>
            </w:r>
            <w:r w:rsidRPr="008874C6">
              <w:rPr>
                <w:rFonts w:cs="Courier New"/>
                <w:noProof/>
                <w:color w:val="FF0000"/>
                <w:sz w:val="18"/>
                <w:szCs w:val="18"/>
              </w:rPr>
              <w:t>'EMPLOYEE'</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'08'</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F8E232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'09'</w:t>
            </w:r>
            <w:r w:rsidRPr="008874C6">
              <w:rPr>
                <w:rFonts w:cs="Courier New"/>
                <w:noProof/>
                <w:color w:val="808080"/>
                <w:sz w:val="18"/>
                <w:szCs w:val="18"/>
              </w:rPr>
              <w:t>,</w:t>
            </w:r>
            <w:r w:rsidRPr="008874C6">
              <w:rPr>
                <w:rFonts w:cs="Courier New"/>
                <w:noProof/>
                <w:color w:val="FF0000"/>
                <w:sz w:val="18"/>
                <w:szCs w:val="18"/>
              </w:rPr>
              <w:t>'UNKOWN'</w:t>
            </w:r>
            <w:r w:rsidRPr="008874C6">
              <w:rPr>
                <w:rFonts w:cs="Courier New"/>
                <w:noProof/>
                <w:color w:val="808080"/>
                <w:sz w:val="18"/>
                <w:szCs w:val="18"/>
              </w:rPr>
              <w:t>,</w:t>
            </w:r>
            <w:r w:rsidRPr="008874C6">
              <w:rPr>
                <w:rFonts w:cs="Courier New"/>
                <w:noProof/>
                <w:color w:val="FF0000"/>
                <w:sz w:val="18"/>
                <w:szCs w:val="18"/>
              </w:rPr>
              <w:t>'UNKNOWN'</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'09'</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7AE87EC3"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color w:val="FF0000"/>
                <w:sz w:val="18"/>
                <w:szCs w:val="18"/>
              </w:rPr>
              <w:t>'HANDICAP DEP'</w:t>
            </w:r>
            <w:r w:rsidRPr="008874C6">
              <w:rPr>
                <w:rFonts w:cs="Courier New"/>
                <w:noProof/>
                <w:color w:val="808080"/>
                <w:sz w:val="18"/>
                <w:szCs w:val="18"/>
              </w:rPr>
              <w:t>,</w:t>
            </w:r>
            <w:r w:rsidRPr="008874C6">
              <w:rPr>
                <w:rFonts w:cs="Courier New"/>
                <w:noProof/>
                <w:color w:val="FF0000"/>
                <w:sz w:val="18"/>
                <w:szCs w:val="18"/>
              </w:rPr>
              <w:t>'HANDICAPPED DEPENDENT'</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45403FD"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'11'</w:t>
            </w:r>
            <w:r w:rsidRPr="008874C6">
              <w:rPr>
                <w:rFonts w:cs="Courier New"/>
                <w:noProof/>
                <w:color w:val="808080"/>
                <w:sz w:val="18"/>
                <w:szCs w:val="18"/>
              </w:rPr>
              <w:t>,</w:t>
            </w:r>
            <w:r w:rsidRPr="008874C6">
              <w:rPr>
                <w:rFonts w:cs="Courier New"/>
                <w:noProof/>
                <w:color w:val="FF0000"/>
                <w:sz w:val="18"/>
                <w:szCs w:val="18"/>
              </w:rPr>
              <w:t>'ORGAN DONOR'</w:t>
            </w:r>
            <w:r w:rsidRPr="008874C6">
              <w:rPr>
                <w:rFonts w:cs="Courier New"/>
                <w:noProof/>
                <w:color w:val="808080"/>
                <w:sz w:val="18"/>
                <w:szCs w:val="18"/>
              </w:rPr>
              <w:t>,</w:t>
            </w:r>
            <w:r w:rsidRPr="008874C6">
              <w:rPr>
                <w:rFonts w:cs="Courier New"/>
                <w:noProof/>
                <w:color w:val="FF0000"/>
                <w:sz w:val="18"/>
                <w:szCs w:val="18"/>
              </w:rPr>
              <w:t>'ORGAN DONOR'</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'11'</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6629D23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'12'</w:t>
            </w:r>
            <w:r w:rsidRPr="008874C6">
              <w:rPr>
                <w:rFonts w:cs="Courier New"/>
                <w:noProof/>
                <w:color w:val="808080"/>
                <w:sz w:val="18"/>
                <w:szCs w:val="18"/>
              </w:rPr>
              <w:t>,</w:t>
            </w:r>
            <w:r w:rsidRPr="008874C6">
              <w:rPr>
                <w:rFonts w:cs="Courier New"/>
                <w:noProof/>
                <w:color w:val="FF0000"/>
                <w:sz w:val="18"/>
                <w:szCs w:val="18"/>
              </w:rPr>
              <w:t>'CADAVER DONR'</w:t>
            </w:r>
            <w:r w:rsidRPr="008874C6">
              <w:rPr>
                <w:rFonts w:cs="Courier New"/>
                <w:noProof/>
                <w:color w:val="808080"/>
                <w:sz w:val="18"/>
                <w:szCs w:val="18"/>
              </w:rPr>
              <w:t>,</w:t>
            </w:r>
            <w:r w:rsidRPr="008874C6">
              <w:rPr>
                <w:rFonts w:cs="Courier New"/>
                <w:noProof/>
                <w:color w:val="FF0000"/>
                <w:sz w:val="18"/>
                <w:szCs w:val="18"/>
              </w:rPr>
              <w:t>'CADAVER DONOR'</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'12'</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6D72182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'13'</w:t>
            </w:r>
            <w:r w:rsidRPr="008874C6">
              <w:rPr>
                <w:rFonts w:cs="Courier New"/>
                <w:noProof/>
                <w:color w:val="808080"/>
                <w:sz w:val="18"/>
                <w:szCs w:val="18"/>
              </w:rPr>
              <w:t>,</w:t>
            </w:r>
            <w:r w:rsidRPr="008874C6">
              <w:rPr>
                <w:rFonts w:cs="Courier New"/>
                <w:noProof/>
                <w:color w:val="FF0000"/>
                <w:sz w:val="18"/>
                <w:szCs w:val="18"/>
              </w:rPr>
              <w:t>'GRANDCHILD'</w:t>
            </w:r>
            <w:r w:rsidRPr="008874C6">
              <w:rPr>
                <w:rFonts w:cs="Courier New"/>
                <w:noProof/>
                <w:color w:val="808080"/>
                <w:sz w:val="18"/>
                <w:szCs w:val="18"/>
              </w:rPr>
              <w:t>,</w:t>
            </w:r>
            <w:r w:rsidRPr="008874C6">
              <w:rPr>
                <w:rFonts w:cs="Courier New"/>
                <w:noProof/>
                <w:color w:val="FF0000"/>
                <w:sz w:val="18"/>
                <w:szCs w:val="18"/>
              </w:rPr>
              <w:t>'GRANDCHILD'</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'13'</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D15E616"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'14'</w:t>
            </w:r>
            <w:r w:rsidRPr="008874C6">
              <w:rPr>
                <w:rFonts w:cs="Courier New"/>
                <w:noProof/>
                <w:color w:val="808080"/>
                <w:sz w:val="18"/>
                <w:szCs w:val="18"/>
              </w:rPr>
              <w:t>,</w:t>
            </w:r>
            <w:r w:rsidRPr="008874C6">
              <w:rPr>
                <w:rFonts w:cs="Courier New"/>
                <w:noProof/>
                <w:color w:val="FF0000"/>
                <w:sz w:val="18"/>
                <w:szCs w:val="18"/>
              </w:rPr>
              <w:t>'NIECE/NEPHEW'</w:t>
            </w:r>
            <w:r w:rsidRPr="008874C6">
              <w:rPr>
                <w:rFonts w:cs="Courier New"/>
                <w:noProof/>
                <w:color w:val="808080"/>
                <w:sz w:val="18"/>
                <w:szCs w:val="18"/>
              </w:rPr>
              <w:t>,</w:t>
            </w:r>
            <w:r w:rsidRPr="008874C6">
              <w:rPr>
                <w:rFonts w:cs="Courier New"/>
                <w:noProof/>
                <w:color w:val="FF0000"/>
                <w:sz w:val="18"/>
                <w:szCs w:val="18"/>
              </w:rPr>
              <w:t>'NIECE/NEPHEW'</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'14'</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5C28CA4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'15'</w:t>
            </w:r>
            <w:r w:rsidRPr="008874C6">
              <w:rPr>
                <w:rFonts w:cs="Courier New"/>
                <w:noProof/>
                <w:color w:val="808080"/>
                <w:sz w:val="18"/>
                <w:szCs w:val="18"/>
              </w:rPr>
              <w:t>,</w:t>
            </w:r>
            <w:r w:rsidRPr="008874C6">
              <w:rPr>
                <w:rFonts w:cs="Courier New"/>
                <w:noProof/>
                <w:color w:val="FF0000"/>
                <w:sz w:val="18"/>
                <w:szCs w:val="18"/>
              </w:rPr>
              <w:t>'INJURED PLAI'</w:t>
            </w:r>
            <w:r w:rsidRPr="008874C6">
              <w:rPr>
                <w:rFonts w:cs="Courier New"/>
                <w:noProof/>
                <w:color w:val="808080"/>
                <w:sz w:val="18"/>
                <w:szCs w:val="18"/>
              </w:rPr>
              <w:t>,</w:t>
            </w:r>
            <w:r w:rsidRPr="008874C6">
              <w:rPr>
                <w:rFonts w:cs="Courier New"/>
                <w:noProof/>
                <w:color w:val="FF0000"/>
                <w:sz w:val="18"/>
                <w:szCs w:val="18"/>
              </w:rPr>
              <w:t>'INJURED PLAINTIFF'</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'15'</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3E61D4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'16'</w:t>
            </w:r>
            <w:r w:rsidRPr="008874C6">
              <w:rPr>
                <w:rFonts w:cs="Courier New"/>
                <w:noProof/>
                <w:color w:val="808080"/>
                <w:sz w:val="18"/>
                <w:szCs w:val="18"/>
              </w:rPr>
              <w:t>,</w:t>
            </w:r>
            <w:r w:rsidRPr="008874C6">
              <w:rPr>
                <w:rFonts w:cs="Courier New"/>
                <w:noProof/>
                <w:color w:val="FF0000"/>
                <w:sz w:val="18"/>
                <w:szCs w:val="18"/>
              </w:rPr>
              <w:t>'SPONSORD DEP'</w:t>
            </w:r>
            <w:r w:rsidRPr="008874C6">
              <w:rPr>
                <w:rFonts w:cs="Courier New"/>
                <w:noProof/>
                <w:color w:val="808080"/>
                <w:sz w:val="18"/>
                <w:szCs w:val="18"/>
              </w:rPr>
              <w:t>,</w:t>
            </w:r>
            <w:r w:rsidRPr="008874C6">
              <w:rPr>
                <w:rFonts w:cs="Courier New"/>
                <w:noProof/>
                <w:color w:val="FF0000"/>
                <w:sz w:val="18"/>
                <w:szCs w:val="18"/>
              </w:rPr>
              <w:t>'SPONSORED DEPENDENT'</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'16'</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4DFD174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'17'</w:t>
            </w:r>
            <w:r w:rsidRPr="008874C6">
              <w:rPr>
                <w:rFonts w:cs="Courier New"/>
                <w:noProof/>
                <w:color w:val="808080"/>
                <w:sz w:val="18"/>
                <w:szCs w:val="18"/>
              </w:rPr>
              <w:t>,</w:t>
            </w:r>
            <w:r w:rsidRPr="008874C6">
              <w:rPr>
                <w:rFonts w:cs="Courier New"/>
                <w:noProof/>
                <w:color w:val="FF0000"/>
                <w:sz w:val="18"/>
                <w:szCs w:val="18"/>
              </w:rPr>
              <w:t>'MINOR DEP'</w:t>
            </w:r>
            <w:r w:rsidRPr="008874C6">
              <w:rPr>
                <w:rFonts w:cs="Courier New"/>
                <w:noProof/>
                <w:color w:val="808080"/>
                <w:sz w:val="18"/>
                <w:szCs w:val="18"/>
              </w:rPr>
              <w:t>,</w:t>
            </w:r>
            <w:r w:rsidRPr="008874C6">
              <w:rPr>
                <w:rFonts w:cs="Courier New"/>
                <w:noProof/>
                <w:color w:val="FF0000"/>
                <w:sz w:val="18"/>
                <w:szCs w:val="18"/>
              </w:rPr>
              <w:t>'MINOR DEPENDENT OF A MINOR DEP'</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'17'</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01742398"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'18'</w:t>
            </w:r>
            <w:r w:rsidRPr="008874C6">
              <w:rPr>
                <w:rFonts w:cs="Courier New"/>
                <w:noProof/>
                <w:color w:val="808080"/>
                <w:sz w:val="18"/>
                <w:szCs w:val="18"/>
              </w:rPr>
              <w:t>,</w:t>
            </w:r>
            <w:r w:rsidRPr="008874C6">
              <w:rPr>
                <w:rFonts w:cs="Courier New"/>
                <w:noProof/>
                <w:color w:val="FF0000"/>
                <w:sz w:val="18"/>
                <w:szCs w:val="18"/>
              </w:rPr>
              <w:t>'PARENT'</w:t>
            </w:r>
            <w:r w:rsidRPr="008874C6">
              <w:rPr>
                <w:rFonts w:cs="Courier New"/>
                <w:noProof/>
                <w:color w:val="808080"/>
                <w:sz w:val="18"/>
                <w:szCs w:val="18"/>
              </w:rPr>
              <w:t>,</w:t>
            </w:r>
            <w:r w:rsidRPr="008874C6">
              <w:rPr>
                <w:rFonts w:cs="Courier New"/>
                <w:noProof/>
                <w:color w:val="FF0000"/>
                <w:sz w:val="18"/>
                <w:szCs w:val="18"/>
              </w:rPr>
              <w:t>'PARENT'</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'18'</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5F86354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'19'</w:t>
            </w:r>
            <w:r w:rsidRPr="008874C6">
              <w:rPr>
                <w:rFonts w:cs="Courier New"/>
                <w:noProof/>
                <w:color w:val="808080"/>
                <w:sz w:val="18"/>
                <w:szCs w:val="18"/>
              </w:rPr>
              <w:t>,</w:t>
            </w:r>
            <w:r w:rsidRPr="008874C6">
              <w:rPr>
                <w:rFonts w:cs="Courier New"/>
                <w:noProof/>
                <w:color w:val="FF0000"/>
                <w:sz w:val="18"/>
                <w:szCs w:val="18"/>
              </w:rPr>
              <w:t>'GRANDPARENT'</w:t>
            </w:r>
            <w:r w:rsidRPr="008874C6">
              <w:rPr>
                <w:rFonts w:cs="Courier New"/>
                <w:noProof/>
                <w:color w:val="808080"/>
                <w:sz w:val="18"/>
                <w:szCs w:val="18"/>
              </w:rPr>
              <w:t>,</w:t>
            </w:r>
            <w:r w:rsidRPr="008874C6">
              <w:rPr>
                <w:rFonts w:cs="Courier New"/>
                <w:noProof/>
                <w:color w:val="FF0000"/>
                <w:sz w:val="18"/>
                <w:szCs w:val="18"/>
              </w:rPr>
              <w:t>'GRANDPARENT'</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'19'</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3AB74521"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relationship_mstr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'22'</w:t>
            </w:r>
            <w:r w:rsidRPr="008874C6">
              <w:rPr>
                <w:rFonts w:cs="Courier New"/>
                <w:noProof/>
                <w:color w:val="808080"/>
                <w:sz w:val="18"/>
                <w:szCs w:val="18"/>
              </w:rPr>
              <w:t>,</w:t>
            </w:r>
            <w:r w:rsidRPr="008874C6">
              <w:rPr>
                <w:rFonts w:cs="Courier New"/>
                <w:noProof/>
                <w:color w:val="FF0000"/>
                <w:sz w:val="18"/>
                <w:szCs w:val="18"/>
              </w:rPr>
              <w:t>'FRIEND'</w:t>
            </w:r>
            <w:r w:rsidRPr="008874C6">
              <w:rPr>
                <w:rFonts w:cs="Courier New"/>
                <w:noProof/>
                <w:color w:val="808080"/>
                <w:sz w:val="18"/>
                <w:szCs w:val="18"/>
              </w:rPr>
              <w:t>,</w:t>
            </w:r>
            <w:r w:rsidRPr="008874C6">
              <w:rPr>
                <w:rFonts w:cs="Courier New"/>
                <w:noProof/>
                <w:color w:val="FF0000"/>
                <w:sz w:val="18"/>
                <w:szCs w:val="18"/>
              </w:rPr>
              <w:t>'FRIEND'</w:t>
            </w:r>
            <w:r w:rsidRPr="008874C6">
              <w:rPr>
                <w:rFonts w:cs="Courier New"/>
                <w:noProof/>
                <w:color w:val="808080"/>
                <w:sz w:val="18"/>
                <w:szCs w:val="18"/>
              </w:rPr>
              <w:t>,</w:t>
            </w:r>
            <w:r w:rsidRPr="008874C6">
              <w:rPr>
                <w:rFonts w:cs="Courier New"/>
                <w:noProof/>
                <w:color w:val="FF0000"/>
                <w:sz w:val="18"/>
                <w:szCs w:val="18"/>
              </w:rPr>
              <w:t>'O'</w:t>
            </w:r>
            <w:r w:rsidRPr="008874C6">
              <w:rPr>
                <w:rFonts w:cs="Courier New"/>
                <w:noProof/>
                <w:color w:val="808080"/>
                <w:sz w:val="18"/>
                <w:szCs w:val="18"/>
              </w:rPr>
              <w:t>,</w:t>
            </w:r>
            <w:r w:rsidRPr="008874C6">
              <w:rPr>
                <w:rFonts w:cs="Courier New"/>
                <w:noProof/>
                <w:color w:val="FF0000"/>
                <w:sz w:val="18"/>
                <w:szCs w:val="18"/>
              </w:rPr>
              <w:t>'00'</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p>
          <w:p w14:paraId="23E3E1D9" w14:textId="77777777" w:rsidR="00331EEA" w:rsidRPr="008874C6" w:rsidRDefault="00331EEA" w:rsidP="00FA1BFF">
            <w:pPr>
              <w:rPr>
                <w:rFonts w:cs="Courier New"/>
                <w:sz w:val="18"/>
                <w:szCs w:val="18"/>
              </w:rPr>
            </w:pPr>
          </w:p>
        </w:tc>
      </w:tr>
      <w:tr w:rsidR="00331EEA" w:rsidRPr="008874C6" w14:paraId="0AEB4470" w14:textId="77777777" w:rsidTr="00FA1BFF">
        <w:tc>
          <w:tcPr>
            <w:tcW w:w="3888" w:type="dxa"/>
          </w:tcPr>
          <w:p w14:paraId="005F2A01" w14:textId="77777777" w:rsidR="00331EEA" w:rsidRPr="008874C6" w:rsidRDefault="00331EEA" w:rsidP="00FA1BFF">
            <w:pPr>
              <w:rPr>
                <w:rFonts w:cs="Courier New"/>
                <w:sz w:val="18"/>
                <w:szCs w:val="18"/>
              </w:rPr>
            </w:pPr>
            <w:r w:rsidRPr="008874C6">
              <w:rPr>
                <w:rFonts w:cs="Courier New"/>
                <w:sz w:val="18"/>
                <w:szCs w:val="18"/>
              </w:rPr>
              <w:lastRenderedPageBreak/>
              <w:t>REPORT_MSTR</w:t>
            </w:r>
          </w:p>
          <w:p w14:paraId="5DDB2953" w14:textId="77777777" w:rsidR="00331EEA" w:rsidRPr="008874C6" w:rsidRDefault="00331EEA" w:rsidP="00FA1BFF">
            <w:pPr>
              <w:rPr>
                <w:rFonts w:cs="Courier New"/>
                <w:sz w:val="18"/>
                <w:szCs w:val="18"/>
              </w:rPr>
            </w:pPr>
          </w:p>
          <w:p w14:paraId="3BCD4180" w14:textId="77777777" w:rsidR="00331EEA" w:rsidRPr="008874C6" w:rsidRDefault="00331EEA" w:rsidP="00FA1BFF">
            <w:pPr>
              <w:rPr>
                <w:rFonts w:cs="Courier New"/>
                <w:sz w:val="18"/>
                <w:szCs w:val="18"/>
              </w:rPr>
            </w:pPr>
            <w:r w:rsidRPr="008874C6">
              <w:rPr>
                <w:rFonts w:cs="Courier New"/>
                <w:sz w:val="18"/>
                <w:szCs w:val="18"/>
              </w:rPr>
              <w:t>The Priority field in the Report Master will designate to the system what Printer Service will be utilized for this report if more than one Print Service is installed.</w:t>
            </w:r>
          </w:p>
        </w:tc>
        <w:tc>
          <w:tcPr>
            <w:tcW w:w="5760" w:type="dxa"/>
          </w:tcPr>
          <w:p w14:paraId="4C56A663" w14:textId="77777777" w:rsidR="00331EEA" w:rsidRPr="008874C6" w:rsidRDefault="00331EEA" w:rsidP="00FA1BFF">
            <w:pPr>
              <w:rPr>
                <w:rFonts w:cs="Courier New"/>
                <w:sz w:val="18"/>
                <w:szCs w:val="18"/>
              </w:rPr>
            </w:pPr>
            <w:r w:rsidRPr="008874C6">
              <w:rPr>
                <w:rFonts w:cs="Courier New"/>
                <w:sz w:val="18"/>
                <w:szCs w:val="18"/>
              </w:rPr>
              <w:t>Installer will need to verify the setting.</w:t>
            </w:r>
          </w:p>
          <w:p w14:paraId="333A0A78" w14:textId="77777777" w:rsidR="00331EEA" w:rsidRPr="008874C6" w:rsidRDefault="00331EEA" w:rsidP="00FA1BFF">
            <w:pPr>
              <w:rPr>
                <w:rFonts w:cs="Courier New"/>
                <w:sz w:val="18"/>
                <w:szCs w:val="18"/>
              </w:rPr>
            </w:pPr>
          </w:p>
          <w:p w14:paraId="54B063A7"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('ADMIT','ADMIT FORM','ANY TYPE',1,'AF','10',NULL,0,NULL,NULL)</w:t>
            </w:r>
          </w:p>
          <w:p w14:paraId="0DEBD124"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('ADMITNOT','ADMISSION NOTICE','ANY TYPE',1,'AN','10',NULL,0,NULL,NULL)</w:t>
            </w:r>
          </w:p>
          <w:p w14:paraId="2AC312E5"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lastRenderedPageBreak/>
              <w:t>INSERT INTO REPORT_MSTR VALUES ('CARD','EMBOSSER CARD','CARD PRINTER',1,'CD','50',NULL,0,NULL,NULL)</w:t>
            </w:r>
          </w:p>
          <w:p w14:paraId="18B8933E"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('CHKLST','CHART ANALYSIS CHECKLIST','ANY TYPE',1,'CL','30',NULL,1,'/InsightCS/Medical Records/Chart Analysis Checklist','mhtml')</w:t>
            </w:r>
          </w:p>
          <w:p w14:paraId="7BF55FE7"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('CHTNOT','CHART DEFICIENCY NOTIFICATION','ANY TYPE',1,'CL','30',NULL,1,'/InsightCS/Medical Records/Chart Deficiency Notification','mhtml')</w:t>
            </w:r>
          </w:p>
          <w:p w14:paraId="0F6D0B78"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('COLWRK_RPT','Collector WorkSchedule Print','ANY TYPE',1,'NULL','50',NULL,0,NULL,NULL)</w:t>
            </w:r>
          </w:p>
          <w:p w14:paraId="655DB975"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('DELINQACCT','DELINQUENT ACCOUNTS','ANY TYPE',1,'CL','50',NULL,1,'/InsightCS/DelinquentAccounts','mhtml')</w:t>
            </w:r>
          </w:p>
          <w:p w14:paraId="57A0A68D"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('DELINQXML','DELINQUENT ACCOUNTS XML','ANY TYPE',1,'CL','50',NULL,0,NULL,NULL)</w:t>
            </w:r>
          </w:p>
          <w:p w14:paraId="4922626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('DISCHNOT','DISCHARGE NOTICE','ANY TYPE',1,'DN','50',NULL,0,NULL,NULL)</w:t>
            </w:r>
          </w:p>
          <w:p w14:paraId="472550C6"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('DOCRPT','Document Report','ANY TYPE',1,'DR','90',NULL,0,NULL,NULL)</w:t>
            </w:r>
          </w:p>
          <w:p w14:paraId="7D98897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('DXCELNOT','DISCHARGE CANCEL NOTICE','ANY TYPE',1,'XN','50',NULL,0,NULL,NULL)</w:t>
            </w:r>
          </w:p>
          <w:p w14:paraId="5FDF0D7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('LABELS','LABELS','LABEL PRINTER',1,'LB','50',NULL,0,NULL,NULL)</w:t>
            </w:r>
          </w:p>
          <w:p w14:paraId="0B13BFA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('MSP','MSP FORM','ANY TYPE',1,'MP','50',NULL,0,NULL,NULL)</w:t>
            </w:r>
          </w:p>
          <w:p w14:paraId="0FAB6EF0"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('OECAN','ORDER CANCEL NOTICE','ANY TYPE',1,'OC','30',NULL,0,NULL,NULL)</w:t>
            </w:r>
          </w:p>
          <w:p w14:paraId="3ECBB2CC"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('OECAN_KG','ORDER CANCEL NOTICE','ANY TYPE',1,'ON','30',NULL,0,NULL,NULL)</w:t>
            </w:r>
          </w:p>
          <w:p w14:paraId="27970C2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('OECANDBG','ORDER CANCEL NOT., DEBUG','ANY TYPE',1,'OC','30',NULL,0,NULL,NULL)</w:t>
            </w:r>
          </w:p>
          <w:p w14:paraId="68B94DE4"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('OECANGRM','ORDER CANCEL NOT - WT IN GRAM','ANY TYPE',1,'OC','30',NULL,0,NULL,NULL)</w:t>
            </w:r>
          </w:p>
          <w:p w14:paraId="27EDFFFE"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('OECANKG','ORDER CANCEL NOT - WT IN KG','ANY TYPE',1,'OC','30',NULL,0,NULL,NULL)</w:t>
            </w:r>
          </w:p>
          <w:p w14:paraId="708276C8"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lastRenderedPageBreak/>
              <w:t>INSERT INTO REPORT_MSTR VALUES ('OECANLP','ORDER CANCEL NOT., LINE PRINT','ANY TYPE',1,'OC','30',NULL,0,NULL,NULL)</w:t>
            </w:r>
          </w:p>
          <w:p w14:paraId="5813C9B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('OECANMN','ORDER CANCEL NOT - NO MED NEC','ANY TYPE',1,'OC','30',NULL,0,NULL,NULL)</w:t>
            </w:r>
          </w:p>
          <w:p w14:paraId="0A2F7E3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('OECANNPI','ORDER CANCEL NOT., NO PAT INFO','ANY TYPE',1,'OC','30',NULL,0,NULL,NULL)</w:t>
            </w:r>
          </w:p>
          <w:p w14:paraId="5B0A48BE"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('OELBLDBG','ORDER LABEL, DEBUG','ANY TYPE',1,'OL','30',NULL,0,NULL,NULL)</w:t>
            </w:r>
          </w:p>
          <w:p w14:paraId="34957A6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('OENOT','ORDER NOTIFICATION','ANY TYPE',1,'ON','30',NULL,0,NULL,NULL)</w:t>
            </w:r>
          </w:p>
          <w:p w14:paraId="658602B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('OENOT_KG','ORDER NOTIFICATION','ANY TYPE',1,'ON','30',NULL,0,NULL,NULL)</w:t>
            </w:r>
          </w:p>
          <w:p w14:paraId="6123B20C"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('OENOTDBG','ORDER NOTIFICATION, DEBUG','ANY TYPE',1,'ON','30',NULL,0,NULL,NULL)</w:t>
            </w:r>
          </w:p>
          <w:p w14:paraId="317268B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('OENOTGRM','ORDER NOT - WT IN GRAMS','ANY TYPE',1,'ON','30',NULL,0,NULL,NULL)</w:t>
            </w:r>
          </w:p>
          <w:p w14:paraId="0D277BE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('OENOTIFT','ORDER NOT - FOOTER ISOLATION','ANY TYPE',1,'ON','30',NULL,0,NULL,NULL)</w:t>
            </w:r>
          </w:p>
          <w:p w14:paraId="3EC96E2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('OENOTINS','ORDER NOTIFICATION, INSURANCE','ANY TYPE',1,'ON','30',NULL,0,NULL,NULL)</w:t>
            </w:r>
          </w:p>
          <w:p w14:paraId="509416E6"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('OENOTKG','ORDER NOT - WT IN KG','ANY TYPE',1,'ON','30',NULL,0,NULL,NULL)</w:t>
            </w:r>
          </w:p>
          <w:p w14:paraId="5C3F66F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('OENOTLP','ORDER NOTIFICATION, LINE PRINT','ANY TYPE',1,'ON','30',NULL,0,NULL,NULL)</w:t>
            </w:r>
          </w:p>
          <w:p w14:paraId="075F1EA1"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('OENOTMN','ORDER NOT - NO MED NEC','ANY TYPE',1,'ON','30',NULL,0,NULL,NULL)</w:t>
            </w:r>
          </w:p>
          <w:p w14:paraId="6726BFB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('OENOTNPI','ORDER NOT., NO PAT INFO','ANY TYPE',1,'ON','30',NULL,0,NULL,NULL)</w:t>
            </w:r>
          </w:p>
          <w:p w14:paraId="54966071"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('OEPRP','ORDER PREPARATION','ANY TYPE',1,'OP','30',NULL,0,NULL,NULL)</w:t>
            </w:r>
          </w:p>
          <w:p w14:paraId="27FEC464"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('OEPRP_KG','ORDER PREPARATION','ANY TYPE',1,'OP','30',NULL,0,NULL,NULL)</w:t>
            </w:r>
          </w:p>
          <w:p w14:paraId="73C0F509"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('OEPRPDBG','ORDER PREPARATION, DEBUG','ANY TYPE',1,'OP','30',NULL,0,NULL,NULL)</w:t>
            </w:r>
          </w:p>
          <w:p w14:paraId="4C8549C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lastRenderedPageBreak/>
              <w:t>INSERT INTO REPORT_MSTR VALUES ('OEPRPGRM','ORDER PREP - WT IN GRAM','ANY TYPE',1,'OP','30',NULL,0,NULL,NULL)</w:t>
            </w:r>
          </w:p>
          <w:p w14:paraId="306BA278"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('OEPRPKG','ORDER PREP - WT IN KG','ANY TYPE',1,'OP','30',NULL,0,NULL,NULL)</w:t>
            </w:r>
          </w:p>
          <w:p w14:paraId="2C44AD4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('OEPRPLP','ORDER PREPARATION, LINE PRINT','ANY TYPE',1,'OP','30',NULL,0,NULL,NULL)</w:t>
            </w:r>
          </w:p>
          <w:p w14:paraId="61B7AAB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('OEPRPNPI','ORDER PREP., NO PAT INFO','ANY TYPE',1,'OP','30',NULL,0,NULL,NULL)</w:t>
            </w:r>
          </w:p>
          <w:p w14:paraId="5E1E3F3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('OEREM','ORDER REMINDER','ANY TYPE',1,'OR','30',NULL,0,NULL,NULL)</w:t>
            </w:r>
          </w:p>
          <w:p w14:paraId="496B4AE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('OEREMDBG','ORDER REMINDER, DEBUG','ANY TYPE',1,'OR','30',NULL,0,NULL,NULL)</w:t>
            </w:r>
          </w:p>
          <w:p w14:paraId="3424CB9E"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('OEREMLP','ORDER REMINDER, LINE PRINT','ANY TYPE',1,'OR','30',NULL,0,NULL,NULL)</w:t>
            </w:r>
          </w:p>
          <w:p w14:paraId="02A44E7C"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('OEREMNPI','ORDER REMINDER, NO PAT INFO','ANY TYPE',1,'OR','30',NULL,0,NULL,NULL)</w:t>
            </w:r>
          </w:p>
          <w:p w14:paraId="7463959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('OEREQ','ORDER REQUISITION','ANY TYPE',1,'RQ','30',NULL,0,NULL,NULL)</w:t>
            </w:r>
          </w:p>
          <w:p w14:paraId="2B6F3BB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('OEREQ_KG','ORDER REQ_KG','ANY TYPE',1,'RQ','30',NULL,0,NULL,NULL)</w:t>
            </w:r>
          </w:p>
          <w:p w14:paraId="6553D019"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('OEREQDBG','ORDER REQUISITION, DEBUG','ANY TYPE',1,'RQ','30',NULL,0,NULL,NULL)</w:t>
            </w:r>
          </w:p>
          <w:p w14:paraId="5B63346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('OEREQGRM','ORDER REQ - WT IN GRAM','ANY TYPE',1,'RQ','30',NULL,0,NULL,NULL)</w:t>
            </w:r>
          </w:p>
          <w:p w14:paraId="07DD83A0"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('OEREQIFT','ORDER REQ - FOOTER ISOLATION','ANY TYPE',1,'RQ','30',NULL,0,NULL,NULL)</w:t>
            </w:r>
          </w:p>
          <w:p w14:paraId="580F3371"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('OEREQINS','ORDER REQUISITION, INSURANCE','ANY TYPE',1,'RQ','30',NULL,0,NULL,NULL)</w:t>
            </w:r>
          </w:p>
          <w:p w14:paraId="5A35573B"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('OEREQKG','ORDER REQ - WT IN KG','ANY TYPE',1,'RQ','30',NULL,0,NULL,NULL)</w:t>
            </w:r>
          </w:p>
          <w:p w14:paraId="4B6062D3"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('OEREQLP','ORDER REQUISITION, LINE PRINT','ANY TYPE',1,'RQ','30',NULL,0,NULL,NULL)</w:t>
            </w:r>
          </w:p>
          <w:p w14:paraId="4BBC242D"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('OEREQMN','ORDER REQ - NO MED NEC','ANY TYPE',1,'RQ','30',NULL,0,NULL,NULL)</w:t>
            </w:r>
          </w:p>
          <w:p w14:paraId="0BC49EEE"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lastRenderedPageBreak/>
              <w:t>INSERT INTO REPORT_MSTR VALUES ('OEREQNPI','ORDER REQ, NO PAT INFO','ANY TYPE',1,'RQ','30',NULL,0,NULL,NULL)</w:t>
            </w:r>
          </w:p>
          <w:p w14:paraId="1111B601"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('OEREQTEXT','ORDER REQ - TEXT FILE','ANY TYPE',1,'RQ','30',NULL,0,NULL,NULL)</w:t>
            </w:r>
          </w:p>
          <w:p w14:paraId="6F7FF7E9"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('OERES','ORDER RESULT','ANY TYPE',1,'RS','30',NULL,0,NULL,NULL)</w:t>
            </w:r>
          </w:p>
          <w:p w14:paraId="1B56A4A7"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('OERESDBG','ORDER RESULT, DEBUG','ANY TYPE',1,'RS','30',NULL,0,NULL,NULL)</w:t>
            </w:r>
          </w:p>
          <w:p w14:paraId="65F749A5"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('OERESLP','ORDER RESULT, LINE PRINT','ANY TYPE',1,'RS','30',NULL,0,NULL,NULL)</w:t>
            </w:r>
          </w:p>
          <w:p w14:paraId="5AD13AD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('OESES','ORDER SESSION','ANY TYPE',1,'OS','30',NULL,0,NULL,NULL)</w:t>
            </w:r>
          </w:p>
          <w:p w14:paraId="27CC677D"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('OESESMN','ORDER SESSION - NO MED NEC','ANY TYPE',1,'OS','30',NULL,0,NULL,NULL)</w:t>
            </w:r>
          </w:p>
          <w:p w14:paraId="67AADE28"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('OEVER','ORDER VERIFICATION','ANY TYPE',1,'OV','30',NULL,0,NULL,NULL)</w:t>
            </w:r>
          </w:p>
          <w:p w14:paraId="211983C4"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('OEVER_KG','ORDER VERIFICATION','ANY TYPE',1,'ON','30',NULL,0,NULL,NULL)</w:t>
            </w:r>
          </w:p>
          <w:p w14:paraId="6AE0CADF"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('OEVERDBG','ORDER VERIFICATION, DEBUG','ANY TYPE',1,'OV','30',NULL,0,NULL,NULL)</w:t>
            </w:r>
          </w:p>
          <w:p w14:paraId="4CD3B097"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('OEVERGRM','ORDER VER - WT IN GRAM','ANY TYPE',1,'OV','30',NULL,0,NULL,NULL)</w:t>
            </w:r>
          </w:p>
          <w:p w14:paraId="702A7A21"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('OEVERIFT','ORDER VER - FOOTER ISOLATION','ANY TYPE',1,'OV','30',NULL,0,NULL,NULL)</w:t>
            </w:r>
          </w:p>
          <w:p w14:paraId="289C25B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('OEVERINS','ORDER VER., INSURANCE','ANY TYPE',1,'OV','30',NULL,0,NULL,NULL)</w:t>
            </w:r>
          </w:p>
          <w:p w14:paraId="095EF21D"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('OEVERKG','ORDER VER - WT IN KG','ANY TYPE',1,'OV','30',NULL,0,NULL,NULL)</w:t>
            </w:r>
          </w:p>
          <w:p w14:paraId="1A7AEAD9"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('OEVERLP','ORDER VERIFICATION, LINE PRINT','ANY TYPE',1,'OV','30',NULL,0,NULL,NULL)</w:t>
            </w:r>
          </w:p>
          <w:p w14:paraId="78905607"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('OEVERMN','ORDER VER - NO MED NEC','ANY TYPE',1,'OV','30',NULL,0,NULL,NULL)</w:t>
            </w:r>
          </w:p>
          <w:p w14:paraId="54414A85"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('OEVERNPI','ORDER VER., NO PAT INFO','ANY TYPE',1,'OV','30',NULL,0,NULL,NULL)</w:t>
            </w:r>
          </w:p>
          <w:p w14:paraId="67D4B372"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lastRenderedPageBreak/>
              <w:t>INSERT INTO REPORT_MSTR VALUES ('REFJRNL','Refund Journal','ANY TYPE',1,'CL','30',NULL,1,'/Accounts Receivable/RefundJournal','mhtml')</w:t>
            </w:r>
          </w:p>
          <w:p w14:paraId="65F5022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('SUSPPHYS','SUSPENDED PHYSICIAN NOTICE','ANY TYPE',1,'NULL','90',NULL,0,NULL,NULL)</w:t>
            </w:r>
          </w:p>
          <w:p w14:paraId="0360F8BA"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('VISITDUMP','Visit Data Dump','ANY TYPE',1,'TN','50',NULL,1,'/InsightCS/Patient Accounting/Visit Data Dump/Visit Data Dump','mhtml')</w:t>
            </w:r>
          </w:p>
          <w:p w14:paraId="3A32A786" w14:textId="77777777" w:rsidR="00331EEA" w:rsidRPr="008874C6" w:rsidRDefault="00331EEA" w:rsidP="00FA1BFF">
            <w:pPr>
              <w:autoSpaceDE w:val="0"/>
              <w:autoSpaceDN w:val="0"/>
              <w:adjustRightInd w:val="0"/>
              <w:rPr>
                <w:rFonts w:cs="Courier New"/>
                <w:noProof/>
                <w:sz w:val="18"/>
                <w:szCs w:val="18"/>
              </w:rPr>
            </w:pPr>
            <w:r w:rsidRPr="008874C6">
              <w:rPr>
                <w:rFonts w:cs="Courier New"/>
                <w:noProof/>
                <w:sz w:val="18"/>
                <w:szCs w:val="18"/>
              </w:rPr>
              <w:t>INSERT INTO REPORT_MSTR VALUES ('XCELNOT','ADMISSION CANCEL NOTICE','ANY TYPE',1,'CN','50',NULL,0,NULL,NULL)</w:t>
            </w:r>
          </w:p>
          <w:p w14:paraId="4451A31C" w14:textId="77777777" w:rsidR="00331EEA" w:rsidRPr="008874C6" w:rsidRDefault="00331EEA" w:rsidP="00FA1BFF">
            <w:pPr>
              <w:rPr>
                <w:rFonts w:cs="Courier New"/>
                <w:sz w:val="18"/>
                <w:szCs w:val="18"/>
              </w:rPr>
            </w:pPr>
            <w:r w:rsidRPr="008874C6">
              <w:rPr>
                <w:rFonts w:cs="Courier New"/>
                <w:noProof/>
                <w:sz w:val="18"/>
                <w:szCs w:val="18"/>
              </w:rPr>
              <w:t>INSERT INTO REPORT_MSTR VALUES ('XFERNOT','TRANSFER NOTICE','ANY TYPE',1,'TN','10',NULL,0,NULL,NULL)</w:t>
            </w:r>
          </w:p>
        </w:tc>
      </w:tr>
      <w:tr w:rsidR="00331EEA" w:rsidRPr="008874C6" w14:paraId="6D002A27" w14:textId="77777777" w:rsidTr="00FA1BFF">
        <w:tc>
          <w:tcPr>
            <w:tcW w:w="3888" w:type="dxa"/>
          </w:tcPr>
          <w:p w14:paraId="7EAD394D" w14:textId="77777777" w:rsidR="00331EEA" w:rsidRPr="008874C6" w:rsidRDefault="00331EEA" w:rsidP="00FA1BFF">
            <w:pPr>
              <w:rPr>
                <w:rFonts w:cs="Courier New"/>
                <w:bCs/>
                <w:sz w:val="18"/>
                <w:szCs w:val="18"/>
              </w:rPr>
            </w:pPr>
            <w:r w:rsidRPr="008874C6">
              <w:rPr>
                <w:rFonts w:cs="Courier New"/>
                <w:bCs/>
                <w:sz w:val="18"/>
                <w:szCs w:val="18"/>
              </w:rPr>
              <w:lastRenderedPageBreak/>
              <w:t>RESULT_ACTION_MSTR</w:t>
            </w:r>
          </w:p>
        </w:tc>
        <w:tc>
          <w:tcPr>
            <w:tcW w:w="5760" w:type="dxa"/>
          </w:tcPr>
          <w:p w14:paraId="567C3D27"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'interpreter'</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'Principal Result Interpreter'</w:t>
            </w:r>
            <w:r w:rsidRPr="008874C6">
              <w:rPr>
                <w:rFonts w:cs="Courier New"/>
                <w:noProof/>
                <w:color w:val="808080"/>
                <w:sz w:val="18"/>
                <w:szCs w:val="18"/>
              </w:rPr>
              <w:t>)</w:t>
            </w:r>
          </w:p>
          <w:p w14:paraId="7742D68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'tech'</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'Technician'</w:t>
            </w:r>
            <w:r w:rsidRPr="008874C6">
              <w:rPr>
                <w:rFonts w:cs="Courier New"/>
                <w:noProof/>
                <w:color w:val="808080"/>
                <w:sz w:val="18"/>
                <w:szCs w:val="18"/>
              </w:rPr>
              <w:t>)</w:t>
            </w:r>
          </w:p>
          <w:p w14:paraId="5A2C3528" w14:textId="77777777" w:rsidR="00331EEA" w:rsidRPr="008874C6" w:rsidRDefault="00331EEA" w:rsidP="00FA1BFF">
            <w:pPr>
              <w:rPr>
                <w:rFonts w:cs="Courier New"/>
                <w:bCs/>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result_action_mstr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'T'</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'trans'</w:t>
            </w:r>
            <w:r w:rsidRPr="008874C6">
              <w:rPr>
                <w:rFonts w:cs="Courier New"/>
                <w:noProof/>
                <w:color w:val="808080"/>
                <w:sz w:val="18"/>
                <w:szCs w:val="18"/>
              </w:rPr>
              <w:t>,</w:t>
            </w:r>
            <w:r w:rsidRPr="008874C6">
              <w:rPr>
                <w:rFonts w:cs="Courier New"/>
                <w:noProof/>
                <w:sz w:val="18"/>
                <w:szCs w:val="18"/>
              </w:rPr>
              <w:t xml:space="preserve"> </w:t>
            </w:r>
            <w:r w:rsidRPr="008874C6">
              <w:rPr>
                <w:rFonts w:cs="Courier New"/>
                <w:noProof/>
                <w:color w:val="FF0000"/>
                <w:sz w:val="18"/>
                <w:szCs w:val="18"/>
              </w:rPr>
              <w:t>'Transcriptionist'</w:t>
            </w:r>
            <w:r w:rsidRPr="008874C6">
              <w:rPr>
                <w:rFonts w:cs="Courier New"/>
                <w:noProof/>
                <w:color w:val="808080"/>
                <w:sz w:val="18"/>
                <w:szCs w:val="18"/>
              </w:rPr>
              <w:t>)</w:t>
            </w:r>
          </w:p>
        </w:tc>
      </w:tr>
      <w:tr w:rsidR="00331EEA" w:rsidRPr="008874C6" w14:paraId="073783DD" w14:textId="77777777" w:rsidTr="00FA1BFF">
        <w:trPr>
          <w:cantSplit/>
        </w:trPr>
        <w:tc>
          <w:tcPr>
            <w:tcW w:w="3888" w:type="dxa"/>
          </w:tcPr>
          <w:p w14:paraId="3A5E0637" w14:textId="77777777" w:rsidR="00331EEA" w:rsidRPr="008874C6" w:rsidRDefault="00331EEA" w:rsidP="00FA1BFF">
            <w:pPr>
              <w:pStyle w:val="Header"/>
              <w:rPr>
                <w:rFonts w:cs="Courier New"/>
                <w:bCs/>
                <w:sz w:val="18"/>
                <w:szCs w:val="18"/>
              </w:rPr>
            </w:pPr>
            <w:r w:rsidRPr="008874C6">
              <w:rPr>
                <w:rFonts w:cs="Courier New"/>
                <w:bCs/>
                <w:sz w:val="18"/>
                <w:szCs w:val="18"/>
              </w:rPr>
              <w:t>RESULT_STATUS_MSTR</w:t>
            </w:r>
          </w:p>
        </w:tc>
        <w:tc>
          <w:tcPr>
            <w:tcW w:w="5760" w:type="dxa"/>
          </w:tcPr>
          <w:p w14:paraId="4421431F"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w:t>
            </w:r>
            <w:r w:rsidRPr="008874C6">
              <w:rPr>
                <w:rFonts w:cs="Courier New"/>
                <w:noProof/>
                <w:color w:val="808080"/>
                <w:sz w:val="18"/>
                <w:szCs w:val="18"/>
              </w:rPr>
              <w:t>,</w:t>
            </w:r>
            <w:r w:rsidRPr="008874C6">
              <w:rPr>
                <w:rFonts w:cs="Courier New"/>
                <w:noProof/>
                <w:sz w:val="18"/>
                <w:szCs w:val="18"/>
              </w:rPr>
              <w:t>3</w:t>
            </w:r>
            <w:r w:rsidRPr="008874C6">
              <w:rPr>
                <w:rFonts w:cs="Courier New"/>
                <w:noProof/>
                <w:color w:val="808080"/>
                <w:sz w:val="18"/>
                <w:szCs w:val="18"/>
              </w:rPr>
              <w:t>,</w:t>
            </w:r>
            <w:r w:rsidRPr="008874C6">
              <w:rPr>
                <w:rFonts w:cs="Courier New"/>
                <w:noProof/>
                <w:color w:val="FF0000"/>
                <w:sz w:val="18"/>
                <w:szCs w:val="18"/>
              </w:rPr>
              <w:t>'CORRECTED'</w:t>
            </w:r>
            <w:r w:rsidRPr="008874C6">
              <w:rPr>
                <w:rFonts w:cs="Courier New"/>
                <w:noProof/>
                <w:color w:val="808080"/>
                <w:sz w:val="18"/>
                <w:szCs w:val="18"/>
              </w:rPr>
              <w:t>,</w:t>
            </w:r>
            <w:r w:rsidRPr="008874C6">
              <w:rPr>
                <w:rFonts w:cs="Courier New"/>
                <w:noProof/>
                <w:color w:val="FF0000"/>
                <w:sz w:val="18"/>
                <w:szCs w:val="18"/>
              </w:rPr>
              <w:t>'Corrected Result'</w:t>
            </w:r>
            <w:r w:rsidRPr="008874C6">
              <w:rPr>
                <w:rFonts w:cs="Courier New"/>
                <w:noProof/>
                <w:color w:val="808080"/>
                <w:sz w:val="18"/>
                <w:szCs w:val="18"/>
              </w:rPr>
              <w:t>)</w:t>
            </w:r>
          </w:p>
          <w:p w14:paraId="4B18DF9E"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w:t>
            </w:r>
            <w:r w:rsidRPr="008874C6">
              <w:rPr>
                <w:rFonts w:cs="Courier New"/>
                <w:noProof/>
                <w:color w:val="808080"/>
                <w:sz w:val="18"/>
                <w:szCs w:val="18"/>
              </w:rPr>
              <w:t>,</w:t>
            </w:r>
            <w:r w:rsidRPr="008874C6">
              <w:rPr>
                <w:rFonts w:cs="Courier New"/>
                <w:noProof/>
                <w:sz w:val="18"/>
                <w:szCs w:val="18"/>
              </w:rPr>
              <w:t>2</w:t>
            </w:r>
            <w:r w:rsidRPr="008874C6">
              <w:rPr>
                <w:rFonts w:cs="Courier New"/>
                <w:noProof/>
                <w:color w:val="808080"/>
                <w:sz w:val="18"/>
                <w:szCs w:val="18"/>
              </w:rPr>
              <w:t>,</w:t>
            </w:r>
            <w:r w:rsidRPr="008874C6">
              <w:rPr>
                <w:rFonts w:cs="Courier New"/>
                <w:noProof/>
                <w:color w:val="FF0000"/>
                <w:sz w:val="18"/>
                <w:szCs w:val="18"/>
              </w:rPr>
              <w:t>'FINAL'</w:t>
            </w:r>
            <w:r w:rsidRPr="008874C6">
              <w:rPr>
                <w:rFonts w:cs="Courier New"/>
                <w:noProof/>
                <w:color w:val="808080"/>
                <w:sz w:val="18"/>
                <w:szCs w:val="18"/>
              </w:rPr>
              <w:t>,</w:t>
            </w:r>
            <w:r w:rsidRPr="008874C6">
              <w:rPr>
                <w:rFonts w:cs="Courier New"/>
                <w:noProof/>
                <w:color w:val="FF0000"/>
                <w:sz w:val="18"/>
                <w:szCs w:val="18"/>
              </w:rPr>
              <w:t>'Final Result'</w:t>
            </w:r>
            <w:r w:rsidRPr="008874C6">
              <w:rPr>
                <w:rFonts w:cs="Courier New"/>
                <w:noProof/>
                <w:color w:val="808080"/>
                <w:sz w:val="18"/>
                <w:szCs w:val="18"/>
              </w:rPr>
              <w:t>)</w:t>
            </w:r>
          </w:p>
          <w:p w14:paraId="144784B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'I'</w:t>
            </w:r>
            <w:r w:rsidRPr="008874C6">
              <w:rPr>
                <w:rFonts w:cs="Courier New"/>
                <w:noProof/>
                <w:color w:val="808080"/>
                <w:sz w:val="18"/>
                <w:szCs w:val="18"/>
              </w:rPr>
              <w:t>,</w:t>
            </w:r>
            <w:r w:rsidRPr="008874C6">
              <w:rPr>
                <w:rFonts w:cs="Courier New"/>
                <w:noProof/>
                <w:sz w:val="18"/>
                <w:szCs w:val="18"/>
              </w:rPr>
              <w:t>0</w:t>
            </w:r>
            <w:r w:rsidRPr="008874C6">
              <w:rPr>
                <w:rFonts w:cs="Courier New"/>
                <w:noProof/>
                <w:color w:val="808080"/>
                <w:sz w:val="18"/>
                <w:szCs w:val="18"/>
              </w:rPr>
              <w:t>,</w:t>
            </w:r>
            <w:r w:rsidRPr="008874C6">
              <w:rPr>
                <w:rFonts w:cs="Courier New"/>
                <w:noProof/>
                <w:color w:val="FF0000"/>
                <w:sz w:val="18"/>
                <w:szCs w:val="18"/>
              </w:rPr>
              <w:t>'INVALIDATED'</w:t>
            </w:r>
            <w:r w:rsidRPr="008874C6">
              <w:rPr>
                <w:rFonts w:cs="Courier New"/>
                <w:noProof/>
                <w:color w:val="808080"/>
                <w:sz w:val="18"/>
                <w:szCs w:val="18"/>
              </w:rPr>
              <w:t>,</w:t>
            </w:r>
            <w:r w:rsidRPr="008874C6">
              <w:rPr>
                <w:rFonts w:cs="Courier New"/>
                <w:noProof/>
                <w:color w:val="FF0000"/>
                <w:sz w:val="18"/>
                <w:szCs w:val="18"/>
              </w:rPr>
              <w:t>'Invalid Final Result'</w:t>
            </w:r>
            <w:r w:rsidRPr="008874C6">
              <w:rPr>
                <w:rFonts w:cs="Courier New"/>
                <w:noProof/>
                <w:color w:val="808080"/>
                <w:sz w:val="18"/>
                <w:szCs w:val="18"/>
              </w:rPr>
              <w:t>)</w:t>
            </w:r>
          </w:p>
          <w:p w14:paraId="16BA6168" w14:textId="77777777" w:rsidR="00331EEA" w:rsidRPr="008874C6" w:rsidRDefault="00331EEA" w:rsidP="00FA1BFF">
            <w:pPr>
              <w:rPr>
                <w:rFonts w:cs="Courier New"/>
                <w:bCs/>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result_status_mstr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'P'</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r w:rsidRPr="008874C6">
              <w:rPr>
                <w:rFonts w:cs="Courier New"/>
                <w:noProof/>
                <w:color w:val="FF0000"/>
                <w:sz w:val="18"/>
                <w:szCs w:val="18"/>
              </w:rPr>
              <w:t>'PRELIMINARY'</w:t>
            </w:r>
            <w:r w:rsidRPr="008874C6">
              <w:rPr>
                <w:rFonts w:cs="Courier New"/>
                <w:noProof/>
                <w:color w:val="808080"/>
                <w:sz w:val="18"/>
                <w:szCs w:val="18"/>
              </w:rPr>
              <w:t>,</w:t>
            </w:r>
            <w:r w:rsidRPr="008874C6">
              <w:rPr>
                <w:rFonts w:cs="Courier New"/>
                <w:noProof/>
                <w:color w:val="FF0000"/>
                <w:sz w:val="18"/>
                <w:szCs w:val="18"/>
              </w:rPr>
              <w:t>'Preliminary Result'</w:t>
            </w:r>
            <w:r w:rsidRPr="008874C6">
              <w:rPr>
                <w:rFonts w:cs="Courier New"/>
                <w:noProof/>
                <w:color w:val="808080"/>
                <w:sz w:val="18"/>
                <w:szCs w:val="18"/>
              </w:rPr>
              <w:t>)</w:t>
            </w:r>
          </w:p>
        </w:tc>
      </w:tr>
      <w:tr w:rsidR="00331EEA" w:rsidRPr="008874C6" w14:paraId="76530FF3" w14:textId="77777777" w:rsidTr="00FA1BFF">
        <w:tc>
          <w:tcPr>
            <w:tcW w:w="3888" w:type="dxa"/>
          </w:tcPr>
          <w:p w14:paraId="77CA67C9" w14:textId="77777777" w:rsidR="00331EEA" w:rsidRPr="008874C6" w:rsidRDefault="00331EEA" w:rsidP="00FA1BFF">
            <w:pPr>
              <w:rPr>
                <w:rFonts w:cs="Courier New"/>
              </w:rPr>
            </w:pPr>
            <w:r w:rsidRPr="008874C6">
              <w:rPr>
                <w:rFonts w:cs="Courier New"/>
              </w:rPr>
              <w:t>RESULT_STYLE_MSTR</w:t>
            </w:r>
          </w:p>
          <w:p w14:paraId="2AFC7432" w14:textId="77777777" w:rsidR="00331EEA" w:rsidRPr="008874C6" w:rsidRDefault="00331EEA" w:rsidP="00FA1BFF">
            <w:pPr>
              <w:rPr>
                <w:rFonts w:cs="Courier New"/>
              </w:rPr>
            </w:pPr>
            <w:r w:rsidRPr="008874C6">
              <w:rPr>
                <w:rFonts w:cs="Courier New"/>
              </w:rPr>
              <w:t>(obsolete table?)</w:t>
            </w:r>
          </w:p>
        </w:tc>
        <w:tc>
          <w:tcPr>
            <w:tcW w:w="5760" w:type="dxa"/>
          </w:tcPr>
          <w:p w14:paraId="3202647A" w14:textId="77777777" w:rsidR="00331EEA" w:rsidRPr="008874C6" w:rsidRDefault="00331EEA" w:rsidP="00FA1BFF">
            <w:pPr>
              <w:rPr>
                <w:rFonts w:cs="Courier New"/>
                <w:sz w:val="18"/>
                <w:szCs w:val="18"/>
              </w:rPr>
            </w:pPr>
            <w:r w:rsidRPr="008874C6">
              <w:rPr>
                <w:rFonts w:cs="Courier New"/>
                <w:sz w:val="18"/>
                <w:szCs w:val="18"/>
              </w:rPr>
              <w:t xml:space="preserve">insert into result_style_mstr values </w:t>
            </w:r>
          </w:p>
          <w:p w14:paraId="20D56CA5" w14:textId="77777777" w:rsidR="00331EEA" w:rsidRPr="008874C6" w:rsidRDefault="00331EEA" w:rsidP="00FA1BFF">
            <w:pPr>
              <w:rPr>
                <w:rFonts w:cs="Courier New"/>
                <w:sz w:val="18"/>
                <w:szCs w:val="18"/>
              </w:rPr>
            </w:pPr>
            <w:r w:rsidRPr="008874C6">
              <w:rPr>
                <w:rFonts w:cs="Courier New"/>
                <w:sz w:val="18"/>
                <w:szCs w:val="18"/>
              </w:rPr>
              <w:t>('</w:t>
            </w:r>
            <w:r w:rsidRPr="008874C6">
              <w:rPr>
                <w:rFonts w:cs="Courier New"/>
                <w:i/>
                <w:sz w:val="18"/>
                <w:szCs w:val="18"/>
              </w:rPr>
              <w:t>Location_Cd</w:t>
            </w:r>
            <w:r w:rsidRPr="008874C6">
              <w:rPr>
                <w:rFonts w:cs="Courier New"/>
                <w:sz w:val="18"/>
                <w:szCs w:val="18"/>
              </w:rPr>
              <w:t>','1','Standard','Standard Result',NULL,'d_result’)</w:t>
            </w:r>
          </w:p>
          <w:p w14:paraId="36B5C4FE" w14:textId="77777777" w:rsidR="00331EEA" w:rsidRPr="008874C6" w:rsidRDefault="00331EEA" w:rsidP="00FA1BFF">
            <w:pPr>
              <w:rPr>
                <w:rFonts w:cs="Courier New"/>
                <w:sz w:val="18"/>
                <w:szCs w:val="18"/>
              </w:rPr>
            </w:pPr>
          </w:p>
        </w:tc>
      </w:tr>
      <w:tr w:rsidR="00331EEA" w:rsidRPr="008874C6" w14:paraId="2F14D375" w14:textId="77777777" w:rsidTr="00FA1BFF">
        <w:tc>
          <w:tcPr>
            <w:tcW w:w="3888" w:type="dxa"/>
          </w:tcPr>
          <w:p w14:paraId="6B97C8A6" w14:textId="77777777" w:rsidR="00331EEA" w:rsidRPr="008874C6" w:rsidRDefault="00331EEA" w:rsidP="00FA1BFF">
            <w:pPr>
              <w:rPr>
                <w:rFonts w:cs="Courier New"/>
                <w:sz w:val="18"/>
                <w:szCs w:val="18"/>
              </w:rPr>
            </w:pPr>
            <w:r w:rsidRPr="008874C6">
              <w:rPr>
                <w:rFonts w:cs="Courier New"/>
                <w:bCs/>
                <w:sz w:val="18"/>
                <w:szCs w:val="18"/>
              </w:rPr>
              <w:t>RESULT_TYPE_MSTR</w:t>
            </w:r>
          </w:p>
        </w:tc>
        <w:tc>
          <w:tcPr>
            <w:tcW w:w="5760" w:type="dxa"/>
          </w:tcPr>
          <w:p w14:paraId="38F96D62"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'C'</w:t>
            </w:r>
            <w:r w:rsidRPr="008874C6">
              <w:rPr>
                <w:rFonts w:cs="Courier New"/>
                <w:noProof/>
                <w:color w:val="808080"/>
                <w:sz w:val="18"/>
                <w:szCs w:val="18"/>
              </w:rPr>
              <w:t>,</w:t>
            </w:r>
            <w:r w:rsidRPr="008874C6">
              <w:rPr>
                <w:rFonts w:cs="Courier New"/>
                <w:noProof/>
                <w:color w:val="FF0000"/>
                <w:sz w:val="18"/>
                <w:szCs w:val="18"/>
              </w:rPr>
              <w:t>'Coded'</w:t>
            </w:r>
            <w:r w:rsidRPr="008874C6">
              <w:rPr>
                <w:rFonts w:cs="Courier New"/>
                <w:noProof/>
                <w:color w:val="808080"/>
                <w:sz w:val="18"/>
                <w:szCs w:val="18"/>
              </w:rPr>
              <w:t>,</w:t>
            </w:r>
            <w:r w:rsidRPr="008874C6">
              <w:rPr>
                <w:rFonts w:cs="Courier New"/>
                <w:noProof/>
                <w:color w:val="FF0000"/>
                <w:sz w:val="18"/>
                <w:szCs w:val="18"/>
              </w:rPr>
              <w:t>'Coded Values'</w:t>
            </w:r>
            <w:r w:rsidRPr="008874C6">
              <w:rPr>
                <w:rFonts w:cs="Courier New"/>
                <w:noProof/>
                <w:color w:val="808080"/>
                <w:sz w:val="18"/>
                <w:szCs w:val="18"/>
              </w:rPr>
              <w:t>)</w:t>
            </w:r>
          </w:p>
          <w:p w14:paraId="53E623CA"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'R'</w:t>
            </w:r>
            <w:r w:rsidRPr="008874C6">
              <w:rPr>
                <w:rFonts w:cs="Courier New"/>
                <w:noProof/>
                <w:color w:val="808080"/>
                <w:sz w:val="18"/>
                <w:szCs w:val="18"/>
              </w:rPr>
              <w:t>,</w:t>
            </w:r>
            <w:r w:rsidRPr="008874C6">
              <w:rPr>
                <w:rFonts w:cs="Courier New"/>
                <w:noProof/>
                <w:color w:val="FF0000"/>
                <w:sz w:val="18"/>
                <w:szCs w:val="18"/>
              </w:rPr>
              <w:t>'Real'</w:t>
            </w:r>
            <w:r w:rsidRPr="008874C6">
              <w:rPr>
                <w:rFonts w:cs="Courier New"/>
                <w:noProof/>
                <w:color w:val="808080"/>
                <w:sz w:val="18"/>
                <w:szCs w:val="18"/>
              </w:rPr>
              <w:t>,</w:t>
            </w:r>
            <w:r w:rsidRPr="008874C6">
              <w:rPr>
                <w:rFonts w:cs="Courier New"/>
                <w:noProof/>
                <w:color w:val="FF0000"/>
                <w:sz w:val="18"/>
                <w:szCs w:val="18"/>
              </w:rPr>
              <w:t>'Real Values'</w:t>
            </w:r>
            <w:r w:rsidRPr="008874C6">
              <w:rPr>
                <w:rFonts w:cs="Courier New"/>
                <w:noProof/>
                <w:color w:val="808080"/>
                <w:sz w:val="18"/>
                <w:szCs w:val="18"/>
              </w:rPr>
              <w:t>)</w:t>
            </w:r>
          </w:p>
          <w:p w14:paraId="3EF7D865" w14:textId="77777777" w:rsidR="00331EEA" w:rsidRPr="008874C6" w:rsidRDefault="00331EEA" w:rsidP="00FA1BFF">
            <w:pPr>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'S'</w:t>
            </w:r>
            <w:r w:rsidRPr="008874C6">
              <w:rPr>
                <w:rFonts w:cs="Courier New"/>
                <w:noProof/>
                <w:color w:val="808080"/>
                <w:sz w:val="18"/>
                <w:szCs w:val="18"/>
              </w:rPr>
              <w:t>,</w:t>
            </w:r>
            <w:r w:rsidRPr="008874C6">
              <w:rPr>
                <w:rFonts w:cs="Courier New"/>
                <w:noProof/>
                <w:color w:val="FF0000"/>
                <w:sz w:val="18"/>
                <w:szCs w:val="18"/>
              </w:rPr>
              <w:t>'String'</w:t>
            </w:r>
            <w:r w:rsidRPr="008874C6">
              <w:rPr>
                <w:rFonts w:cs="Courier New"/>
                <w:noProof/>
                <w:color w:val="808080"/>
                <w:sz w:val="18"/>
                <w:szCs w:val="18"/>
              </w:rPr>
              <w:t>,</w:t>
            </w:r>
            <w:r w:rsidRPr="008874C6">
              <w:rPr>
                <w:rFonts w:cs="Courier New"/>
                <w:noProof/>
                <w:color w:val="FF0000"/>
                <w:sz w:val="18"/>
                <w:szCs w:val="18"/>
              </w:rPr>
              <w:t>'String Values (255 characters'</w:t>
            </w:r>
            <w:r w:rsidRPr="008874C6">
              <w:rPr>
                <w:rFonts w:cs="Courier New"/>
                <w:noProof/>
                <w:color w:val="808080"/>
                <w:sz w:val="18"/>
                <w:szCs w:val="18"/>
              </w:rPr>
              <w:t>)</w:t>
            </w:r>
          </w:p>
          <w:p w14:paraId="453576A1" w14:textId="77777777" w:rsidR="00331EEA" w:rsidRPr="008874C6" w:rsidRDefault="00331EEA" w:rsidP="00FA1BFF">
            <w:pPr>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result_type_mstr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'T'</w:t>
            </w:r>
            <w:r w:rsidRPr="008874C6">
              <w:rPr>
                <w:rFonts w:cs="Courier New"/>
                <w:noProof/>
                <w:color w:val="808080"/>
                <w:sz w:val="18"/>
                <w:szCs w:val="18"/>
              </w:rPr>
              <w:t>,</w:t>
            </w:r>
            <w:r w:rsidRPr="008874C6">
              <w:rPr>
                <w:rFonts w:cs="Courier New"/>
                <w:noProof/>
                <w:color w:val="FF0000"/>
                <w:sz w:val="18"/>
                <w:szCs w:val="18"/>
              </w:rPr>
              <w:t>'Text'</w:t>
            </w:r>
            <w:r w:rsidRPr="008874C6">
              <w:rPr>
                <w:rFonts w:cs="Courier New"/>
                <w:noProof/>
                <w:color w:val="808080"/>
                <w:sz w:val="18"/>
                <w:szCs w:val="18"/>
              </w:rPr>
              <w:t>,</w:t>
            </w:r>
            <w:r w:rsidRPr="008874C6">
              <w:rPr>
                <w:rFonts w:cs="Courier New"/>
                <w:noProof/>
                <w:color w:val="FF0000"/>
                <w:sz w:val="18"/>
                <w:szCs w:val="18"/>
              </w:rPr>
              <w:t>'Text Values (&gt;2 characters)'</w:t>
            </w:r>
            <w:r w:rsidRPr="008874C6">
              <w:rPr>
                <w:rFonts w:cs="Courier New"/>
                <w:noProof/>
                <w:color w:val="808080"/>
                <w:sz w:val="18"/>
                <w:szCs w:val="18"/>
              </w:rPr>
              <w:t>)</w:t>
            </w:r>
            <w:r w:rsidRPr="008874C6">
              <w:rPr>
                <w:rFonts w:cs="Courier New"/>
                <w:sz w:val="18"/>
                <w:szCs w:val="18"/>
              </w:rPr>
              <w:t xml:space="preserve"> </w:t>
            </w:r>
          </w:p>
        </w:tc>
      </w:tr>
      <w:tr w:rsidR="00331EEA" w:rsidRPr="008874C6" w14:paraId="7172B80F" w14:textId="77777777" w:rsidTr="00FA1BFF">
        <w:tc>
          <w:tcPr>
            <w:tcW w:w="3888" w:type="dxa"/>
          </w:tcPr>
          <w:p w14:paraId="4D010898" w14:textId="77777777" w:rsidR="00331EEA" w:rsidRPr="008874C6" w:rsidRDefault="00331EEA" w:rsidP="00FA1BFF">
            <w:pPr>
              <w:rPr>
                <w:rFonts w:cs="Courier New"/>
                <w:bCs/>
                <w:sz w:val="18"/>
                <w:szCs w:val="18"/>
              </w:rPr>
            </w:pPr>
            <w:r w:rsidRPr="008874C6">
              <w:rPr>
                <w:rFonts w:cs="Courier New"/>
                <w:bCs/>
                <w:sz w:val="18"/>
                <w:szCs w:val="18"/>
              </w:rPr>
              <w:t>REV_MSTR</w:t>
            </w:r>
          </w:p>
        </w:tc>
        <w:tc>
          <w:tcPr>
            <w:tcW w:w="5760" w:type="dxa"/>
          </w:tcPr>
          <w:p w14:paraId="3BB387EF" w14:textId="77777777" w:rsidR="00331EEA" w:rsidRPr="008874C6" w:rsidRDefault="00331EEA" w:rsidP="00FA1BFF">
            <w:pPr>
              <w:autoSpaceDE w:val="0"/>
              <w:autoSpaceDN w:val="0"/>
              <w:adjustRightInd w:val="0"/>
              <w:rPr>
                <w:rFonts w:cs="Courier New"/>
                <w:sz w:val="18"/>
                <w:szCs w:val="18"/>
              </w:rPr>
            </w:pPr>
            <w:r w:rsidRPr="008874C6">
              <w:rPr>
                <w:rFonts w:cs="Courier New"/>
                <w:sz w:val="18"/>
                <w:szCs w:val="18"/>
              </w:rPr>
              <w:t>Please refer to PreLoadTablesRev.sql for a query to load the codes into this table.</w:t>
            </w:r>
          </w:p>
        </w:tc>
      </w:tr>
      <w:tr w:rsidR="00331EEA" w:rsidRPr="008874C6" w14:paraId="49918731" w14:textId="77777777" w:rsidTr="00FA1BFF">
        <w:tc>
          <w:tcPr>
            <w:tcW w:w="3888" w:type="dxa"/>
          </w:tcPr>
          <w:p w14:paraId="590C084A" w14:textId="77777777" w:rsidR="00331EEA" w:rsidRPr="008874C6" w:rsidRDefault="00331EEA" w:rsidP="00FA1BFF">
            <w:pPr>
              <w:rPr>
                <w:rFonts w:cs="Courier New"/>
                <w:sz w:val="18"/>
                <w:szCs w:val="18"/>
              </w:rPr>
            </w:pPr>
            <w:r w:rsidRPr="008874C6">
              <w:rPr>
                <w:rFonts w:cs="Courier New"/>
                <w:sz w:val="18"/>
                <w:szCs w:val="18"/>
              </w:rPr>
              <w:lastRenderedPageBreak/>
              <w:t>SEC_RIGHT_MSTR</w:t>
            </w:r>
          </w:p>
          <w:p w14:paraId="3DA6EE00" w14:textId="77777777" w:rsidR="00331EEA" w:rsidRPr="008874C6" w:rsidRDefault="00331EEA" w:rsidP="00FA1BFF">
            <w:pPr>
              <w:rPr>
                <w:rFonts w:cs="Courier New"/>
                <w:sz w:val="18"/>
                <w:szCs w:val="18"/>
              </w:rPr>
            </w:pPr>
          </w:p>
        </w:tc>
        <w:tc>
          <w:tcPr>
            <w:tcW w:w="5760" w:type="dxa"/>
          </w:tcPr>
          <w:p w14:paraId="48055E26" w14:textId="77777777" w:rsidR="00331EEA" w:rsidRPr="008874C6" w:rsidRDefault="00331EEA" w:rsidP="00FA1BFF">
            <w:pPr>
              <w:rPr>
                <w:rFonts w:cs="Courier New"/>
                <w:sz w:val="18"/>
                <w:szCs w:val="18"/>
              </w:rPr>
            </w:pPr>
            <w:r w:rsidRPr="008874C6">
              <w:rPr>
                <w:rFonts w:cs="Courier New"/>
                <w:sz w:val="18"/>
                <w:szCs w:val="18"/>
              </w:rPr>
              <w:t>Remove security for  Batch Payment Entry from this table.  It is specific for one site only.</w:t>
            </w:r>
          </w:p>
          <w:p w14:paraId="10F9C414" w14:textId="77777777" w:rsidR="00331EEA" w:rsidRPr="008874C6" w:rsidRDefault="00331EEA" w:rsidP="00FA1BFF">
            <w:pPr>
              <w:rPr>
                <w:rFonts w:cs="Courier New"/>
                <w:b/>
                <w:color w:val="FF0000"/>
                <w:sz w:val="18"/>
                <w:szCs w:val="18"/>
              </w:rPr>
            </w:pPr>
            <w:r w:rsidRPr="008874C6">
              <w:rPr>
                <w:rFonts w:cs="Courier New"/>
                <w:b/>
                <w:color w:val="FF0000"/>
                <w:sz w:val="18"/>
                <w:szCs w:val="18"/>
              </w:rPr>
              <w:t>(7/2006:  Not sure if this is still true.)</w:t>
            </w:r>
          </w:p>
          <w:p w14:paraId="58E3F8CC" w14:textId="77777777" w:rsidR="00331EEA" w:rsidRPr="008874C6" w:rsidRDefault="00331EEA" w:rsidP="00FA1BFF">
            <w:pPr>
              <w:rPr>
                <w:rFonts w:cs="Courier New"/>
                <w:sz w:val="18"/>
                <w:szCs w:val="18"/>
              </w:rPr>
            </w:pPr>
          </w:p>
          <w:p w14:paraId="3CCC9987"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‘BTCHPE_ADD’</w:t>
            </w:r>
          </w:p>
          <w:p w14:paraId="102AADB5"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‘BTCHPE_DEL’</w:t>
            </w:r>
          </w:p>
          <w:p w14:paraId="5056AE2D"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‘BTCHPE_JNL’</w:t>
            </w:r>
          </w:p>
          <w:p w14:paraId="2864E1BF"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‘BTCHPE_MOD’</w:t>
            </w:r>
          </w:p>
          <w:p w14:paraId="4135175B"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‘BTCHPE_REL’</w:t>
            </w:r>
          </w:p>
          <w:p w14:paraId="2CCDD607" w14:textId="77777777" w:rsidR="00331EEA" w:rsidRPr="008874C6" w:rsidRDefault="00331EEA" w:rsidP="00FA1BFF">
            <w:pPr>
              <w:rPr>
                <w:rFonts w:cs="Courier New"/>
                <w:sz w:val="18"/>
                <w:szCs w:val="18"/>
              </w:rPr>
            </w:pPr>
            <w:r w:rsidRPr="008874C6">
              <w:rPr>
                <w:rFonts w:cs="Courier New"/>
                <w:sz w:val="18"/>
                <w:szCs w:val="18"/>
              </w:rPr>
              <w:t>delete from sec_right_mstr where sec_right_id = ‘BTCHPE_UPD’</w:t>
            </w:r>
          </w:p>
          <w:p w14:paraId="6F988775" w14:textId="77777777" w:rsidR="00331EEA" w:rsidRPr="008874C6" w:rsidRDefault="00331EEA" w:rsidP="00FA1BFF">
            <w:pPr>
              <w:rPr>
                <w:rFonts w:cs="Courier New"/>
                <w:sz w:val="18"/>
                <w:szCs w:val="18"/>
              </w:rPr>
            </w:pPr>
          </w:p>
        </w:tc>
      </w:tr>
      <w:tr w:rsidR="00331EEA" w:rsidRPr="008874C6" w14:paraId="7B2E5F0F" w14:textId="77777777" w:rsidTr="00FA1BFF">
        <w:tc>
          <w:tcPr>
            <w:tcW w:w="3888" w:type="dxa"/>
          </w:tcPr>
          <w:p w14:paraId="6EFC4E05" w14:textId="77777777" w:rsidR="00331EEA" w:rsidRPr="008874C6" w:rsidRDefault="00331EEA" w:rsidP="00FA1BFF">
            <w:pPr>
              <w:tabs>
                <w:tab w:val="left" w:pos="720"/>
              </w:tabs>
              <w:rPr>
                <w:rFonts w:cs="Courier New"/>
                <w:sz w:val="18"/>
                <w:szCs w:val="18"/>
              </w:rPr>
            </w:pPr>
            <w:r w:rsidRPr="008874C6">
              <w:rPr>
                <w:rFonts w:cs="Courier New"/>
                <w:sz w:val="18"/>
                <w:szCs w:val="18"/>
              </w:rPr>
              <w:t>SEC_USER_RIGHT</w:t>
            </w:r>
          </w:p>
          <w:p w14:paraId="604A133F" w14:textId="77777777" w:rsidR="00331EEA" w:rsidRPr="008874C6" w:rsidRDefault="00331EEA" w:rsidP="00FA1BFF">
            <w:pPr>
              <w:tabs>
                <w:tab w:val="left" w:pos="720"/>
              </w:tabs>
              <w:rPr>
                <w:rFonts w:cs="Courier New"/>
                <w:sz w:val="18"/>
                <w:szCs w:val="18"/>
              </w:rPr>
            </w:pPr>
          </w:p>
        </w:tc>
        <w:tc>
          <w:tcPr>
            <w:tcW w:w="5760" w:type="dxa"/>
          </w:tcPr>
          <w:p w14:paraId="14D1346D" w14:textId="77777777" w:rsidR="00331EEA" w:rsidRPr="008874C6" w:rsidRDefault="00331EEA" w:rsidP="00FA1BFF">
            <w:pPr>
              <w:tabs>
                <w:tab w:val="left" w:pos="720"/>
              </w:tabs>
              <w:rPr>
                <w:rFonts w:cs="Courier New"/>
                <w:sz w:val="18"/>
                <w:szCs w:val="18"/>
              </w:rPr>
            </w:pPr>
            <w:r w:rsidRPr="008874C6">
              <w:rPr>
                <w:rFonts w:cs="Courier New"/>
                <w:sz w:val="18"/>
                <w:szCs w:val="18"/>
              </w:rPr>
              <w:t>Installer will need to verify that the Stockell users have the correct security.  Client will need to set up their users.</w:t>
            </w:r>
          </w:p>
          <w:p w14:paraId="38D4F996" w14:textId="77777777" w:rsidR="00331EEA" w:rsidRPr="008874C6" w:rsidRDefault="00331EEA" w:rsidP="00FA1BFF">
            <w:pPr>
              <w:tabs>
                <w:tab w:val="left" w:pos="720"/>
              </w:tabs>
              <w:rPr>
                <w:rFonts w:cs="Courier New"/>
                <w:sz w:val="18"/>
                <w:szCs w:val="18"/>
              </w:rPr>
            </w:pPr>
          </w:p>
          <w:p w14:paraId="5D77CDFA" w14:textId="77777777" w:rsidR="00331EEA" w:rsidRPr="008874C6" w:rsidRDefault="00331EEA" w:rsidP="00FA1BFF">
            <w:pPr>
              <w:tabs>
                <w:tab w:val="left" w:pos="720"/>
              </w:tabs>
              <w:rPr>
                <w:rFonts w:cs="Courier New"/>
                <w:b/>
                <w:sz w:val="18"/>
                <w:szCs w:val="18"/>
              </w:rPr>
            </w:pPr>
            <w:r w:rsidRPr="008874C6">
              <w:rPr>
                <w:rFonts w:cs="Courier New"/>
                <w:sz w:val="18"/>
                <w:szCs w:val="18"/>
                <w:u w:val="single"/>
              </w:rPr>
              <w:t>SA</w:t>
            </w:r>
            <w:r w:rsidRPr="008874C6">
              <w:rPr>
                <w:rFonts w:cs="Courier New"/>
                <w:sz w:val="18"/>
                <w:szCs w:val="18"/>
              </w:rPr>
              <w:t xml:space="preserve"> only needs rights below: </w:t>
            </w:r>
            <w:r w:rsidRPr="008874C6">
              <w:rPr>
                <w:rFonts w:cs="Courier New"/>
                <w:b/>
                <w:sz w:val="18"/>
                <w:szCs w:val="18"/>
              </w:rPr>
              <w:t>(Pre Loaded)</w:t>
            </w:r>
          </w:p>
          <w:p w14:paraId="5825CB88"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('SA','SEC_DEL')</w:t>
            </w:r>
          </w:p>
          <w:p w14:paraId="3CFE06D5"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('SA','SEC_INQ')</w:t>
            </w:r>
          </w:p>
          <w:p w14:paraId="7858FED4"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('SA','SEC_MOD')</w:t>
            </w:r>
          </w:p>
          <w:p w14:paraId="093508F9"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('SA','USR_DEL')</w:t>
            </w:r>
          </w:p>
          <w:p w14:paraId="52A5F8F8"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('SA','USR_INQ')</w:t>
            </w:r>
          </w:p>
          <w:p w14:paraId="444D2AFE" w14:textId="77777777" w:rsidR="00331EEA" w:rsidRPr="008874C6" w:rsidRDefault="00331EEA" w:rsidP="00FA1BFF">
            <w:pPr>
              <w:tabs>
                <w:tab w:val="left" w:pos="720"/>
              </w:tabs>
              <w:rPr>
                <w:rFonts w:cs="Courier New"/>
                <w:sz w:val="18"/>
                <w:szCs w:val="18"/>
              </w:rPr>
            </w:pPr>
            <w:r w:rsidRPr="008874C6">
              <w:rPr>
                <w:rFonts w:cs="Courier New"/>
                <w:sz w:val="18"/>
                <w:szCs w:val="18"/>
              </w:rPr>
              <w:t>insert into sec_user_right values ('SA','USR_MOD')</w:t>
            </w:r>
          </w:p>
          <w:p w14:paraId="5F773780" w14:textId="77777777" w:rsidR="00331EEA" w:rsidRPr="008874C6" w:rsidRDefault="00331EEA" w:rsidP="00FA1BFF">
            <w:pPr>
              <w:tabs>
                <w:tab w:val="left" w:pos="720"/>
              </w:tabs>
              <w:rPr>
                <w:rFonts w:cs="Courier New"/>
                <w:sz w:val="18"/>
                <w:szCs w:val="18"/>
              </w:rPr>
            </w:pPr>
          </w:p>
          <w:p w14:paraId="7B99128C" w14:textId="77777777" w:rsidR="00331EEA" w:rsidRPr="008874C6" w:rsidRDefault="00331EEA" w:rsidP="00FA1BFF">
            <w:pPr>
              <w:tabs>
                <w:tab w:val="left" w:pos="720"/>
              </w:tabs>
              <w:rPr>
                <w:rFonts w:cs="Courier New"/>
                <w:sz w:val="18"/>
                <w:szCs w:val="18"/>
              </w:rPr>
            </w:pPr>
            <w:r w:rsidRPr="008874C6">
              <w:rPr>
                <w:rFonts w:cs="Courier New"/>
                <w:sz w:val="18"/>
                <w:szCs w:val="18"/>
                <w:u w:val="single"/>
              </w:rPr>
              <w:t>Support</w:t>
            </w:r>
            <w:r w:rsidRPr="008874C6">
              <w:rPr>
                <w:rFonts w:cs="Courier New"/>
                <w:sz w:val="18"/>
                <w:szCs w:val="18"/>
              </w:rPr>
              <w:t xml:space="preserve"> will need to have ALL rights turned on. </w:t>
            </w:r>
            <w:r w:rsidRPr="008874C6">
              <w:rPr>
                <w:rFonts w:cs="Courier New"/>
                <w:b/>
                <w:sz w:val="18"/>
                <w:szCs w:val="18"/>
              </w:rPr>
              <w:t>(Installer will need to load this user preferably through Security Maintenance.)</w:t>
            </w:r>
          </w:p>
          <w:p w14:paraId="3A697806" w14:textId="77777777" w:rsidR="00331EEA" w:rsidRPr="008874C6" w:rsidRDefault="00331EEA" w:rsidP="00FA1BFF">
            <w:pPr>
              <w:tabs>
                <w:tab w:val="left" w:pos="720"/>
              </w:tabs>
              <w:rPr>
                <w:rFonts w:cs="Courier New"/>
                <w:sz w:val="18"/>
                <w:szCs w:val="18"/>
              </w:rPr>
            </w:pPr>
          </w:p>
        </w:tc>
      </w:tr>
      <w:tr w:rsidR="00331EEA" w:rsidRPr="008874C6" w14:paraId="1DD9AEEB" w14:textId="77777777" w:rsidTr="00FA1BFF">
        <w:tc>
          <w:tcPr>
            <w:tcW w:w="3888" w:type="dxa"/>
          </w:tcPr>
          <w:p w14:paraId="3D01BD55" w14:textId="77777777" w:rsidR="00331EEA" w:rsidRPr="008874C6" w:rsidRDefault="00331EEA" w:rsidP="00FA1BFF">
            <w:pPr>
              <w:tabs>
                <w:tab w:val="left" w:pos="735"/>
              </w:tabs>
              <w:rPr>
                <w:rFonts w:cs="Courier New"/>
                <w:sz w:val="18"/>
                <w:szCs w:val="18"/>
              </w:rPr>
            </w:pPr>
            <w:r w:rsidRPr="008874C6">
              <w:rPr>
                <w:rFonts w:cs="Courier New"/>
                <w:sz w:val="18"/>
                <w:szCs w:val="18"/>
              </w:rPr>
              <w:t>SEX_MSTR</w:t>
            </w:r>
          </w:p>
        </w:tc>
        <w:tc>
          <w:tcPr>
            <w:tcW w:w="5760" w:type="dxa"/>
          </w:tcPr>
          <w:p w14:paraId="06C93B87" w14:textId="77777777" w:rsidR="00331EEA" w:rsidRPr="008874C6" w:rsidRDefault="00331EEA" w:rsidP="00FA1BFF">
            <w:pPr>
              <w:tabs>
                <w:tab w:val="left" w:pos="735"/>
              </w:tabs>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SEX_MSTR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'F'</w:t>
            </w:r>
            <w:r w:rsidRPr="008874C6">
              <w:rPr>
                <w:rFonts w:cs="Courier New"/>
                <w:noProof/>
                <w:color w:val="808080"/>
                <w:sz w:val="18"/>
                <w:szCs w:val="18"/>
              </w:rPr>
              <w:t>,</w:t>
            </w:r>
            <w:r w:rsidRPr="008874C6">
              <w:rPr>
                <w:rFonts w:cs="Courier New"/>
                <w:noProof/>
                <w:color w:val="FF0000"/>
                <w:sz w:val="18"/>
                <w:szCs w:val="18"/>
              </w:rPr>
              <w:t>'FEMALE'</w:t>
            </w:r>
            <w:r w:rsidRPr="008874C6">
              <w:rPr>
                <w:rFonts w:cs="Courier New"/>
                <w:noProof/>
                <w:color w:val="808080"/>
                <w:sz w:val="18"/>
                <w:szCs w:val="18"/>
              </w:rPr>
              <w:t>,</w:t>
            </w:r>
            <w:r w:rsidRPr="008874C6">
              <w:rPr>
                <w:rFonts w:cs="Courier New"/>
                <w:noProof/>
                <w:color w:val="FF0000"/>
                <w:sz w:val="18"/>
                <w:szCs w:val="18"/>
              </w:rPr>
              <w:t>'FEMALE'</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70FD4EC1" w14:textId="77777777" w:rsidR="00331EEA" w:rsidRPr="008874C6" w:rsidRDefault="00331EEA" w:rsidP="00FA1BFF">
            <w:pPr>
              <w:tabs>
                <w:tab w:val="left" w:pos="735"/>
              </w:tabs>
              <w:autoSpaceDE w:val="0"/>
              <w:autoSpaceDN w:val="0"/>
              <w:adjustRightInd w:val="0"/>
              <w:rPr>
                <w:rFonts w:cs="Courier New"/>
                <w:noProof/>
                <w:color w:val="808080"/>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SEX_MSTR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'M'</w:t>
            </w:r>
            <w:r w:rsidRPr="008874C6">
              <w:rPr>
                <w:rFonts w:cs="Courier New"/>
                <w:noProof/>
                <w:color w:val="808080"/>
                <w:sz w:val="18"/>
                <w:szCs w:val="18"/>
              </w:rPr>
              <w:t>,</w:t>
            </w:r>
            <w:r w:rsidRPr="008874C6">
              <w:rPr>
                <w:rFonts w:cs="Courier New"/>
                <w:noProof/>
                <w:color w:val="FF0000"/>
                <w:sz w:val="18"/>
                <w:szCs w:val="18"/>
              </w:rPr>
              <w:t>'MALE'</w:t>
            </w:r>
            <w:r w:rsidRPr="008874C6">
              <w:rPr>
                <w:rFonts w:cs="Courier New"/>
                <w:noProof/>
                <w:color w:val="808080"/>
                <w:sz w:val="18"/>
                <w:szCs w:val="18"/>
              </w:rPr>
              <w:t>,</w:t>
            </w:r>
            <w:r w:rsidRPr="008874C6">
              <w:rPr>
                <w:rFonts w:cs="Courier New"/>
                <w:noProof/>
                <w:color w:val="FF0000"/>
                <w:sz w:val="18"/>
                <w:szCs w:val="18"/>
              </w:rPr>
              <w:t>'MALE'</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p w14:paraId="40C34277" w14:textId="77777777" w:rsidR="00331EEA" w:rsidRPr="008874C6" w:rsidRDefault="00331EEA" w:rsidP="00FA1BFF">
            <w:pPr>
              <w:tabs>
                <w:tab w:val="left" w:pos="735"/>
              </w:tabs>
              <w:rPr>
                <w:rFonts w:cs="Courier New"/>
                <w:sz w:val="18"/>
                <w:szCs w:val="18"/>
              </w:rPr>
            </w:pPr>
            <w:r w:rsidRPr="008874C6">
              <w:rPr>
                <w:rFonts w:cs="Courier New"/>
                <w:noProof/>
                <w:color w:val="0000FF"/>
                <w:sz w:val="18"/>
                <w:szCs w:val="18"/>
              </w:rPr>
              <w:t>insert</w:t>
            </w:r>
            <w:r w:rsidRPr="008874C6">
              <w:rPr>
                <w:rFonts w:cs="Courier New"/>
                <w:noProof/>
                <w:sz w:val="18"/>
                <w:szCs w:val="18"/>
              </w:rPr>
              <w:t xml:space="preserve"> </w:t>
            </w:r>
            <w:r w:rsidRPr="008874C6">
              <w:rPr>
                <w:rFonts w:cs="Courier New"/>
                <w:noProof/>
                <w:color w:val="0000FF"/>
                <w:sz w:val="18"/>
                <w:szCs w:val="18"/>
              </w:rPr>
              <w:t>into</w:t>
            </w:r>
            <w:r w:rsidRPr="008874C6">
              <w:rPr>
                <w:rFonts w:cs="Courier New"/>
                <w:noProof/>
                <w:sz w:val="18"/>
                <w:szCs w:val="18"/>
              </w:rPr>
              <w:t xml:space="preserve"> SEX_MSTR </w:t>
            </w:r>
            <w:r w:rsidRPr="008874C6">
              <w:rPr>
                <w:rFonts w:cs="Courier New"/>
                <w:noProof/>
                <w:color w:val="0000FF"/>
                <w:sz w:val="18"/>
                <w:szCs w:val="18"/>
              </w:rPr>
              <w:t>values</w:t>
            </w:r>
            <w:r w:rsidRPr="008874C6">
              <w:rPr>
                <w:rFonts w:cs="Courier New"/>
                <w:noProof/>
                <w:sz w:val="18"/>
                <w:szCs w:val="18"/>
              </w:rPr>
              <w:t xml:space="preserve"> </w:t>
            </w:r>
            <w:r w:rsidRPr="008874C6">
              <w:rPr>
                <w:rFonts w:cs="Courier New"/>
                <w:noProof/>
                <w:color w:val="808080"/>
                <w:sz w:val="18"/>
                <w:szCs w:val="18"/>
              </w:rPr>
              <w:t>(</w:t>
            </w:r>
            <w:r w:rsidRPr="008874C6">
              <w:rPr>
                <w:rFonts w:cs="Courier New"/>
                <w:noProof/>
                <w:color w:val="FF0000"/>
                <w:sz w:val="18"/>
                <w:szCs w:val="18"/>
              </w:rPr>
              <w:t>'U'</w:t>
            </w:r>
            <w:r w:rsidRPr="008874C6">
              <w:rPr>
                <w:rFonts w:cs="Courier New"/>
                <w:noProof/>
                <w:color w:val="808080"/>
                <w:sz w:val="18"/>
                <w:szCs w:val="18"/>
              </w:rPr>
              <w:t>,</w:t>
            </w:r>
            <w:r w:rsidRPr="008874C6">
              <w:rPr>
                <w:rFonts w:cs="Courier New"/>
                <w:noProof/>
                <w:color w:val="FF0000"/>
                <w:sz w:val="18"/>
                <w:szCs w:val="18"/>
              </w:rPr>
              <w:t>'UNKNOWN'</w:t>
            </w:r>
            <w:r w:rsidRPr="008874C6">
              <w:rPr>
                <w:rFonts w:cs="Courier New"/>
                <w:noProof/>
                <w:color w:val="808080"/>
                <w:sz w:val="18"/>
                <w:szCs w:val="18"/>
              </w:rPr>
              <w:t>,</w:t>
            </w:r>
            <w:r w:rsidRPr="008874C6">
              <w:rPr>
                <w:rFonts w:cs="Courier New"/>
                <w:noProof/>
                <w:color w:val="FF0000"/>
                <w:sz w:val="18"/>
                <w:szCs w:val="18"/>
              </w:rPr>
              <w:t>'UNKNOWN'</w:t>
            </w:r>
            <w:r w:rsidRPr="008874C6">
              <w:rPr>
                <w:rFonts w:cs="Courier New"/>
                <w:noProof/>
                <w:color w:val="808080"/>
                <w:sz w:val="18"/>
                <w:szCs w:val="18"/>
              </w:rPr>
              <w:t>,</w:t>
            </w:r>
            <w:r w:rsidRPr="008874C6">
              <w:rPr>
                <w:rFonts w:cs="Courier New"/>
                <w:noProof/>
                <w:color w:val="FF0000"/>
                <w:sz w:val="18"/>
                <w:szCs w:val="18"/>
              </w:rPr>
              <w:t>'3'</w:t>
            </w:r>
            <w:r w:rsidRPr="008874C6">
              <w:rPr>
                <w:rFonts w:cs="Courier New"/>
                <w:noProof/>
                <w:color w:val="808080"/>
                <w:sz w:val="18"/>
                <w:szCs w:val="18"/>
              </w:rPr>
              <w:t>,</w:t>
            </w:r>
            <w:r w:rsidRPr="008874C6">
              <w:rPr>
                <w:rFonts w:cs="Courier New"/>
                <w:noProof/>
                <w:sz w:val="18"/>
                <w:szCs w:val="18"/>
              </w:rPr>
              <w:t>1</w:t>
            </w:r>
            <w:r w:rsidRPr="008874C6">
              <w:rPr>
                <w:rFonts w:cs="Courier New"/>
                <w:noProof/>
                <w:color w:val="808080"/>
                <w:sz w:val="18"/>
                <w:szCs w:val="18"/>
              </w:rPr>
              <w:t>)</w:t>
            </w:r>
          </w:p>
        </w:tc>
      </w:tr>
      <w:tr w:rsidR="00331EEA" w:rsidRPr="008874C6" w14:paraId="2A9A08C5" w14:textId="77777777" w:rsidTr="00FA1BFF">
        <w:tc>
          <w:tcPr>
            <w:tcW w:w="3888" w:type="dxa"/>
          </w:tcPr>
          <w:p w14:paraId="43181F20" w14:textId="77777777" w:rsidR="00331EEA" w:rsidRPr="008874C6" w:rsidRDefault="00331EEA" w:rsidP="00FA1BFF">
            <w:pPr>
              <w:rPr>
                <w:rFonts w:cs="Courier New"/>
                <w:sz w:val="18"/>
                <w:szCs w:val="18"/>
              </w:rPr>
            </w:pPr>
            <w:r w:rsidRPr="008874C6">
              <w:rPr>
                <w:rFonts w:cs="Courier New"/>
                <w:sz w:val="18"/>
                <w:szCs w:val="18"/>
              </w:rPr>
              <w:lastRenderedPageBreak/>
              <w:t>SPECIALTY_MSTR</w:t>
            </w:r>
          </w:p>
        </w:tc>
        <w:tc>
          <w:tcPr>
            <w:tcW w:w="5760" w:type="dxa"/>
          </w:tcPr>
          <w:p w14:paraId="0F6ED97B" w14:textId="77777777" w:rsidR="00331EEA" w:rsidRPr="008874C6" w:rsidRDefault="00331EEA" w:rsidP="00FA1BFF">
            <w:pPr>
              <w:rPr>
                <w:rFonts w:cs="Courier New"/>
                <w:sz w:val="18"/>
                <w:szCs w:val="18"/>
              </w:rPr>
            </w:pPr>
            <w:r w:rsidRPr="008874C6">
              <w:rPr>
                <w:rFonts w:cs="Courier New"/>
                <w:sz w:val="18"/>
                <w:szCs w:val="18"/>
              </w:rPr>
              <w:t>Please refer to PreLoadTablesSpecCd.sql for a query to load the codes into this table.</w:t>
            </w:r>
          </w:p>
        </w:tc>
      </w:tr>
      <w:tr w:rsidR="00331EEA" w:rsidRPr="008874C6" w14:paraId="1E1FB70E" w14:textId="77777777" w:rsidTr="00FA1BFF">
        <w:tc>
          <w:tcPr>
            <w:tcW w:w="3888" w:type="dxa"/>
          </w:tcPr>
          <w:p w14:paraId="724F332C" w14:textId="77777777" w:rsidR="00331EEA" w:rsidRPr="008874C6" w:rsidRDefault="00331EEA" w:rsidP="00FA1BFF">
            <w:pPr>
              <w:rPr>
                <w:rFonts w:cs="Courier New"/>
                <w:sz w:val="18"/>
                <w:szCs w:val="18"/>
              </w:rPr>
            </w:pPr>
            <w:r w:rsidRPr="008874C6">
              <w:rPr>
                <w:rFonts w:cs="Courier New"/>
                <w:sz w:val="18"/>
                <w:szCs w:val="18"/>
              </w:rPr>
              <w:t>STATE_MSTR</w:t>
            </w:r>
          </w:p>
        </w:tc>
        <w:tc>
          <w:tcPr>
            <w:tcW w:w="5760" w:type="dxa"/>
          </w:tcPr>
          <w:p w14:paraId="636B155F" w14:textId="77777777" w:rsidR="00331EEA" w:rsidRPr="008874C6" w:rsidRDefault="00331EEA" w:rsidP="00FA1BFF">
            <w:pPr>
              <w:rPr>
                <w:rFonts w:cs="Courier New"/>
                <w:sz w:val="18"/>
                <w:szCs w:val="18"/>
              </w:rPr>
            </w:pPr>
          </w:p>
        </w:tc>
      </w:tr>
      <w:tr w:rsidR="00331EEA" w:rsidRPr="008874C6" w14:paraId="68BAD7B2" w14:textId="77777777" w:rsidTr="00FA1BFF">
        <w:tc>
          <w:tcPr>
            <w:tcW w:w="3888" w:type="dxa"/>
          </w:tcPr>
          <w:p w14:paraId="41BE49E2" w14:textId="77777777" w:rsidR="00331EEA" w:rsidRPr="008874C6" w:rsidRDefault="00331EEA" w:rsidP="00FA1BFF">
            <w:pPr>
              <w:rPr>
                <w:rFonts w:cs="Courier New"/>
                <w:sz w:val="18"/>
                <w:szCs w:val="18"/>
              </w:rPr>
            </w:pPr>
            <w:r w:rsidRPr="008874C6">
              <w:rPr>
                <w:rFonts w:cs="Courier New"/>
                <w:sz w:val="18"/>
                <w:szCs w:val="18"/>
              </w:rPr>
              <w:t>SYSTEM_MSTR</w:t>
            </w:r>
          </w:p>
        </w:tc>
        <w:tc>
          <w:tcPr>
            <w:tcW w:w="5760" w:type="dxa"/>
          </w:tcPr>
          <w:p w14:paraId="3C254CFA" w14:textId="77777777" w:rsidR="00331EEA" w:rsidRPr="008874C6" w:rsidRDefault="00331EEA" w:rsidP="00FA1BFF">
            <w:pPr>
              <w:rPr>
                <w:rFonts w:cs="Courier New"/>
                <w:sz w:val="18"/>
                <w:szCs w:val="18"/>
              </w:rPr>
            </w:pPr>
            <w:r w:rsidRPr="008874C6">
              <w:rPr>
                <w:rFonts w:cs="Courier New"/>
                <w:sz w:val="18"/>
                <w:szCs w:val="18"/>
              </w:rPr>
              <w:t>Installer will work with Client to verify information.  Refer to System/Facility Maintenance Guide.</w:t>
            </w:r>
          </w:p>
          <w:p w14:paraId="7E06DF8B" w14:textId="77777777" w:rsidR="00331EEA" w:rsidRPr="008874C6" w:rsidRDefault="00331EEA" w:rsidP="00FA1BFF">
            <w:pPr>
              <w:rPr>
                <w:rFonts w:cs="Courier New"/>
                <w:sz w:val="18"/>
                <w:szCs w:val="18"/>
              </w:rPr>
            </w:pPr>
          </w:p>
        </w:tc>
      </w:tr>
      <w:tr w:rsidR="00331EEA" w:rsidRPr="008874C6" w14:paraId="68D3BD1C" w14:textId="77777777" w:rsidTr="00FA1BFF">
        <w:tc>
          <w:tcPr>
            <w:tcW w:w="3888" w:type="dxa"/>
            <w:tcBorders>
              <w:bottom w:val="single" w:sz="4" w:space="0" w:color="auto"/>
            </w:tcBorders>
          </w:tcPr>
          <w:p w14:paraId="62F1BFC6" w14:textId="77777777" w:rsidR="00331EEA" w:rsidRPr="008874C6" w:rsidRDefault="00331EEA" w:rsidP="00FA1BFF">
            <w:pPr>
              <w:rPr>
                <w:rFonts w:cs="Courier New"/>
                <w:sz w:val="18"/>
                <w:szCs w:val="18"/>
              </w:rPr>
            </w:pPr>
            <w:r w:rsidRPr="008874C6">
              <w:rPr>
                <w:rFonts w:cs="Courier New"/>
                <w:sz w:val="18"/>
                <w:szCs w:val="18"/>
              </w:rPr>
              <w:t>SYSTEM_REGISTRY</w:t>
            </w:r>
          </w:p>
        </w:tc>
        <w:tc>
          <w:tcPr>
            <w:tcW w:w="5760" w:type="dxa"/>
            <w:tcBorders>
              <w:bottom w:val="single" w:sz="4" w:space="0" w:color="auto"/>
            </w:tcBorders>
          </w:tcPr>
          <w:p w14:paraId="6F56EF49" w14:textId="77777777" w:rsidR="00331EEA" w:rsidRPr="008874C6" w:rsidRDefault="00331EEA" w:rsidP="00FA1BFF">
            <w:pPr>
              <w:rPr>
                <w:rFonts w:cs="Courier New"/>
                <w:sz w:val="18"/>
                <w:szCs w:val="18"/>
              </w:rPr>
            </w:pPr>
            <w:r w:rsidRPr="008874C6">
              <w:rPr>
                <w:rFonts w:cs="Courier New"/>
                <w:sz w:val="18"/>
                <w:szCs w:val="18"/>
              </w:rPr>
              <w:t>Installer will need to verify settings. Refer to Registry_Notes.doc.</w:t>
            </w:r>
          </w:p>
          <w:p w14:paraId="7526B3FC" w14:textId="77777777" w:rsidR="00331EEA" w:rsidRPr="008874C6" w:rsidRDefault="00331EEA" w:rsidP="00FA1BFF">
            <w:pPr>
              <w:rPr>
                <w:rFonts w:cs="Courier New"/>
                <w:sz w:val="18"/>
                <w:szCs w:val="18"/>
              </w:rPr>
            </w:pPr>
          </w:p>
        </w:tc>
      </w:tr>
      <w:tr w:rsidR="00331EEA" w:rsidRPr="008874C6" w14:paraId="3259FEC9" w14:textId="77777777" w:rsidTr="00FA1BFF">
        <w:tc>
          <w:tcPr>
            <w:tcW w:w="3888" w:type="dxa"/>
            <w:tcBorders>
              <w:bottom w:val="single" w:sz="4" w:space="0" w:color="auto"/>
            </w:tcBorders>
            <w:shd w:val="clear" w:color="000000" w:fill="auto"/>
          </w:tcPr>
          <w:p w14:paraId="1E0AD109" w14:textId="77777777" w:rsidR="00331EEA" w:rsidRPr="008874C6" w:rsidRDefault="00331EEA" w:rsidP="00FA1BFF">
            <w:pPr>
              <w:rPr>
                <w:rFonts w:cs="Courier New"/>
                <w:sz w:val="18"/>
                <w:szCs w:val="18"/>
              </w:rPr>
            </w:pPr>
            <w:r w:rsidRPr="008874C6">
              <w:rPr>
                <w:rFonts w:cs="Courier New"/>
                <w:sz w:val="18"/>
                <w:szCs w:val="18"/>
              </w:rPr>
              <w:t>USER_APPLICATIONS</w:t>
            </w:r>
          </w:p>
        </w:tc>
        <w:tc>
          <w:tcPr>
            <w:tcW w:w="5760" w:type="dxa"/>
            <w:tcBorders>
              <w:bottom w:val="single" w:sz="4" w:space="0" w:color="auto"/>
            </w:tcBorders>
            <w:shd w:val="clear" w:color="000000" w:fill="auto"/>
          </w:tcPr>
          <w:p w14:paraId="20021565" w14:textId="77777777" w:rsidR="00331EEA" w:rsidRPr="008874C6" w:rsidRDefault="00331EEA" w:rsidP="00FA1BFF">
            <w:pPr>
              <w:rPr>
                <w:rFonts w:cs="Courier New"/>
                <w:sz w:val="18"/>
                <w:szCs w:val="18"/>
              </w:rPr>
            </w:pPr>
            <w:r w:rsidRPr="008874C6">
              <w:rPr>
                <w:rFonts w:cs="Courier New"/>
                <w:sz w:val="18"/>
                <w:szCs w:val="18"/>
                <w:u w:val="single"/>
              </w:rPr>
              <w:t>SA</w:t>
            </w:r>
            <w:r w:rsidRPr="008874C6">
              <w:rPr>
                <w:rFonts w:cs="Courier New"/>
                <w:sz w:val="18"/>
                <w:szCs w:val="18"/>
              </w:rPr>
              <w:t xml:space="preserve"> only needs applications below: </w:t>
            </w:r>
            <w:r w:rsidRPr="008874C6">
              <w:rPr>
                <w:rFonts w:cs="Courier New"/>
                <w:b/>
                <w:sz w:val="18"/>
                <w:szCs w:val="18"/>
              </w:rPr>
              <w:t>(Pre Loaded)</w:t>
            </w:r>
          </w:p>
          <w:p w14:paraId="0AFB9657" w14:textId="77777777" w:rsidR="00331EEA" w:rsidRPr="008874C6" w:rsidRDefault="00331EEA" w:rsidP="00FA1BFF">
            <w:pPr>
              <w:rPr>
                <w:rFonts w:cs="Courier New"/>
                <w:sz w:val="18"/>
                <w:szCs w:val="18"/>
              </w:rPr>
            </w:pPr>
            <w:r w:rsidRPr="008874C6">
              <w:rPr>
                <w:rFonts w:cs="Courier New"/>
                <w:sz w:val="18"/>
                <w:szCs w:val="18"/>
              </w:rPr>
              <w:t>insert into user_applications values ('SA','SECMAINT',1)</w:t>
            </w:r>
          </w:p>
          <w:p w14:paraId="70C3487E" w14:textId="77777777" w:rsidR="00331EEA" w:rsidRPr="008874C6" w:rsidRDefault="00331EEA" w:rsidP="00FA1BFF">
            <w:pPr>
              <w:rPr>
                <w:rFonts w:cs="Courier New"/>
                <w:sz w:val="18"/>
                <w:szCs w:val="18"/>
              </w:rPr>
            </w:pPr>
            <w:r w:rsidRPr="008874C6">
              <w:rPr>
                <w:rFonts w:cs="Courier New"/>
                <w:sz w:val="18"/>
                <w:szCs w:val="18"/>
              </w:rPr>
              <w:t>insert into user_applications values ('SA','USRMAINT',1)</w:t>
            </w:r>
          </w:p>
          <w:p w14:paraId="0EC0EF28" w14:textId="77777777" w:rsidR="00331EEA" w:rsidRPr="008874C6" w:rsidRDefault="00331EEA" w:rsidP="00FA1BFF">
            <w:pPr>
              <w:rPr>
                <w:rFonts w:cs="Courier New"/>
                <w:sz w:val="18"/>
                <w:szCs w:val="18"/>
              </w:rPr>
            </w:pPr>
          </w:p>
          <w:p w14:paraId="1AA37BDE" w14:textId="77777777" w:rsidR="00331EEA" w:rsidRPr="008874C6" w:rsidRDefault="00331EEA" w:rsidP="00FA1BFF">
            <w:pPr>
              <w:rPr>
                <w:rFonts w:cs="Courier New"/>
                <w:b/>
                <w:sz w:val="18"/>
                <w:szCs w:val="18"/>
              </w:rPr>
            </w:pPr>
            <w:r w:rsidRPr="008874C6">
              <w:rPr>
                <w:rFonts w:cs="Courier New"/>
                <w:sz w:val="18"/>
                <w:szCs w:val="18"/>
                <w:u w:val="single"/>
              </w:rPr>
              <w:t xml:space="preserve">Support </w:t>
            </w:r>
            <w:r w:rsidRPr="008874C6">
              <w:rPr>
                <w:rFonts w:cs="Courier New"/>
                <w:sz w:val="18"/>
                <w:szCs w:val="18"/>
              </w:rPr>
              <w:t xml:space="preserve">will need to have all applications.  </w:t>
            </w:r>
            <w:r w:rsidRPr="008874C6">
              <w:rPr>
                <w:rFonts w:cs="Courier New"/>
                <w:b/>
                <w:sz w:val="18"/>
                <w:szCs w:val="18"/>
              </w:rPr>
              <w:t>(Installer will need to load this user preferably through the application.)</w:t>
            </w:r>
          </w:p>
          <w:p w14:paraId="0CD3BF2E" w14:textId="77777777" w:rsidR="00331EEA" w:rsidRPr="008874C6" w:rsidRDefault="00331EEA" w:rsidP="00FA1BFF">
            <w:pPr>
              <w:rPr>
                <w:rFonts w:cs="Courier New"/>
                <w:sz w:val="18"/>
                <w:szCs w:val="18"/>
              </w:rPr>
            </w:pPr>
          </w:p>
        </w:tc>
      </w:tr>
      <w:tr w:rsidR="00331EEA" w:rsidRPr="008874C6" w14:paraId="1AC604A8" w14:textId="77777777" w:rsidTr="00FA1BFF">
        <w:tc>
          <w:tcPr>
            <w:tcW w:w="3888" w:type="dxa"/>
            <w:shd w:val="clear" w:color="000000" w:fill="FFFFFF"/>
          </w:tcPr>
          <w:p w14:paraId="41902BE7" w14:textId="77777777" w:rsidR="00331EEA" w:rsidRPr="008874C6" w:rsidRDefault="00331EEA" w:rsidP="00FA1BFF">
            <w:pPr>
              <w:rPr>
                <w:rFonts w:cs="Courier New"/>
                <w:sz w:val="18"/>
                <w:szCs w:val="18"/>
              </w:rPr>
            </w:pPr>
            <w:r w:rsidRPr="008874C6">
              <w:rPr>
                <w:rFonts w:cs="Courier New"/>
                <w:sz w:val="18"/>
                <w:szCs w:val="18"/>
              </w:rPr>
              <w:t>USER_LOCATION</w:t>
            </w:r>
          </w:p>
        </w:tc>
        <w:tc>
          <w:tcPr>
            <w:tcW w:w="5760" w:type="dxa"/>
            <w:shd w:val="clear" w:color="000000" w:fill="FFFFFF"/>
          </w:tcPr>
          <w:p w14:paraId="52F11050" w14:textId="77777777" w:rsidR="00331EEA" w:rsidRPr="008874C6" w:rsidRDefault="00331EEA" w:rsidP="00FA1BFF">
            <w:pPr>
              <w:rPr>
                <w:rFonts w:cs="Courier New"/>
                <w:sz w:val="18"/>
                <w:szCs w:val="18"/>
              </w:rPr>
            </w:pPr>
            <w:r w:rsidRPr="008874C6">
              <w:rPr>
                <w:rFonts w:cs="Courier New"/>
                <w:sz w:val="18"/>
                <w:szCs w:val="18"/>
                <w:u w:val="single"/>
              </w:rPr>
              <w:t>SA</w:t>
            </w:r>
            <w:r w:rsidRPr="008874C6">
              <w:rPr>
                <w:rFonts w:cs="Courier New"/>
                <w:sz w:val="18"/>
                <w:szCs w:val="18"/>
              </w:rPr>
              <w:t xml:space="preserve"> will need to have access to ALL locations: </w:t>
            </w:r>
            <w:r w:rsidRPr="008874C6">
              <w:rPr>
                <w:rFonts w:cs="Courier New"/>
                <w:b/>
                <w:sz w:val="18"/>
                <w:szCs w:val="18"/>
              </w:rPr>
              <w:t>(Pre Loaded)</w:t>
            </w:r>
          </w:p>
          <w:p w14:paraId="050BAD46" w14:textId="77777777" w:rsidR="00331EEA" w:rsidRPr="008874C6" w:rsidRDefault="00331EEA" w:rsidP="00FA1BFF">
            <w:pPr>
              <w:rPr>
                <w:rFonts w:cs="Courier New"/>
                <w:sz w:val="18"/>
                <w:szCs w:val="18"/>
              </w:rPr>
            </w:pPr>
            <w:r w:rsidRPr="008874C6">
              <w:rPr>
                <w:rFonts w:cs="Courier New"/>
                <w:sz w:val="18"/>
                <w:szCs w:val="18"/>
              </w:rPr>
              <w:t>insert into user_location values ('sa','</w:t>
            </w:r>
            <w:r w:rsidRPr="008874C6">
              <w:rPr>
                <w:rFonts w:cs="Courier New"/>
                <w:i/>
                <w:sz w:val="18"/>
                <w:szCs w:val="18"/>
              </w:rPr>
              <w:t>Location_Cd</w:t>
            </w:r>
            <w:r w:rsidRPr="008874C6">
              <w:rPr>
                <w:rFonts w:cs="Courier New"/>
                <w:sz w:val="18"/>
                <w:szCs w:val="18"/>
              </w:rPr>
              <w:t>')</w:t>
            </w:r>
          </w:p>
          <w:p w14:paraId="2C031299" w14:textId="77777777" w:rsidR="00331EEA" w:rsidRPr="008874C6" w:rsidRDefault="00331EEA" w:rsidP="00FA1BFF">
            <w:pPr>
              <w:rPr>
                <w:rFonts w:cs="Courier New"/>
                <w:sz w:val="18"/>
                <w:szCs w:val="18"/>
              </w:rPr>
            </w:pPr>
          </w:p>
          <w:p w14:paraId="0CED4BF4" w14:textId="77777777" w:rsidR="00331EEA" w:rsidRPr="008874C6" w:rsidRDefault="00331EEA" w:rsidP="00FA1BFF">
            <w:pPr>
              <w:rPr>
                <w:rFonts w:cs="Courier New"/>
                <w:sz w:val="18"/>
                <w:szCs w:val="18"/>
              </w:rPr>
            </w:pPr>
            <w:r w:rsidRPr="008874C6">
              <w:rPr>
                <w:rFonts w:cs="Courier New"/>
                <w:sz w:val="18"/>
                <w:szCs w:val="18"/>
                <w:u w:val="single"/>
              </w:rPr>
              <w:t>ARNightly</w:t>
            </w:r>
            <w:r w:rsidRPr="008874C6">
              <w:rPr>
                <w:rFonts w:cs="Courier New"/>
                <w:sz w:val="18"/>
                <w:szCs w:val="18"/>
              </w:rPr>
              <w:t xml:space="preserve">, </w:t>
            </w:r>
            <w:r w:rsidRPr="008874C6">
              <w:rPr>
                <w:rFonts w:cs="Courier New"/>
                <w:sz w:val="18"/>
                <w:szCs w:val="18"/>
                <w:u w:val="single"/>
              </w:rPr>
              <w:t>ControlWKS</w:t>
            </w:r>
            <w:r w:rsidRPr="008874C6">
              <w:rPr>
                <w:rFonts w:cs="Courier New"/>
                <w:sz w:val="18"/>
                <w:szCs w:val="18"/>
              </w:rPr>
              <w:t xml:space="preserve">, </w:t>
            </w:r>
            <w:r w:rsidRPr="008874C6">
              <w:rPr>
                <w:rFonts w:cs="Courier New"/>
                <w:sz w:val="18"/>
                <w:szCs w:val="18"/>
                <w:u w:val="single"/>
              </w:rPr>
              <w:t>Insight</w:t>
            </w:r>
            <w:r w:rsidRPr="008874C6">
              <w:rPr>
                <w:rFonts w:cs="Courier New"/>
                <w:sz w:val="18"/>
                <w:szCs w:val="18"/>
              </w:rPr>
              <w:t xml:space="preserve"> &amp; </w:t>
            </w:r>
            <w:r w:rsidRPr="008874C6">
              <w:rPr>
                <w:rFonts w:cs="Courier New"/>
                <w:sz w:val="18"/>
                <w:szCs w:val="18"/>
                <w:u w:val="single"/>
              </w:rPr>
              <w:t>Support</w:t>
            </w:r>
            <w:r w:rsidRPr="008874C6">
              <w:rPr>
                <w:rFonts w:cs="Courier New"/>
                <w:sz w:val="18"/>
                <w:szCs w:val="18"/>
              </w:rPr>
              <w:t xml:space="preserve"> will need to have access to ALL locations.  This should be loaded through User Maintenance.</w:t>
            </w:r>
          </w:p>
          <w:p w14:paraId="0687975A" w14:textId="77777777" w:rsidR="00331EEA" w:rsidRPr="008874C6" w:rsidRDefault="00331EEA" w:rsidP="00FA1BFF">
            <w:pPr>
              <w:rPr>
                <w:rFonts w:cs="Courier New"/>
                <w:sz w:val="18"/>
                <w:szCs w:val="18"/>
              </w:rPr>
            </w:pPr>
          </w:p>
        </w:tc>
      </w:tr>
      <w:tr w:rsidR="00331EEA" w:rsidRPr="008874C6" w14:paraId="1E816568" w14:textId="77777777" w:rsidTr="00FA1BFF">
        <w:tc>
          <w:tcPr>
            <w:tcW w:w="3888" w:type="dxa"/>
            <w:shd w:val="clear" w:color="000000" w:fill="FFFFFF"/>
          </w:tcPr>
          <w:p w14:paraId="39AD53E9" w14:textId="77777777" w:rsidR="00331EEA" w:rsidRPr="008874C6" w:rsidRDefault="00331EEA" w:rsidP="00FA1BFF">
            <w:pPr>
              <w:rPr>
                <w:rFonts w:cs="Courier New"/>
                <w:sz w:val="18"/>
                <w:szCs w:val="18"/>
              </w:rPr>
            </w:pPr>
            <w:r w:rsidRPr="008874C6">
              <w:rPr>
                <w:rFonts w:cs="Courier New"/>
                <w:sz w:val="18"/>
                <w:szCs w:val="18"/>
              </w:rPr>
              <w:t xml:space="preserve">USER_MSTR </w:t>
            </w:r>
          </w:p>
          <w:p w14:paraId="4978D1EF" w14:textId="77777777" w:rsidR="00331EEA" w:rsidRPr="008874C6" w:rsidRDefault="00331EEA" w:rsidP="00FA1BFF">
            <w:pPr>
              <w:rPr>
                <w:rFonts w:cs="Courier New"/>
                <w:sz w:val="18"/>
                <w:szCs w:val="18"/>
              </w:rPr>
            </w:pPr>
          </w:p>
        </w:tc>
        <w:tc>
          <w:tcPr>
            <w:tcW w:w="5760" w:type="dxa"/>
            <w:shd w:val="clear" w:color="000000" w:fill="FFFFFF"/>
          </w:tcPr>
          <w:p w14:paraId="3B1A91D2" w14:textId="77777777" w:rsidR="00331EEA" w:rsidRPr="008874C6" w:rsidRDefault="00331EEA" w:rsidP="00FA1BFF">
            <w:pPr>
              <w:rPr>
                <w:rFonts w:cs="Courier New"/>
                <w:b/>
                <w:sz w:val="18"/>
                <w:szCs w:val="18"/>
              </w:rPr>
            </w:pPr>
            <w:r w:rsidRPr="008874C6">
              <w:rPr>
                <w:rFonts w:cs="Courier New"/>
                <w:sz w:val="18"/>
                <w:szCs w:val="18"/>
                <w:u w:val="single"/>
              </w:rPr>
              <w:t>SA</w:t>
            </w:r>
            <w:r w:rsidRPr="008874C6">
              <w:rPr>
                <w:rFonts w:cs="Courier New"/>
                <w:sz w:val="18"/>
                <w:szCs w:val="18"/>
              </w:rPr>
              <w:t xml:space="preserve"> will be </w:t>
            </w:r>
            <w:r w:rsidRPr="008874C6">
              <w:rPr>
                <w:rFonts w:cs="Courier New"/>
                <w:b/>
                <w:sz w:val="18"/>
                <w:szCs w:val="18"/>
              </w:rPr>
              <w:t>Pre Loaded.</w:t>
            </w:r>
          </w:p>
          <w:p w14:paraId="0558F085" w14:textId="77777777" w:rsidR="00331EEA" w:rsidRPr="008874C6" w:rsidRDefault="00331EEA" w:rsidP="00FA1BFF">
            <w:pPr>
              <w:rPr>
                <w:rFonts w:cs="Courier New"/>
                <w:sz w:val="18"/>
                <w:szCs w:val="18"/>
              </w:rPr>
            </w:pPr>
            <w:r w:rsidRPr="008874C6">
              <w:rPr>
                <w:rFonts w:cs="Courier New"/>
                <w:sz w:val="18"/>
                <w:szCs w:val="18"/>
              </w:rPr>
              <w:t xml:space="preserve">insert into user_mstr values   </w:t>
            </w:r>
          </w:p>
          <w:p w14:paraId="400FDFE1" w14:textId="77777777" w:rsidR="00331EEA" w:rsidRPr="008874C6" w:rsidRDefault="00331EEA" w:rsidP="00FA1BFF">
            <w:pPr>
              <w:rPr>
                <w:rFonts w:cs="Courier New"/>
                <w:sz w:val="18"/>
                <w:szCs w:val="18"/>
              </w:rPr>
            </w:pPr>
            <w:r w:rsidRPr="008874C6">
              <w:rPr>
                <w:rFonts w:cs="Courier New"/>
                <w:sz w:val="18"/>
                <w:szCs w:val="18"/>
              </w:rPr>
              <w:t xml:space="preserve">              ('sa','Insight',NULL,'Administrator',NULL,NULL,NULL,'H',NULL,'sa',1)</w:t>
            </w:r>
          </w:p>
          <w:p w14:paraId="3C0C921B" w14:textId="77777777" w:rsidR="00331EEA" w:rsidRPr="008874C6" w:rsidRDefault="00331EEA" w:rsidP="00FA1BFF">
            <w:pPr>
              <w:rPr>
                <w:rFonts w:cs="Courier New"/>
                <w:sz w:val="18"/>
                <w:szCs w:val="18"/>
              </w:rPr>
            </w:pPr>
          </w:p>
          <w:p w14:paraId="494DE7B4" w14:textId="77777777" w:rsidR="00331EEA" w:rsidRPr="008874C6" w:rsidRDefault="00331EEA" w:rsidP="00FA1BFF">
            <w:pPr>
              <w:rPr>
                <w:rFonts w:cs="Courier New"/>
                <w:sz w:val="18"/>
                <w:szCs w:val="18"/>
              </w:rPr>
            </w:pPr>
            <w:r w:rsidRPr="008874C6">
              <w:rPr>
                <w:rFonts w:cs="Courier New"/>
                <w:sz w:val="18"/>
                <w:szCs w:val="18"/>
              </w:rPr>
              <w:t>Additional Users that will need to be loaded by the Installer are:</w:t>
            </w:r>
          </w:p>
          <w:p w14:paraId="4CBED2AF" w14:textId="77777777" w:rsidR="00331EEA" w:rsidRPr="008874C6" w:rsidRDefault="00331EEA" w:rsidP="00FA1BFF">
            <w:pPr>
              <w:rPr>
                <w:rFonts w:cs="Courier New"/>
                <w:sz w:val="18"/>
                <w:szCs w:val="18"/>
              </w:rPr>
            </w:pPr>
            <w:r w:rsidRPr="008874C6">
              <w:rPr>
                <w:rFonts w:cs="Courier New"/>
                <w:sz w:val="18"/>
                <w:szCs w:val="18"/>
              </w:rPr>
              <w:t xml:space="preserve">              Support / Stockell</w:t>
            </w:r>
          </w:p>
          <w:p w14:paraId="4FA56BCD" w14:textId="77777777" w:rsidR="00331EEA" w:rsidRPr="008874C6" w:rsidRDefault="00331EEA" w:rsidP="00FA1BFF">
            <w:pPr>
              <w:rPr>
                <w:rFonts w:cs="Courier New"/>
                <w:sz w:val="18"/>
                <w:szCs w:val="18"/>
              </w:rPr>
            </w:pPr>
            <w:r w:rsidRPr="008874C6">
              <w:rPr>
                <w:rFonts w:cs="Courier New"/>
                <w:sz w:val="18"/>
                <w:szCs w:val="18"/>
              </w:rPr>
              <w:t xml:space="preserve">              ARNightly / No Password</w:t>
            </w:r>
          </w:p>
          <w:p w14:paraId="1825645A" w14:textId="77777777" w:rsidR="00331EEA" w:rsidRPr="008874C6" w:rsidRDefault="00331EEA" w:rsidP="00FA1BFF">
            <w:pPr>
              <w:rPr>
                <w:rFonts w:cs="Courier New"/>
                <w:sz w:val="18"/>
                <w:szCs w:val="18"/>
              </w:rPr>
            </w:pPr>
            <w:r w:rsidRPr="008874C6">
              <w:rPr>
                <w:rFonts w:cs="Courier New"/>
                <w:sz w:val="18"/>
                <w:szCs w:val="18"/>
              </w:rPr>
              <w:t xml:space="preserve">              ControlWKS / No Password</w:t>
            </w:r>
          </w:p>
          <w:p w14:paraId="6D87921B" w14:textId="77777777" w:rsidR="00331EEA" w:rsidRPr="008874C6" w:rsidRDefault="00331EEA" w:rsidP="00FA1BFF">
            <w:pPr>
              <w:rPr>
                <w:rFonts w:cs="Courier New"/>
                <w:sz w:val="18"/>
                <w:szCs w:val="18"/>
              </w:rPr>
            </w:pPr>
            <w:r w:rsidRPr="008874C6">
              <w:rPr>
                <w:rFonts w:cs="Courier New"/>
                <w:sz w:val="18"/>
                <w:szCs w:val="18"/>
              </w:rPr>
              <w:lastRenderedPageBreak/>
              <w:t xml:space="preserve">              PayProc / No Password</w:t>
            </w:r>
          </w:p>
          <w:p w14:paraId="04FD059B" w14:textId="77777777" w:rsidR="00331EEA" w:rsidRPr="008874C6" w:rsidRDefault="00331EEA" w:rsidP="00FA1BFF">
            <w:pPr>
              <w:rPr>
                <w:rFonts w:cs="Courier New"/>
                <w:sz w:val="18"/>
                <w:szCs w:val="18"/>
              </w:rPr>
            </w:pPr>
            <w:r w:rsidRPr="008874C6">
              <w:rPr>
                <w:rFonts w:cs="Courier New"/>
                <w:sz w:val="18"/>
                <w:szCs w:val="18"/>
              </w:rPr>
              <w:t xml:space="preserve">              Insight / System</w:t>
            </w:r>
          </w:p>
          <w:p w14:paraId="79CCBF15" w14:textId="77777777" w:rsidR="00331EEA" w:rsidRPr="008874C6" w:rsidRDefault="00331EEA" w:rsidP="00FA1BFF">
            <w:pPr>
              <w:rPr>
                <w:rFonts w:cs="Courier New"/>
                <w:sz w:val="18"/>
                <w:szCs w:val="18"/>
              </w:rPr>
            </w:pPr>
            <w:r w:rsidRPr="008874C6">
              <w:rPr>
                <w:rFonts w:cs="Courier New"/>
                <w:sz w:val="18"/>
                <w:szCs w:val="18"/>
              </w:rPr>
              <w:t>These should be loaded through User Maintenance.</w:t>
            </w:r>
          </w:p>
          <w:p w14:paraId="3ECB762D" w14:textId="77777777" w:rsidR="00331EEA" w:rsidRPr="008874C6" w:rsidRDefault="00331EEA" w:rsidP="00FA1BFF">
            <w:pPr>
              <w:rPr>
                <w:rFonts w:cs="Courier New"/>
                <w:sz w:val="18"/>
                <w:szCs w:val="18"/>
              </w:rPr>
            </w:pPr>
          </w:p>
        </w:tc>
      </w:tr>
      <w:tr w:rsidR="00331EEA" w:rsidRPr="008874C6" w14:paraId="59D3DD1E" w14:textId="77777777" w:rsidTr="00FA1BFF">
        <w:tc>
          <w:tcPr>
            <w:tcW w:w="3888" w:type="dxa"/>
            <w:shd w:val="pct20" w:color="000000" w:fill="FFFFFF"/>
          </w:tcPr>
          <w:p w14:paraId="651BFE14" w14:textId="77777777" w:rsidR="00331EEA" w:rsidRPr="008874C6" w:rsidRDefault="00331EEA" w:rsidP="00FA1BFF">
            <w:pPr>
              <w:rPr>
                <w:rFonts w:cs="Courier New"/>
                <w:sz w:val="18"/>
                <w:szCs w:val="18"/>
              </w:rPr>
            </w:pPr>
            <w:r w:rsidRPr="008874C6">
              <w:rPr>
                <w:rFonts w:cs="Courier New"/>
                <w:sz w:val="18"/>
                <w:szCs w:val="18"/>
              </w:rPr>
              <w:lastRenderedPageBreak/>
              <w:t>ZIP_MSTR</w:t>
            </w:r>
          </w:p>
        </w:tc>
        <w:tc>
          <w:tcPr>
            <w:tcW w:w="5760" w:type="dxa"/>
            <w:shd w:val="pct20" w:color="000000" w:fill="FFFFFF"/>
          </w:tcPr>
          <w:p w14:paraId="7DEF210D" w14:textId="77777777" w:rsidR="00331EEA" w:rsidRPr="008874C6" w:rsidRDefault="00331EEA" w:rsidP="00FA1BFF">
            <w:pPr>
              <w:rPr>
                <w:rFonts w:cs="Courier New"/>
                <w:sz w:val="18"/>
                <w:szCs w:val="18"/>
              </w:rPr>
            </w:pPr>
          </w:p>
        </w:tc>
      </w:tr>
    </w:tbl>
    <w:p w14:paraId="2FD6A93B" w14:textId="77777777" w:rsidR="00826ED9" w:rsidRPr="008874C6" w:rsidRDefault="00826ED9" w:rsidP="000E1C20">
      <w:pPr>
        <w:spacing w:after="0" w:line="240" w:lineRule="auto"/>
      </w:pPr>
    </w:p>
    <w:sectPr w:rsidR="00826ED9" w:rsidRPr="008874C6" w:rsidSect="007B4696">
      <w:headerReference w:type="even" r:id="rId91"/>
      <w:headerReference w:type="default" r:id="rId92"/>
      <w:headerReference w:type="first" r:id="rId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5" w:author="Brian Stockell [2]" w:date="2019-09-13T12:32:00Z" w:initials="BS">
    <w:p w14:paraId="15CBFC0B" w14:textId="116B5832" w:rsidR="00C75094" w:rsidRDefault="00C75094">
      <w:pPr>
        <w:pStyle w:val="CommentText"/>
      </w:pPr>
      <w:r>
        <w:rPr>
          <w:rStyle w:val="CommentReference"/>
        </w:rPr>
        <w:annotationRef/>
      </w:r>
      <w:r>
        <w:t>Database Backup location</w:t>
      </w:r>
    </w:p>
  </w:comment>
  <w:comment w:id="221" w:author="Brian Stockell [2]" w:date="2019-09-13T14:20:00Z" w:initials="BS">
    <w:p w14:paraId="73CE675B" w14:textId="3FFD93C8" w:rsidR="00C75094" w:rsidRDefault="00C75094">
      <w:pPr>
        <w:pStyle w:val="CommentText"/>
      </w:pPr>
      <w:r>
        <w:rPr>
          <w:rStyle w:val="CommentReference"/>
        </w:rPr>
        <w:annotationRef/>
      </w:r>
      <w:r>
        <w:t>Not Applicable – REMOVE?</w:t>
      </w:r>
    </w:p>
  </w:comment>
  <w:comment w:id="224" w:author="Brian Stockell [2]" w:date="2019-09-13T14:52:00Z" w:initials="BS">
    <w:p w14:paraId="0F68C462" w14:textId="1DD66D8C" w:rsidR="00C75094" w:rsidRDefault="00C75094">
      <w:pPr>
        <w:pStyle w:val="CommentText"/>
      </w:pPr>
      <w:r>
        <w:rPr>
          <w:rStyle w:val="CommentReference"/>
        </w:rPr>
        <w:annotationRef/>
      </w:r>
      <w:r>
        <w:t>NEED TO ADD TO RCM REPO</w:t>
      </w:r>
    </w:p>
  </w:comment>
  <w:comment w:id="231" w:author="Brian Stockell [2]" w:date="2019-09-13T14:54:00Z" w:initials="BS">
    <w:p w14:paraId="42311672" w14:textId="5B514D52" w:rsidR="00C75094" w:rsidRDefault="00C75094">
      <w:pPr>
        <w:pStyle w:val="CommentText"/>
      </w:pPr>
      <w:r>
        <w:rPr>
          <w:rStyle w:val="CommentReference"/>
        </w:rPr>
        <w:annotationRef/>
      </w:r>
      <w:r>
        <w:t>Start here @ 3PM</w:t>
      </w:r>
    </w:p>
  </w:comment>
  <w:comment w:id="232" w:author="Brian Stockell" w:date="2019-10-02T10:03:00Z" w:initials="BS">
    <w:p w14:paraId="56269AE1" w14:textId="0E7D6740" w:rsidR="00C75094" w:rsidRDefault="00C75094">
      <w:pPr>
        <w:pStyle w:val="CommentText"/>
      </w:pPr>
      <w:r>
        <w:rPr>
          <w:rStyle w:val="CommentReference"/>
        </w:rPr>
        <w:annotationRef/>
      </w:r>
      <w:r>
        <w:t>DONE</w:t>
      </w:r>
    </w:p>
  </w:comment>
  <w:comment w:id="275" w:author="Brian Stockell" w:date="2019-10-02T10:04:00Z" w:initials="BS">
    <w:p w14:paraId="2914B409" w14:textId="7E4EF899" w:rsidR="00C75094" w:rsidRDefault="00C75094">
      <w:pPr>
        <w:pStyle w:val="CommentText"/>
      </w:pPr>
      <w:r>
        <w:rPr>
          <w:rStyle w:val="CommentReference"/>
        </w:rPr>
        <w:annotationRef/>
      </w:r>
      <w:r>
        <w:t>Need to revisit?  Are these still required?</w:t>
      </w:r>
    </w:p>
  </w:comment>
  <w:comment w:id="283" w:author="Brian Stockell" w:date="2019-10-02T10:05:00Z" w:initials="BS">
    <w:p w14:paraId="46B4533D" w14:textId="09857052" w:rsidR="00C75094" w:rsidRDefault="00C75094">
      <w:pPr>
        <w:pStyle w:val="CommentText"/>
      </w:pPr>
      <w:r>
        <w:rPr>
          <w:rStyle w:val="CommentReference"/>
        </w:rPr>
        <w:annotationRef/>
      </w:r>
      <w:r>
        <w:t>Need to revisit?  Are these still required?</w:t>
      </w:r>
    </w:p>
  </w:comment>
  <w:comment w:id="291" w:author="Brian Stockell" w:date="2019-12-14T15:55:00Z" w:initials="BS">
    <w:p w14:paraId="1A413377" w14:textId="09CBED2F" w:rsidR="00C75094" w:rsidRPr="00C75094" w:rsidRDefault="00C75094">
      <w:pPr>
        <w:pStyle w:val="CommentText"/>
      </w:pPr>
      <w:r w:rsidRPr="00C75094">
        <w:rPr>
          <w:rStyle w:val="CommentReference"/>
        </w:rPr>
        <w:annotationRef/>
      </w:r>
      <w:r w:rsidRPr="00C75094">
        <w:t>RCM 2019.2 No Longer Requires ‘dev/test’ application server deployment</w:t>
      </w:r>
    </w:p>
  </w:comment>
  <w:comment w:id="357" w:author="Brian Stockell" w:date="2019-12-14T17:59:00Z" w:initials="BS">
    <w:p w14:paraId="4FA1D573" w14:textId="6F8A009C" w:rsidR="00BC2B38" w:rsidRDefault="00BC2B38">
      <w:pPr>
        <w:pStyle w:val="CommentText"/>
      </w:pPr>
      <w:r>
        <w:rPr>
          <w:rStyle w:val="CommentReference"/>
        </w:rPr>
        <w:annotationRef/>
      </w:r>
      <w:r>
        <w:t xml:space="preserve">Resume here following </w:t>
      </w:r>
      <w:r w:rsidR="00AA0B74">
        <w:t>CHCC</w:t>
      </w:r>
      <w:r>
        <w:t xml:space="preserve"> RCM App Server update…</w:t>
      </w:r>
    </w:p>
    <w:p w14:paraId="4EA870CE" w14:textId="5D242B66" w:rsidR="00BC2B38" w:rsidRDefault="00BC2B38">
      <w:pPr>
        <w:pStyle w:val="CommentText"/>
      </w:pPr>
    </w:p>
  </w:comment>
  <w:comment w:id="362" w:author="Brian Stockell" w:date="2019-12-14T18:49:00Z" w:initials="BS">
    <w:p w14:paraId="663DBFE3" w14:textId="5127D855" w:rsidR="009A124A" w:rsidRDefault="009A124A">
      <w:pPr>
        <w:pStyle w:val="CommentText"/>
      </w:pPr>
      <w:r>
        <w:rPr>
          <w:rStyle w:val="CommentReference"/>
        </w:rPr>
        <w:annotationRef/>
      </w:r>
      <w:r>
        <w:t>Need to Login as `openvista\</w:t>
      </w:r>
      <w:r w:rsidR="00AA0B74">
        <w:t>chcc</w:t>
      </w:r>
      <w:r>
        <w:t>rcmapp` and validate jobs</w:t>
      </w:r>
    </w:p>
  </w:comment>
  <w:comment w:id="402" w:author="Brian Stockell" w:date="2019-12-14T20:01:00Z" w:initials="BS">
    <w:p w14:paraId="4051C7E9" w14:textId="093F289E" w:rsidR="00E50B22" w:rsidRDefault="00E50B22">
      <w:pPr>
        <w:pStyle w:val="CommentText"/>
      </w:pPr>
      <w:r>
        <w:rPr>
          <w:rStyle w:val="CommentReference"/>
        </w:rPr>
        <w:annotationRef/>
      </w:r>
      <w:r>
        <w:t>Need to update BAT file credentials (</w:t>
      </w:r>
      <w:r w:rsidR="00AA0B74">
        <w:t>chcc</w:t>
      </w:r>
      <w:r>
        <w:t>rcmapp)</w:t>
      </w:r>
    </w:p>
  </w:comment>
  <w:comment w:id="411" w:author="Brian Stockell" w:date="2019-12-14T21:59:00Z" w:initials="BS">
    <w:p w14:paraId="78532461" w14:textId="6DE1BB13" w:rsidR="00F776E3" w:rsidRDefault="00F776E3">
      <w:pPr>
        <w:pStyle w:val="CommentText"/>
      </w:pPr>
      <w:r>
        <w:rPr>
          <w:rStyle w:val="CommentReference"/>
        </w:rPr>
        <w:annotationRef/>
      </w:r>
      <w:r>
        <w:t>Need to update ERA.cfg – Assigning to Kyle for review</w:t>
      </w:r>
    </w:p>
  </w:comment>
  <w:comment w:id="499" w:author="Brian Stockell [2]" w:date="2019-09-12T20:03:00Z" w:initials="BS">
    <w:p w14:paraId="6910D7F0" w14:textId="2C4C0E30" w:rsidR="00C75094" w:rsidRDefault="00C75094">
      <w:pPr>
        <w:pStyle w:val="CommentText"/>
      </w:pPr>
      <w:r>
        <w:rPr>
          <w:rStyle w:val="CommentReference"/>
        </w:rPr>
        <w:annotationRef/>
      </w:r>
      <w:r>
        <w:t>RCM Help - Remove</w:t>
      </w:r>
    </w:p>
  </w:comment>
  <w:comment w:id="504" w:author="Brian Stockell [2]" w:date="2019-09-12T20:01:00Z" w:initials="BS">
    <w:p w14:paraId="39261351" w14:textId="34870AEC" w:rsidR="00C75094" w:rsidRDefault="00C75094">
      <w:pPr>
        <w:pStyle w:val="CommentText"/>
      </w:pPr>
      <w:r>
        <w:rPr>
          <w:rStyle w:val="CommentReference"/>
        </w:rPr>
        <w:annotationRef/>
      </w:r>
      <w:r>
        <w:t>Not Applicable -&gt;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CBFC0B" w15:done="0"/>
  <w15:commentEx w15:paraId="73CE675B" w15:done="0"/>
  <w15:commentEx w15:paraId="0F68C462" w15:done="0"/>
  <w15:commentEx w15:paraId="42311672" w15:done="1"/>
  <w15:commentEx w15:paraId="56269AE1" w15:paraIdParent="42311672" w15:done="1"/>
  <w15:commentEx w15:paraId="2914B409" w15:done="0"/>
  <w15:commentEx w15:paraId="46B4533D" w15:done="0"/>
  <w15:commentEx w15:paraId="1A413377" w15:done="1"/>
  <w15:commentEx w15:paraId="4EA870CE" w15:done="1"/>
  <w15:commentEx w15:paraId="663DBFE3" w15:done="1"/>
  <w15:commentEx w15:paraId="4051C7E9" w15:done="1"/>
  <w15:commentEx w15:paraId="78532461" w15:done="0"/>
  <w15:commentEx w15:paraId="6910D7F0" w15:done="0"/>
  <w15:commentEx w15:paraId="392613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CBFC0B" w16cid:durableId="21260AE2"/>
  <w16cid:commentId w16cid:paraId="73CE675B" w16cid:durableId="21262435"/>
  <w16cid:commentId w16cid:paraId="0F68C462" w16cid:durableId="21262B99"/>
  <w16cid:commentId w16cid:paraId="42311672" w16cid:durableId="21262C24"/>
  <w16cid:commentId w16cid:paraId="56269AE1" w16cid:durableId="213EF46B"/>
  <w16cid:commentId w16cid:paraId="2914B409" w16cid:durableId="213EF4A4"/>
  <w16cid:commentId w16cid:paraId="46B4533D" w16cid:durableId="213EF4E7"/>
  <w16cid:commentId w16cid:paraId="1A413377" w16cid:durableId="219F847F"/>
  <w16cid:commentId w16cid:paraId="4EA870CE" w16cid:durableId="219FA17C"/>
  <w16cid:commentId w16cid:paraId="663DBFE3" w16cid:durableId="219FAD23"/>
  <w16cid:commentId w16cid:paraId="4051C7E9" w16cid:durableId="219FBE11"/>
  <w16cid:commentId w16cid:paraId="78532461" w16cid:durableId="219FD9D3"/>
  <w16cid:commentId w16cid:paraId="6910D7F0" w16cid:durableId="2125232E"/>
  <w16cid:commentId w16cid:paraId="39261351" w16cid:durableId="21252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264DD" w14:textId="77777777" w:rsidR="004B0E8F" w:rsidRDefault="004B0E8F" w:rsidP="00155B6D">
      <w:pPr>
        <w:spacing w:after="0" w:line="240" w:lineRule="auto"/>
      </w:pPr>
      <w:r>
        <w:separator/>
      </w:r>
    </w:p>
  </w:endnote>
  <w:endnote w:type="continuationSeparator" w:id="0">
    <w:p w14:paraId="021027B6" w14:textId="77777777" w:rsidR="004B0E8F" w:rsidRDefault="004B0E8F" w:rsidP="00155B6D">
      <w:pPr>
        <w:spacing w:after="0" w:line="240" w:lineRule="auto"/>
      </w:pPr>
      <w:r>
        <w:continuationSeparator/>
      </w:r>
    </w:p>
  </w:endnote>
  <w:endnote w:type="continuationNotice" w:id="1">
    <w:p w14:paraId="0E4C138C" w14:textId="77777777" w:rsidR="004B0E8F" w:rsidRDefault="004B0E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CBAA1" w14:textId="77777777" w:rsidR="004B0E8F" w:rsidRDefault="004B0E8F" w:rsidP="00155B6D">
      <w:pPr>
        <w:spacing w:after="0" w:line="240" w:lineRule="auto"/>
      </w:pPr>
      <w:r>
        <w:separator/>
      </w:r>
    </w:p>
  </w:footnote>
  <w:footnote w:type="continuationSeparator" w:id="0">
    <w:p w14:paraId="017BDA7E" w14:textId="77777777" w:rsidR="004B0E8F" w:rsidRDefault="004B0E8F" w:rsidP="00155B6D">
      <w:pPr>
        <w:spacing w:after="0" w:line="240" w:lineRule="auto"/>
      </w:pPr>
      <w:r>
        <w:continuationSeparator/>
      </w:r>
    </w:p>
  </w:footnote>
  <w:footnote w:type="continuationNotice" w:id="1">
    <w:p w14:paraId="65791873" w14:textId="77777777" w:rsidR="004B0E8F" w:rsidRDefault="004B0E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8706A" w14:textId="77777777" w:rsidR="00C75094" w:rsidRDefault="004B0E8F">
    <w:pPr>
      <w:pStyle w:val="Header"/>
    </w:pPr>
    <w:r>
      <w:rPr>
        <w:noProof/>
      </w:rPr>
      <w:pict w14:anchorId="3C1F22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799098" o:spid="_x0000_s2051" type="#_x0000_t136" style="position:absolute;margin-left:0;margin-top:0;width:507.6pt;height:152.25pt;rotation:315;z-index:-251658239;mso-position-horizontal:center;mso-position-horizontal-relative:margin;mso-position-vertical:center;mso-position-vertical-relative:margin" o:allowincell="f" fillcolor="silver" stroked="f">
          <v:fill opacity=".5"/>
          <v:textpath style="font-family:&quot;Calibri&quot;;font-size:1pt" string="Internal Onl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53FA0" w14:textId="3C903B76" w:rsidR="00C75094" w:rsidRPr="00DC1662" w:rsidRDefault="00C75094" w:rsidP="00A50D04">
    <w:pPr>
      <w:pStyle w:val="Header"/>
      <w:pBdr>
        <w:bottom w:val="single" w:sz="4" w:space="1" w:color="auto"/>
      </w:pBdr>
      <w:tabs>
        <w:tab w:val="right" w:pos="9270"/>
      </w:tabs>
      <w:jc w:val="center"/>
      <w:rPr>
        <w:b/>
        <w:color w:val="808080" w:themeColor="background1" w:themeShade="80"/>
        <w:sz w:val="32"/>
        <w:szCs w:val="32"/>
      </w:rPr>
    </w:pPr>
    <w:r>
      <w:rPr>
        <w:noProof/>
        <w:color w:val="808080" w:themeColor="background1" w:themeShade="80"/>
        <w:sz w:val="32"/>
        <w:szCs w:val="32"/>
      </w:rPr>
      <w:drawing>
        <wp:anchor distT="0" distB="0" distL="114300" distR="114300" simplePos="0" relativeHeight="251658244" behindDoc="0" locked="0" layoutInCell="1" allowOverlap="1" wp14:anchorId="116E2F9A" wp14:editId="4B24DCF8">
          <wp:simplePos x="0" y="0"/>
          <wp:positionH relativeFrom="column">
            <wp:posOffset>79011</wp:posOffset>
          </wp:positionH>
          <wp:positionV relativeFrom="paragraph">
            <wp:posOffset>-14990</wp:posOffset>
          </wp:positionV>
          <wp:extent cx="610537" cy="277318"/>
          <wp:effectExtent l="19050" t="0" r="0" b="0"/>
          <wp:wrapNone/>
          <wp:docPr id="40" name="Picture 40" descr="http://moss.stockell.com/sites/intranet/Docs/Design%20and%20Style/Artwork/Exported%20Images%20(PNG,%20JPG,%20BMP,%20etc)/Logo-Stockell-Green_64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oss.stockell.com/sites/intranet/Docs/Design%20and%20Style/Artwork/Exported%20Images%20(PNG,%20JPG,%20BMP,%20etc)/Logo-Stockell-Green_64px.png"/>
                  <pic:cNvPicPr>
                    <a:picLocks noChangeAspect="1" noChangeArrowheads="1"/>
                  </pic:cNvPicPr>
                </pic:nvPicPr>
                <pic:blipFill>
                  <a:blip r:embed="rId1"/>
                  <a:srcRect/>
                  <a:stretch>
                    <a:fillRect/>
                  </a:stretch>
                </pic:blipFill>
                <pic:spPr bwMode="auto">
                  <a:xfrm>
                    <a:off x="0" y="0"/>
                    <a:ext cx="610537" cy="277318"/>
                  </a:xfrm>
                  <a:prstGeom prst="rect">
                    <a:avLst/>
                  </a:prstGeom>
                  <a:noFill/>
                  <a:ln w="9525">
                    <a:noFill/>
                    <a:miter lim="800000"/>
                    <a:headEnd/>
                    <a:tailEnd/>
                  </a:ln>
                </pic:spPr>
              </pic:pic>
            </a:graphicData>
          </a:graphic>
        </wp:anchor>
      </w:drawing>
    </w:r>
    <w:r>
      <w:rPr>
        <w:noProof/>
        <w:color w:val="808080" w:themeColor="background1" w:themeShade="80"/>
        <w:sz w:val="32"/>
        <w:szCs w:val="32"/>
      </w:rPr>
      <w:drawing>
        <wp:anchor distT="0" distB="0" distL="114300" distR="114300" simplePos="0" relativeHeight="251658243" behindDoc="0" locked="0" layoutInCell="1" allowOverlap="1" wp14:anchorId="603DEE82" wp14:editId="42F3D7F4">
          <wp:simplePos x="0" y="0"/>
          <wp:positionH relativeFrom="column">
            <wp:posOffset>5355548</wp:posOffset>
          </wp:positionH>
          <wp:positionV relativeFrom="paragraph">
            <wp:posOffset>-202367</wp:posOffset>
          </wp:positionV>
          <wp:extent cx="445645" cy="457200"/>
          <wp:effectExtent l="19050" t="0" r="0" b="0"/>
          <wp:wrapNone/>
          <wp:docPr id="37" name="Picture 22" descr="http://moss.stockell.com/sites/intranet/Docs/Design%20and%20Style/Artwork/Exported%20Images%20(PNG,%20JPG,%20BMP,%20etc)/Logo-InsightCS_64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oss.stockell.com/sites/intranet/Docs/Design%20and%20Style/Artwork/Exported%20Images%20(PNG,%20JPG,%20BMP,%20etc)/Logo-InsightCS_64px.png"/>
                  <pic:cNvPicPr>
                    <a:picLocks noChangeAspect="1" noChangeArrowheads="1"/>
                  </pic:cNvPicPr>
                </pic:nvPicPr>
                <pic:blipFill>
                  <a:blip r:embed="rId2"/>
                  <a:srcRect/>
                  <a:stretch>
                    <a:fillRect/>
                  </a:stretch>
                </pic:blipFill>
                <pic:spPr bwMode="auto">
                  <a:xfrm>
                    <a:off x="0" y="0"/>
                    <a:ext cx="445645" cy="457200"/>
                  </a:xfrm>
                  <a:prstGeom prst="rect">
                    <a:avLst/>
                  </a:prstGeom>
                  <a:noFill/>
                  <a:ln w="9525">
                    <a:noFill/>
                    <a:miter lim="800000"/>
                    <a:headEnd/>
                    <a:tailEnd/>
                  </a:ln>
                </pic:spPr>
              </pic:pic>
            </a:graphicData>
          </a:graphic>
        </wp:anchor>
      </w:drawing>
    </w:r>
    <w:r w:rsidR="004B0E8F">
      <w:rPr>
        <w:noProof/>
        <w:color w:val="808080" w:themeColor="background1" w:themeShade="80"/>
        <w:sz w:val="32"/>
        <w:szCs w:val="32"/>
      </w:rPr>
      <w:pict w14:anchorId="1FB086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799099" o:spid="_x0000_s2052" type="#_x0000_t136" style="position:absolute;left:0;text-align:left;margin-left:0;margin-top:0;width:507.6pt;height:152.25pt;rotation:315;z-index:-251658238;mso-position-horizontal:center;mso-position-horizontal-relative:margin;mso-position-vertical:center;mso-position-vertical-relative:margin" o:allowincell="f" fillcolor="silver" stroked="f">
          <v:fill opacity=".5"/>
          <v:textpath style="font-family:&quot;Calibri&quot;;font-size:1pt" string="Internal Only"/>
          <w10:wrap anchorx="margin" anchory="margin"/>
        </v:shape>
      </w:pict>
    </w:r>
    <w:r>
      <w:rPr>
        <w:b/>
        <w:color w:val="808080" w:themeColor="background1" w:themeShade="80"/>
        <w:sz w:val="32"/>
        <w:szCs w:val="32"/>
      </w:rPr>
      <w:t>RCM Cloud</w:t>
    </w:r>
    <w:r w:rsidRPr="00DC1662">
      <w:rPr>
        <w:b/>
        <w:color w:val="808080" w:themeColor="background1" w:themeShade="80"/>
        <w:sz w:val="32"/>
        <w:szCs w:val="32"/>
      </w:rPr>
      <w:t xml:space="preserve"> Installation &amp; Standard Configuration</w:t>
    </w:r>
  </w:p>
  <w:p w14:paraId="3FD6A428" w14:textId="77777777" w:rsidR="00C75094" w:rsidRDefault="00C750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DBD41" w14:textId="77777777" w:rsidR="00C75094" w:rsidRDefault="004B0E8F">
    <w:pPr>
      <w:pStyle w:val="Header"/>
    </w:pPr>
    <w:r>
      <w:rPr>
        <w:noProof/>
      </w:rPr>
      <w:pict w14:anchorId="5228AF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799097" o:spid="_x0000_s2050" type="#_x0000_t136" style="position:absolute;margin-left:0;margin-top:0;width:507.6pt;height:152.25pt;rotation:315;z-index:-251658240;mso-position-horizontal:center;mso-position-horizontal-relative:margin;mso-position-vertical:center;mso-position-vertical-relative:margin" o:allowincell="f" fillcolor="silver" stroked="f">
          <v:fill opacity=".5"/>
          <v:textpath style="font-family:&quot;Calibri&quot;;font-size:1pt" string="Internal Onl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37A"/>
    <w:multiLevelType w:val="hybridMultilevel"/>
    <w:tmpl w:val="2DD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C2370"/>
    <w:multiLevelType w:val="hybridMultilevel"/>
    <w:tmpl w:val="6CE62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2036C"/>
    <w:multiLevelType w:val="hybridMultilevel"/>
    <w:tmpl w:val="E994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2C98"/>
    <w:multiLevelType w:val="hybridMultilevel"/>
    <w:tmpl w:val="1CE24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A0E65"/>
    <w:multiLevelType w:val="hybridMultilevel"/>
    <w:tmpl w:val="BB8A23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6FA64E8"/>
    <w:multiLevelType w:val="multilevel"/>
    <w:tmpl w:val="CFF81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002BFB"/>
    <w:multiLevelType w:val="hybridMultilevel"/>
    <w:tmpl w:val="F2241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E3E11"/>
    <w:multiLevelType w:val="hybridMultilevel"/>
    <w:tmpl w:val="63BC9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83338"/>
    <w:multiLevelType w:val="hybridMultilevel"/>
    <w:tmpl w:val="68C4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80D9F"/>
    <w:multiLevelType w:val="hybridMultilevel"/>
    <w:tmpl w:val="69A6642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0DE4DE8"/>
    <w:multiLevelType w:val="hybridMultilevel"/>
    <w:tmpl w:val="0E38E1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63405"/>
    <w:multiLevelType w:val="hybridMultilevel"/>
    <w:tmpl w:val="A9908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E2A66"/>
    <w:multiLevelType w:val="hybridMultilevel"/>
    <w:tmpl w:val="774AEDE2"/>
    <w:lvl w:ilvl="0" w:tplc="04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A85A55"/>
    <w:multiLevelType w:val="hybridMultilevel"/>
    <w:tmpl w:val="84A2D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C250E0"/>
    <w:multiLevelType w:val="hybridMultilevel"/>
    <w:tmpl w:val="CC4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600E5"/>
    <w:multiLevelType w:val="hybridMultilevel"/>
    <w:tmpl w:val="5D726C5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64A0FA1"/>
    <w:multiLevelType w:val="hybridMultilevel"/>
    <w:tmpl w:val="81BA64EA"/>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6F375B4"/>
    <w:multiLevelType w:val="hybridMultilevel"/>
    <w:tmpl w:val="787220B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27EE01D5"/>
    <w:multiLevelType w:val="hybridMultilevel"/>
    <w:tmpl w:val="B6322CB8"/>
    <w:lvl w:ilvl="0" w:tplc="0409000F">
      <w:start w:val="1"/>
      <w:numFmt w:val="decimal"/>
      <w:lvlText w:val="%1."/>
      <w:lvlJc w:val="left"/>
      <w:pPr>
        <w:tabs>
          <w:tab w:val="num" w:pos="1080"/>
        </w:tabs>
        <w:ind w:left="1080" w:hanging="360"/>
      </w:p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9" w15:restartNumberingAfterBreak="0">
    <w:nsid w:val="2A970F0D"/>
    <w:multiLevelType w:val="hybridMultilevel"/>
    <w:tmpl w:val="24CC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8038D7"/>
    <w:multiLevelType w:val="hybridMultilevel"/>
    <w:tmpl w:val="63FAE0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8D3A7B"/>
    <w:multiLevelType w:val="hybridMultilevel"/>
    <w:tmpl w:val="8C32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56693B"/>
    <w:multiLevelType w:val="hybridMultilevel"/>
    <w:tmpl w:val="7A00F340"/>
    <w:lvl w:ilvl="0" w:tplc="03704F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A09B0"/>
    <w:multiLevelType w:val="hybridMultilevel"/>
    <w:tmpl w:val="B914E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F4491"/>
    <w:multiLevelType w:val="hybridMultilevel"/>
    <w:tmpl w:val="40825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84DC6"/>
    <w:multiLevelType w:val="multilevel"/>
    <w:tmpl w:val="8A184A58"/>
    <w:lvl w:ilvl="0">
      <w:start w:val="1"/>
      <w:numFmt w:val="decimal"/>
      <w:lvlText w:val="%1)"/>
      <w:lvlJc w:val="left"/>
      <w:pPr>
        <w:ind w:left="360" w:hanging="360"/>
      </w:pPr>
      <w:rPr>
        <w:rFonts w:hint="default"/>
        <w:sz w:val="20"/>
      </w:rPr>
    </w:lvl>
    <w:lvl w:ilvl="1">
      <w:start w:val="1"/>
      <w:numFmt w:val="decimal"/>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6" w15:restartNumberingAfterBreak="0">
    <w:nsid w:val="38A848FC"/>
    <w:multiLevelType w:val="hybridMultilevel"/>
    <w:tmpl w:val="71E6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083265"/>
    <w:multiLevelType w:val="hybridMultilevel"/>
    <w:tmpl w:val="2242A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85FA9"/>
    <w:multiLevelType w:val="hybridMultilevel"/>
    <w:tmpl w:val="386E3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B555E7"/>
    <w:multiLevelType w:val="hybridMultilevel"/>
    <w:tmpl w:val="DAF46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0115DA"/>
    <w:multiLevelType w:val="hybridMultilevel"/>
    <w:tmpl w:val="EDFC7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E55179"/>
    <w:multiLevelType w:val="hybridMultilevel"/>
    <w:tmpl w:val="8E6AE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7A1D83"/>
    <w:multiLevelType w:val="hybridMultilevel"/>
    <w:tmpl w:val="B6D2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531853"/>
    <w:multiLevelType w:val="hybridMultilevel"/>
    <w:tmpl w:val="D9984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956355"/>
    <w:multiLevelType w:val="hybridMultilevel"/>
    <w:tmpl w:val="DCBCCB3C"/>
    <w:lvl w:ilvl="0" w:tplc="04090009">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D">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15:restartNumberingAfterBreak="0">
    <w:nsid w:val="4B345485"/>
    <w:multiLevelType w:val="multilevel"/>
    <w:tmpl w:val="04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36" w15:restartNumberingAfterBreak="0">
    <w:nsid w:val="4E7F30BF"/>
    <w:multiLevelType w:val="hybridMultilevel"/>
    <w:tmpl w:val="AC9A3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284FAE"/>
    <w:multiLevelType w:val="hybridMultilevel"/>
    <w:tmpl w:val="528AE0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641DCA"/>
    <w:multiLevelType w:val="multilevel"/>
    <w:tmpl w:val="8A184A58"/>
    <w:lvl w:ilvl="0">
      <w:start w:val="1"/>
      <w:numFmt w:val="decimal"/>
      <w:lvlText w:val="%1)"/>
      <w:lvlJc w:val="left"/>
      <w:pPr>
        <w:ind w:left="360" w:hanging="360"/>
      </w:pPr>
      <w:rPr>
        <w:rFonts w:hint="default"/>
        <w:sz w:val="20"/>
      </w:rPr>
    </w:lvl>
    <w:lvl w:ilvl="1">
      <w:start w:val="1"/>
      <w:numFmt w:val="decimal"/>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39" w15:restartNumberingAfterBreak="0">
    <w:nsid w:val="5A5E1410"/>
    <w:multiLevelType w:val="hybridMultilevel"/>
    <w:tmpl w:val="A8763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2132C9"/>
    <w:multiLevelType w:val="multilevel"/>
    <w:tmpl w:val="EF10C5E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4A264A3"/>
    <w:multiLevelType w:val="hybridMultilevel"/>
    <w:tmpl w:val="F82A1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750BFD"/>
    <w:multiLevelType w:val="multilevel"/>
    <w:tmpl w:val="0409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3" w15:restartNumberingAfterBreak="0">
    <w:nsid w:val="67032046"/>
    <w:multiLevelType w:val="hybridMultilevel"/>
    <w:tmpl w:val="B5680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F31400"/>
    <w:multiLevelType w:val="hybridMultilevel"/>
    <w:tmpl w:val="00F04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A01A84"/>
    <w:multiLevelType w:val="hybridMultilevel"/>
    <w:tmpl w:val="036A35F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DBC09AE"/>
    <w:multiLevelType w:val="hybridMultilevel"/>
    <w:tmpl w:val="FB5C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B366D3"/>
    <w:multiLevelType w:val="hybridMultilevel"/>
    <w:tmpl w:val="0ADCF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C4070C"/>
    <w:multiLevelType w:val="hybridMultilevel"/>
    <w:tmpl w:val="2F808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36044A"/>
    <w:multiLevelType w:val="hybridMultilevel"/>
    <w:tmpl w:val="715410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CB2B6C"/>
    <w:multiLevelType w:val="hybridMultilevel"/>
    <w:tmpl w:val="7CECF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D377AE"/>
    <w:multiLevelType w:val="hybridMultilevel"/>
    <w:tmpl w:val="E7C06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EE1217"/>
    <w:multiLevelType w:val="hybridMultilevel"/>
    <w:tmpl w:val="65BA2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057700"/>
    <w:multiLevelType w:val="hybridMultilevel"/>
    <w:tmpl w:val="1CBCB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5"/>
  </w:num>
  <w:num w:numId="3">
    <w:abstractNumId w:val="40"/>
  </w:num>
  <w:num w:numId="4">
    <w:abstractNumId w:val="32"/>
  </w:num>
  <w:num w:numId="5">
    <w:abstractNumId w:val="26"/>
  </w:num>
  <w:num w:numId="6">
    <w:abstractNumId w:val="8"/>
  </w:num>
  <w:num w:numId="7">
    <w:abstractNumId w:val="6"/>
  </w:num>
  <w:num w:numId="8">
    <w:abstractNumId w:val="49"/>
  </w:num>
  <w:num w:numId="9">
    <w:abstractNumId w:val="28"/>
  </w:num>
  <w:num w:numId="10">
    <w:abstractNumId w:val="36"/>
  </w:num>
  <w:num w:numId="11">
    <w:abstractNumId w:val="10"/>
  </w:num>
  <w:num w:numId="12">
    <w:abstractNumId w:val="2"/>
  </w:num>
  <w:num w:numId="13">
    <w:abstractNumId w:val="39"/>
  </w:num>
  <w:num w:numId="14">
    <w:abstractNumId w:val="7"/>
  </w:num>
  <w:num w:numId="15">
    <w:abstractNumId w:val="1"/>
  </w:num>
  <w:num w:numId="16">
    <w:abstractNumId w:val="50"/>
  </w:num>
  <w:num w:numId="17">
    <w:abstractNumId w:val="24"/>
  </w:num>
  <w:num w:numId="18">
    <w:abstractNumId w:val="42"/>
  </w:num>
  <w:num w:numId="19">
    <w:abstractNumId w:val="22"/>
  </w:num>
  <w:num w:numId="20">
    <w:abstractNumId w:val="33"/>
  </w:num>
  <w:num w:numId="21">
    <w:abstractNumId w:val="43"/>
  </w:num>
  <w:num w:numId="22">
    <w:abstractNumId w:val="27"/>
  </w:num>
  <w:num w:numId="23">
    <w:abstractNumId w:val="37"/>
  </w:num>
  <w:num w:numId="24">
    <w:abstractNumId w:val="20"/>
  </w:num>
  <w:num w:numId="25">
    <w:abstractNumId w:val="48"/>
  </w:num>
  <w:num w:numId="26">
    <w:abstractNumId w:val="47"/>
  </w:num>
  <w:num w:numId="27">
    <w:abstractNumId w:val="11"/>
  </w:num>
  <w:num w:numId="28">
    <w:abstractNumId w:val="29"/>
  </w:num>
  <w:num w:numId="29">
    <w:abstractNumId w:val="30"/>
  </w:num>
  <w:num w:numId="30">
    <w:abstractNumId w:val="0"/>
  </w:num>
  <w:num w:numId="31">
    <w:abstractNumId w:val="13"/>
  </w:num>
  <w:num w:numId="32">
    <w:abstractNumId w:val="23"/>
  </w:num>
  <w:num w:numId="33">
    <w:abstractNumId w:val="41"/>
  </w:num>
  <w:num w:numId="34">
    <w:abstractNumId w:val="53"/>
  </w:num>
  <w:num w:numId="35">
    <w:abstractNumId w:val="52"/>
  </w:num>
  <w:num w:numId="36">
    <w:abstractNumId w:val="34"/>
  </w:num>
  <w:num w:numId="37">
    <w:abstractNumId w:val="12"/>
  </w:num>
  <w:num w:numId="38">
    <w:abstractNumId w:val="45"/>
  </w:num>
  <w:num w:numId="39">
    <w:abstractNumId w:val="16"/>
  </w:num>
  <w:num w:numId="40">
    <w:abstractNumId w:val="15"/>
  </w:num>
  <w:num w:numId="41">
    <w:abstractNumId w:val="17"/>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19"/>
  </w:num>
  <w:num w:numId="47">
    <w:abstractNumId w:val="14"/>
  </w:num>
  <w:num w:numId="48">
    <w:abstractNumId w:val="51"/>
  </w:num>
  <w:num w:numId="49">
    <w:abstractNumId w:val="21"/>
  </w:num>
  <w:num w:numId="50">
    <w:abstractNumId w:val="25"/>
  </w:num>
  <w:num w:numId="51">
    <w:abstractNumId w:val="35"/>
  </w:num>
  <w:num w:numId="52">
    <w:abstractNumId w:val="9"/>
  </w:num>
  <w:num w:numId="53">
    <w:abstractNumId w:val="46"/>
  </w:num>
  <w:num w:numId="54">
    <w:abstractNumId w:val="4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Stockell">
    <w15:presenceInfo w15:providerId="AD" w15:userId="S::brian.stockell@medsphere.com::cb9ce27c-5be9-43d2-b32f-12af37884ba1"/>
  </w15:person>
  <w15:person w15:author="Patrick Lim">
    <w15:presenceInfo w15:providerId="AD" w15:userId="S::patrick.lim@medsphere.com::b703f1b9-1b00-4281-bdf8-86a584b6e948"/>
  </w15:person>
  <w15:person w15:author="Brian Stockell [2]">
    <w15:presenceInfo w15:providerId="None" w15:userId="Brian Stock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B6D"/>
    <w:rsid w:val="00001B2F"/>
    <w:rsid w:val="00012E4F"/>
    <w:rsid w:val="0001504F"/>
    <w:rsid w:val="00024F99"/>
    <w:rsid w:val="000328DD"/>
    <w:rsid w:val="00033F27"/>
    <w:rsid w:val="00044B52"/>
    <w:rsid w:val="00044C4C"/>
    <w:rsid w:val="00045399"/>
    <w:rsid w:val="00052715"/>
    <w:rsid w:val="00064C4E"/>
    <w:rsid w:val="00076521"/>
    <w:rsid w:val="000911D1"/>
    <w:rsid w:val="0009312C"/>
    <w:rsid w:val="00094E9B"/>
    <w:rsid w:val="00095054"/>
    <w:rsid w:val="000A011F"/>
    <w:rsid w:val="000A0E3F"/>
    <w:rsid w:val="000A27F0"/>
    <w:rsid w:val="000A39DF"/>
    <w:rsid w:val="000B2D3C"/>
    <w:rsid w:val="000B6B4B"/>
    <w:rsid w:val="000C384C"/>
    <w:rsid w:val="000C40D9"/>
    <w:rsid w:val="000D430B"/>
    <w:rsid w:val="000E1C20"/>
    <w:rsid w:val="000E2CE7"/>
    <w:rsid w:val="000E7ED8"/>
    <w:rsid w:val="000F12B8"/>
    <w:rsid w:val="000F252E"/>
    <w:rsid w:val="000F305C"/>
    <w:rsid w:val="000F4B6C"/>
    <w:rsid w:val="000F5BFE"/>
    <w:rsid w:val="00102B4D"/>
    <w:rsid w:val="001040F4"/>
    <w:rsid w:val="00104DBE"/>
    <w:rsid w:val="00113770"/>
    <w:rsid w:val="00127CA9"/>
    <w:rsid w:val="00137698"/>
    <w:rsid w:val="0014469D"/>
    <w:rsid w:val="00147006"/>
    <w:rsid w:val="00151AC8"/>
    <w:rsid w:val="001527BA"/>
    <w:rsid w:val="001548B3"/>
    <w:rsid w:val="00155B6D"/>
    <w:rsid w:val="00172706"/>
    <w:rsid w:val="0017276A"/>
    <w:rsid w:val="001747B2"/>
    <w:rsid w:val="00174FAA"/>
    <w:rsid w:val="00181442"/>
    <w:rsid w:val="0018430F"/>
    <w:rsid w:val="00184F81"/>
    <w:rsid w:val="001969D2"/>
    <w:rsid w:val="00197458"/>
    <w:rsid w:val="001A3552"/>
    <w:rsid w:val="001A6626"/>
    <w:rsid w:val="001B6A9C"/>
    <w:rsid w:val="001C5173"/>
    <w:rsid w:val="001C6374"/>
    <w:rsid w:val="001C738E"/>
    <w:rsid w:val="001E0B23"/>
    <w:rsid w:val="001E2CAD"/>
    <w:rsid w:val="001F3298"/>
    <w:rsid w:val="002027F4"/>
    <w:rsid w:val="00203AEC"/>
    <w:rsid w:val="00205BF5"/>
    <w:rsid w:val="00207595"/>
    <w:rsid w:val="002200E7"/>
    <w:rsid w:val="002214B2"/>
    <w:rsid w:val="00227919"/>
    <w:rsid w:val="002315A1"/>
    <w:rsid w:val="00232491"/>
    <w:rsid w:val="00232587"/>
    <w:rsid w:val="002362D2"/>
    <w:rsid w:val="0023689A"/>
    <w:rsid w:val="0024213F"/>
    <w:rsid w:val="002423AC"/>
    <w:rsid w:val="00244284"/>
    <w:rsid w:val="002444D0"/>
    <w:rsid w:val="00252576"/>
    <w:rsid w:val="00254CB3"/>
    <w:rsid w:val="00262840"/>
    <w:rsid w:val="00263FD3"/>
    <w:rsid w:val="00267DBA"/>
    <w:rsid w:val="002719F8"/>
    <w:rsid w:val="00272F15"/>
    <w:rsid w:val="00277BA4"/>
    <w:rsid w:val="00280C09"/>
    <w:rsid w:val="00282CD7"/>
    <w:rsid w:val="002A2858"/>
    <w:rsid w:val="002A36AD"/>
    <w:rsid w:val="002A74C8"/>
    <w:rsid w:val="002A7C5B"/>
    <w:rsid w:val="002B0772"/>
    <w:rsid w:val="002B0CA6"/>
    <w:rsid w:val="002B25B5"/>
    <w:rsid w:val="002B29EC"/>
    <w:rsid w:val="002B37E9"/>
    <w:rsid w:val="002B746E"/>
    <w:rsid w:val="002C1A44"/>
    <w:rsid w:val="002E14C8"/>
    <w:rsid w:val="002E2241"/>
    <w:rsid w:val="002F6202"/>
    <w:rsid w:val="002F7136"/>
    <w:rsid w:val="00302244"/>
    <w:rsid w:val="00302C47"/>
    <w:rsid w:val="00304A1D"/>
    <w:rsid w:val="00307058"/>
    <w:rsid w:val="00307942"/>
    <w:rsid w:val="00313EA6"/>
    <w:rsid w:val="0031558D"/>
    <w:rsid w:val="003176D1"/>
    <w:rsid w:val="00322D06"/>
    <w:rsid w:val="00330753"/>
    <w:rsid w:val="00330CF4"/>
    <w:rsid w:val="00331EEA"/>
    <w:rsid w:val="003354AB"/>
    <w:rsid w:val="00337CE0"/>
    <w:rsid w:val="0034068C"/>
    <w:rsid w:val="00343AE1"/>
    <w:rsid w:val="0034778E"/>
    <w:rsid w:val="003554AE"/>
    <w:rsid w:val="00357475"/>
    <w:rsid w:val="00370259"/>
    <w:rsid w:val="003769AB"/>
    <w:rsid w:val="00377DDA"/>
    <w:rsid w:val="00383DF4"/>
    <w:rsid w:val="003850CE"/>
    <w:rsid w:val="00396BF1"/>
    <w:rsid w:val="003A08AD"/>
    <w:rsid w:val="003A2ADB"/>
    <w:rsid w:val="003A62DB"/>
    <w:rsid w:val="003B0866"/>
    <w:rsid w:val="003B0AB3"/>
    <w:rsid w:val="003B2675"/>
    <w:rsid w:val="003B323C"/>
    <w:rsid w:val="003B53E0"/>
    <w:rsid w:val="003B6D70"/>
    <w:rsid w:val="003D2502"/>
    <w:rsid w:val="003D6728"/>
    <w:rsid w:val="003E5824"/>
    <w:rsid w:val="003E6F56"/>
    <w:rsid w:val="003F61A6"/>
    <w:rsid w:val="003F61BC"/>
    <w:rsid w:val="00402549"/>
    <w:rsid w:val="004025F8"/>
    <w:rsid w:val="004067CF"/>
    <w:rsid w:val="00406B66"/>
    <w:rsid w:val="00406D9A"/>
    <w:rsid w:val="0041263E"/>
    <w:rsid w:val="004128FE"/>
    <w:rsid w:val="00413D65"/>
    <w:rsid w:val="00414C6B"/>
    <w:rsid w:val="00420080"/>
    <w:rsid w:val="0043436D"/>
    <w:rsid w:val="0044270F"/>
    <w:rsid w:val="00445534"/>
    <w:rsid w:val="00451B20"/>
    <w:rsid w:val="00457A34"/>
    <w:rsid w:val="004628F6"/>
    <w:rsid w:val="00462EDF"/>
    <w:rsid w:val="00463B6A"/>
    <w:rsid w:val="00465E64"/>
    <w:rsid w:val="0048148D"/>
    <w:rsid w:val="004824AA"/>
    <w:rsid w:val="00495DF0"/>
    <w:rsid w:val="004A04A6"/>
    <w:rsid w:val="004A0D2D"/>
    <w:rsid w:val="004A1B25"/>
    <w:rsid w:val="004A7568"/>
    <w:rsid w:val="004B0E8F"/>
    <w:rsid w:val="004B1384"/>
    <w:rsid w:val="004B6C18"/>
    <w:rsid w:val="004C4268"/>
    <w:rsid w:val="004C74F0"/>
    <w:rsid w:val="004D410F"/>
    <w:rsid w:val="004D5957"/>
    <w:rsid w:val="004D5F7F"/>
    <w:rsid w:val="004E0536"/>
    <w:rsid w:val="004E5A63"/>
    <w:rsid w:val="00500BEE"/>
    <w:rsid w:val="0050122D"/>
    <w:rsid w:val="00512E05"/>
    <w:rsid w:val="0051331C"/>
    <w:rsid w:val="00513A28"/>
    <w:rsid w:val="00515836"/>
    <w:rsid w:val="00520115"/>
    <w:rsid w:val="00520D83"/>
    <w:rsid w:val="005241E7"/>
    <w:rsid w:val="00524366"/>
    <w:rsid w:val="0052588A"/>
    <w:rsid w:val="00533997"/>
    <w:rsid w:val="00535CE0"/>
    <w:rsid w:val="00543A72"/>
    <w:rsid w:val="0054622D"/>
    <w:rsid w:val="005473F7"/>
    <w:rsid w:val="00551A41"/>
    <w:rsid w:val="00552CBB"/>
    <w:rsid w:val="005645B8"/>
    <w:rsid w:val="00570E88"/>
    <w:rsid w:val="00576530"/>
    <w:rsid w:val="0057757C"/>
    <w:rsid w:val="005800D3"/>
    <w:rsid w:val="0058292E"/>
    <w:rsid w:val="00582AF8"/>
    <w:rsid w:val="00583A69"/>
    <w:rsid w:val="00583AB0"/>
    <w:rsid w:val="005865E0"/>
    <w:rsid w:val="005921A1"/>
    <w:rsid w:val="00592576"/>
    <w:rsid w:val="00595902"/>
    <w:rsid w:val="005A3BD6"/>
    <w:rsid w:val="005A42C4"/>
    <w:rsid w:val="005A7FA9"/>
    <w:rsid w:val="005B555E"/>
    <w:rsid w:val="005C266C"/>
    <w:rsid w:val="005C403D"/>
    <w:rsid w:val="005C6C5A"/>
    <w:rsid w:val="005D5D21"/>
    <w:rsid w:val="005D7EA6"/>
    <w:rsid w:val="005E24A7"/>
    <w:rsid w:val="005E3A8A"/>
    <w:rsid w:val="005F7481"/>
    <w:rsid w:val="00600EEE"/>
    <w:rsid w:val="0060789C"/>
    <w:rsid w:val="00615B8C"/>
    <w:rsid w:val="00615C16"/>
    <w:rsid w:val="00622862"/>
    <w:rsid w:val="00624B85"/>
    <w:rsid w:val="00630F40"/>
    <w:rsid w:val="00634EC8"/>
    <w:rsid w:val="00635ABC"/>
    <w:rsid w:val="006419B9"/>
    <w:rsid w:val="006464C3"/>
    <w:rsid w:val="0064797E"/>
    <w:rsid w:val="0065233E"/>
    <w:rsid w:val="00653310"/>
    <w:rsid w:val="00655E74"/>
    <w:rsid w:val="00660A01"/>
    <w:rsid w:val="00667E7F"/>
    <w:rsid w:val="0067012A"/>
    <w:rsid w:val="0067238C"/>
    <w:rsid w:val="00674B34"/>
    <w:rsid w:val="00677A2B"/>
    <w:rsid w:val="00680C3A"/>
    <w:rsid w:val="0069068C"/>
    <w:rsid w:val="006A11E8"/>
    <w:rsid w:val="006A1A8F"/>
    <w:rsid w:val="006A35E8"/>
    <w:rsid w:val="006A5F71"/>
    <w:rsid w:val="006B41DF"/>
    <w:rsid w:val="006C6A9D"/>
    <w:rsid w:val="006D0513"/>
    <w:rsid w:val="006D3A21"/>
    <w:rsid w:val="006E75DE"/>
    <w:rsid w:val="006F48A4"/>
    <w:rsid w:val="006F7CCF"/>
    <w:rsid w:val="00701584"/>
    <w:rsid w:val="00701699"/>
    <w:rsid w:val="00701BFA"/>
    <w:rsid w:val="007067F3"/>
    <w:rsid w:val="007110BB"/>
    <w:rsid w:val="00721D50"/>
    <w:rsid w:val="007263DD"/>
    <w:rsid w:val="007301D1"/>
    <w:rsid w:val="00733572"/>
    <w:rsid w:val="00735676"/>
    <w:rsid w:val="007356ED"/>
    <w:rsid w:val="0074347E"/>
    <w:rsid w:val="00754CB5"/>
    <w:rsid w:val="0076081A"/>
    <w:rsid w:val="00760BCC"/>
    <w:rsid w:val="007753BC"/>
    <w:rsid w:val="00777ED2"/>
    <w:rsid w:val="00780A93"/>
    <w:rsid w:val="00781ACE"/>
    <w:rsid w:val="00781F5B"/>
    <w:rsid w:val="00784A3A"/>
    <w:rsid w:val="00784A58"/>
    <w:rsid w:val="007858F8"/>
    <w:rsid w:val="00797434"/>
    <w:rsid w:val="007A00FB"/>
    <w:rsid w:val="007A28A0"/>
    <w:rsid w:val="007A5338"/>
    <w:rsid w:val="007A724B"/>
    <w:rsid w:val="007B010E"/>
    <w:rsid w:val="007B0ED9"/>
    <w:rsid w:val="007B13CD"/>
    <w:rsid w:val="007B15A9"/>
    <w:rsid w:val="007B4696"/>
    <w:rsid w:val="007C00F2"/>
    <w:rsid w:val="007C41AC"/>
    <w:rsid w:val="007C5543"/>
    <w:rsid w:val="007D0491"/>
    <w:rsid w:val="007D052C"/>
    <w:rsid w:val="007D2BD3"/>
    <w:rsid w:val="007E4699"/>
    <w:rsid w:val="007E63BA"/>
    <w:rsid w:val="007F1AED"/>
    <w:rsid w:val="007F446A"/>
    <w:rsid w:val="007F52AD"/>
    <w:rsid w:val="007F7FE9"/>
    <w:rsid w:val="00801E57"/>
    <w:rsid w:val="00804B77"/>
    <w:rsid w:val="008102E7"/>
    <w:rsid w:val="00817F5B"/>
    <w:rsid w:val="00821339"/>
    <w:rsid w:val="00824F53"/>
    <w:rsid w:val="00826ED9"/>
    <w:rsid w:val="0083421B"/>
    <w:rsid w:val="00834355"/>
    <w:rsid w:val="00835C69"/>
    <w:rsid w:val="00841C5C"/>
    <w:rsid w:val="00844E57"/>
    <w:rsid w:val="0085176D"/>
    <w:rsid w:val="008546C2"/>
    <w:rsid w:val="00855A86"/>
    <w:rsid w:val="00865F47"/>
    <w:rsid w:val="00884DB5"/>
    <w:rsid w:val="00894E74"/>
    <w:rsid w:val="00896D92"/>
    <w:rsid w:val="00897B75"/>
    <w:rsid w:val="008A4C1B"/>
    <w:rsid w:val="008A7972"/>
    <w:rsid w:val="008B151C"/>
    <w:rsid w:val="008B47F7"/>
    <w:rsid w:val="008C7137"/>
    <w:rsid w:val="008D167A"/>
    <w:rsid w:val="008D3836"/>
    <w:rsid w:val="008D4DFF"/>
    <w:rsid w:val="008D6EF5"/>
    <w:rsid w:val="008D7EF0"/>
    <w:rsid w:val="008E0076"/>
    <w:rsid w:val="008E3B2C"/>
    <w:rsid w:val="008F117E"/>
    <w:rsid w:val="008F66C7"/>
    <w:rsid w:val="00901CCB"/>
    <w:rsid w:val="00902D67"/>
    <w:rsid w:val="00906B5F"/>
    <w:rsid w:val="009139E2"/>
    <w:rsid w:val="00914C20"/>
    <w:rsid w:val="00914EBA"/>
    <w:rsid w:val="00936C4A"/>
    <w:rsid w:val="0094434C"/>
    <w:rsid w:val="00945DA9"/>
    <w:rsid w:val="009527B3"/>
    <w:rsid w:val="00952FB2"/>
    <w:rsid w:val="0095386B"/>
    <w:rsid w:val="009611F7"/>
    <w:rsid w:val="009615D7"/>
    <w:rsid w:val="009658D6"/>
    <w:rsid w:val="00970325"/>
    <w:rsid w:val="0097131F"/>
    <w:rsid w:val="00973285"/>
    <w:rsid w:val="00974F8F"/>
    <w:rsid w:val="00975252"/>
    <w:rsid w:val="009759DB"/>
    <w:rsid w:val="00975ADB"/>
    <w:rsid w:val="00980ED7"/>
    <w:rsid w:val="00980FB2"/>
    <w:rsid w:val="00984421"/>
    <w:rsid w:val="009A124A"/>
    <w:rsid w:val="009B1BD5"/>
    <w:rsid w:val="009B39BD"/>
    <w:rsid w:val="009B3A37"/>
    <w:rsid w:val="009B5821"/>
    <w:rsid w:val="009B5B5D"/>
    <w:rsid w:val="009C748E"/>
    <w:rsid w:val="009D010B"/>
    <w:rsid w:val="009D48B3"/>
    <w:rsid w:val="009D70E5"/>
    <w:rsid w:val="009E3033"/>
    <w:rsid w:val="009E483F"/>
    <w:rsid w:val="009F4005"/>
    <w:rsid w:val="00A050B3"/>
    <w:rsid w:val="00A05433"/>
    <w:rsid w:val="00A06D74"/>
    <w:rsid w:val="00A11636"/>
    <w:rsid w:val="00A128F8"/>
    <w:rsid w:val="00A13284"/>
    <w:rsid w:val="00A15C6D"/>
    <w:rsid w:val="00A207A9"/>
    <w:rsid w:val="00A2137B"/>
    <w:rsid w:val="00A269BA"/>
    <w:rsid w:val="00A3088C"/>
    <w:rsid w:val="00A32DB5"/>
    <w:rsid w:val="00A33779"/>
    <w:rsid w:val="00A338A8"/>
    <w:rsid w:val="00A34D34"/>
    <w:rsid w:val="00A3544A"/>
    <w:rsid w:val="00A376DB"/>
    <w:rsid w:val="00A50D04"/>
    <w:rsid w:val="00A530CE"/>
    <w:rsid w:val="00A536BB"/>
    <w:rsid w:val="00A5446E"/>
    <w:rsid w:val="00A54B96"/>
    <w:rsid w:val="00A65178"/>
    <w:rsid w:val="00A67DD5"/>
    <w:rsid w:val="00A71AAF"/>
    <w:rsid w:val="00A7598A"/>
    <w:rsid w:val="00A772C8"/>
    <w:rsid w:val="00A77BD0"/>
    <w:rsid w:val="00A91B9C"/>
    <w:rsid w:val="00A9673C"/>
    <w:rsid w:val="00AA0B74"/>
    <w:rsid w:val="00AA0C4A"/>
    <w:rsid w:val="00AA2E7F"/>
    <w:rsid w:val="00AA491E"/>
    <w:rsid w:val="00AA50FA"/>
    <w:rsid w:val="00AA6387"/>
    <w:rsid w:val="00AB0D6A"/>
    <w:rsid w:val="00AB38B4"/>
    <w:rsid w:val="00AC3CA3"/>
    <w:rsid w:val="00AC6185"/>
    <w:rsid w:val="00AC7EF9"/>
    <w:rsid w:val="00AD0EA7"/>
    <w:rsid w:val="00AD2B70"/>
    <w:rsid w:val="00AE24AE"/>
    <w:rsid w:val="00AF3245"/>
    <w:rsid w:val="00AF6A39"/>
    <w:rsid w:val="00B0640E"/>
    <w:rsid w:val="00B16E45"/>
    <w:rsid w:val="00B32128"/>
    <w:rsid w:val="00B34DCF"/>
    <w:rsid w:val="00B359E1"/>
    <w:rsid w:val="00B35ADC"/>
    <w:rsid w:val="00B43DEF"/>
    <w:rsid w:val="00B45E4C"/>
    <w:rsid w:val="00B56B4B"/>
    <w:rsid w:val="00B56FBC"/>
    <w:rsid w:val="00B74326"/>
    <w:rsid w:val="00B81B8A"/>
    <w:rsid w:val="00B81F32"/>
    <w:rsid w:val="00B83F3B"/>
    <w:rsid w:val="00B867ED"/>
    <w:rsid w:val="00B937FA"/>
    <w:rsid w:val="00BA14A0"/>
    <w:rsid w:val="00BB29A4"/>
    <w:rsid w:val="00BB41B5"/>
    <w:rsid w:val="00BB6180"/>
    <w:rsid w:val="00BC0888"/>
    <w:rsid w:val="00BC2B38"/>
    <w:rsid w:val="00BC5262"/>
    <w:rsid w:val="00BC5AB8"/>
    <w:rsid w:val="00BD4E48"/>
    <w:rsid w:val="00BE668E"/>
    <w:rsid w:val="00BF6A8E"/>
    <w:rsid w:val="00BF6DDB"/>
    <w:rsid w:val="00C03E08"/>
    <w:rsid w:val="00C063F2"/>
    <w:rsid w:val="00C134BF"/>
    <w:rsid w:val="00C14672"/>
    <w:rsid w:val="00C16623"/>
    <w:rsid w:val="00C16D1B"/>
    <w:rsid w:val="00C2295B"/>
    <w:rsid w:val="00C25CE9"/>
    <w:rsid w:val="00C3408E"/>
    <w:rsid w:val="00C35087"/>
    <w:rsid w:val="00C35E12"/>
    <w:rsid w:val="00C41EBB"/>
    <w:rsid w:val="00C4668B"/>
    <w:rsid w:val="00C478E3"/>
    <w:rsid w:val="00C56DBC"/>
    <w:rsid w:val="00C66249"/>
    <w:rsid w:val="00C71101"/>
    <w:rsid w:val="00C71A41"/>
    <w:rsid w:val="00C75094"/>
    <w:rsid w:val="00C75183"/>
    <w:rsid w:val="00C80488"/>
    <w:rsid w:val="00C87508"/>
    <w:rsid w:val="00C94976"/>
    <w:rsid w:val="00C97F43"/>
    <w:rsid w:val="00CA2FD8"/>
    <w:rsid w:val="00CC17FB"/>
    <w:rsid w:val="00CC7159"/>
    <w:rsid w:val="00CD489F"/>
    <w:rsid w:val="00CD5737"/>
    <w:rsid w:val="00CD6F14"/>
    <w:rsid w:val="00CE26B9"/>
    <w:rsid w:val="00CE3542"/>
    <w:rsid w:val="00CE4617"/>
    <w:rsid w:val="00CE6984"/>
    <w:rsid w:val="00CE76C0"/>
    <w:rsid w:val="00CF3837"/>
    <w:rsid w:val="00D0535A"/>
    <w:rsid w:val="00D1129F"/>
    <w:rsid w:val="00D17D44"/>
    <w:rsid w:val="00D20080"/>
    <w:rsid w:val="00D21F4A"/>
    <w:rsid w:val="00D30F3B"/>
    <w:rsid w:val="00D346F5"/>
    <w:rsid w:val="00D355E6"/>
    <w:rsid w:val="00D43571"/>
    <w:rsid w:val="00D50006"/>
    <w:rsid w:val="00D507AF"/>
    <w:rsid w:val="00D51A5A"/>
    <w:rsid w:val="00D57268"/>
    <w:rsid w:val="00D63DBD"/>
    <w:rsid w:val="00D818A9"/>
    <w:rsid w:val="00D93660"/>
    <w:rsid w:val="00DA3EB0"/>
    <w:rsid w:val="00DA560C"/>
    <w:rsid w:val="00DB1B3C"/>
    <w:rsid w:val="00DB2B88"/>
    <w:rsid w:val="00DB47EC"/>
    <w:rsid w:val="00DC1662"/>
    <w:rsid w:val="00DC5245"/>
    <w:rsid w:val="00DC5918"/>
    <w:rsid w:val="00DC5ABF"/>
    <w:rsid w:val="00DD11B2"/>
    <w:rsid w:val="00DD2B64"/>
    <w:rsid w:val="00DD3179"/>
    <w:rsid w:val="00DD6F8F"/>
    <w:rsid w:val="00DD748E"/>
    <w:rsid w:val="00DD76BB"/>
    <w:rsid w:val="00DE744F"/>
    <w:rsid w:val="00DF4F96"/>
    <w:rsid w:val="00E034AC"/>
    <w:rsid w:val="00E06F74"/>
    <w:rsid w:val="00E07F02"/>
    <w:rsid w:val="00E12CBA"/>
    <w:rsid w:val="00E13EBD"/>
    <w:rsid w:val="00E21542"/>
    <w:rsid w:val="00E21714"/>
    <w:rsid w:val="00E250A4"/>
    <w:rsid w:val="00E27750"/>
    <w:rsid w:val="00E35399"/>
    <w:rsid w:val="00E50B22"/>
    <w:rsid w:val="00E520D1"/>
    <w:rsid w:val="00E5286D"/>
    <w:rsid w:val="00E608FA"/>
    <w:rsid w:val="00E6761E"/>
    <w:rsid w:val="00E67EAE"/>
    <w:rsid w:val="00E73604"/>
    <w:rsid w:val="00E7712F"/>
    <w:rsid w:val="00E94942"/>
    <w:rsid w:val="00E971C4"/>
    <w:rsid w:val="00EA0C2E"/>
    <w:rsid w:val="00EA52B1"/>
    <w:rsid w:val="00EA5751"/>
    <w:rsid w:val="00EC480A"/>
    <w:rsid w:val="00EC6131"/>
    <w:rsid w:val="00ED3987"/>
    <w:rsid w:val="00ED6BEB"/>
    <w:rsid w:val="00EE5C33"/>
    <w:rsid w:val="00EF33D9"/>
    <w:rsid w:val="00EF5B4F"/>
    <w:rsid w:val="00F019C5"/>
    <w:rsid w:val="00F074F8"/>
    <w:rsid w:val="00F12795"/>
    <w:rsid w:val="00F12ADF"/>
    <w:rsid w:val="00F14505"/>
    <w:rsid w:val="00F16284"/>
    <w:rsid w:val="00F16E0D"/>
    <w:rsid w:val="00F2114D"/>
    <w:rsid w:val="00F2636A"/>
    <w:rsid w:val="00F32F57"/>
    <w:rsid w:val="00F35EA5"/>
    <w:rsid w:val="00F379BC"/>
    <w:rsid w:val="00F37BDD"/>
    <w:rsid w:val="00F4233B"/>
    <w:rsid w:val="00F44888"/>
    <w:rsid w:val="00F7073F"/>
    <w:rsid w:val="00F75F77"/>
    <w:rsid w:val="00F77247"/>
    <w:rsid w:val="00F776E3"/>
    <w:rsid w:val="00F90DF8"/>
    <w:rsid w:val="00F91387"/>
    <w:rsid w:val="00F919CC"/>
    <w:rsid w:val="00F94762"/>
    <w:rsid w:val="00F94A0A"/>
    <w:rsid w:val="00FA1BFF"/>
    <w:rsid w:val="00FA2E79"/>
    <w:rsid w:val="00FA31FB"/>
    <w:rsid w:val="00FA59D1"/>
    <w:rsid w:val="00FA5D15"/>
    <w:rsid w:val="00FA6957"/>
    <w:rsid w:val="00FA7485"/>
    <w:rsid w:val="00FB1A43"/>
    <w:rsid w:val="00FB281B"/>
    <w:rsid w:val="00FB28E5"/>
    <w:rsid w:val="00FD4930"/>
    <w:rsid w:val="00FD6B30"/>
    <w:rsid w:val="00FD7C38"/>
    <w:rsid w:val="00FE478D"/>
    <w:rsid w:val="00FE5F7B"/>
    <w:rsid w:val="00FF1702"/>
    <w:rsid w:val="00FF2F45"/>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3"/>
    <o:shapelayout v:ext="edit">
      <o:idmap v:ext="edit" data="1"/>
    </o:shapelayout>
  </w:shapeDefaults>
  <w:decimalSymbol w:val="."/>
  <w:listSeparator w:val=","/>
  <w14:docId w14:val="56C1A20B"/>
  <w15:docId w15:val="{36F284CE-56E3-43A1-B5E0-CD02CFDB8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B6D"/>
  </w:style>
  <w:style w:type="paragraph" w:styleId="Heading1">
    <w:name w:val="heading 1"/>
    <w:basedOn w:val="NormalWeb"/>
    <w:next w:val="Normal"/>
    <w:link w:val="Heading1Char"/>
    <w:qFormat/>
    <w:rsid w:val="00205BF5"/>
    <w:pPr>
      <w:pBdr>
        <w:bottom w:val="single" w:sz="4" w:space="1" w:color="auto"/>
      </w:pBdr>
      <w:spacing w:before="0" w:beforeAutospacing="0" w:after="0" w:afterAutospacing="0"/>
      <w:outlineLvl w:val="0"/>
    </w:pPr>
    <w:rPr>
      <w:rFonts w:ascii="Calibri" w:hAnsi="Calibri"/>
      <w:b/>
      <w:bCs/>
      <w:sz w:val="36"/>
      <w:szCs w:val="36"/>
    </w:rPr>
  </w:style>
  <w:style w:type="paragraph" w:styleId="Heading2">
    <w:name w:val="heading 2"/>
    <w:basedOn w:val="Normal"/>
    <w:next w:val="Normal"/>
    <w:link w:val="Heading2Char"/>
    <w:unhideWhenUsed/>
    <w:qFormat/>
    <w:rsid w:val="00205BF5"/>
    <w:pPr>
      <w:outlineLvl w:val="1"/>
    </w:pPr>
    <w:rPr>
      <w:b/>
      <w:sz w:val="24"/>
      <w:szCs w:val="24"/>
      <w:u w:val="single"/>
    </w:rPr>
  </w:style>
  <w:style w:type="paragraph" w:styleId="Heading3">
    <w:name w:val="heading 3"/>
    <w:basedOn w:val="ListParagraph"/>
    <w:next w:val="Normal"/>
    <w:link w:val="Heading3Char"/>
    <w:qFormat/>
    <w:rsid w:val="00520115"/>
    <w:pPr>
      <w:ind w:left="0"/>
      <w:outlineLvl w:val="2"/>
    </w:pPr>
    <w:rPr>
      <w:u w:val="single"/>
    </w:rPr>
  </w:style>
  <w:style w:type="paragraph" w:styleId="Heading4">
    <w:name w:val="heading 4"/>
    <w:basedOn w:val="Normal"/>
    <w:next w:val="Normal"/>
    <w:link w:val="Heading4Char"/>
    <w:qFormat/>
    <w:rsid w:val="00331EEA"/>
    <w:pPr>
      <w:keepNext/>
      <w:spacing w:after="0" w:line="240" w:lineRule="auto"/>
      <w:outlineLvl w:val="3"/>
    </w:pPr>
    <w:rPr>
      <w:rFonts w:ascii="Verdana" w:eastAsia="Times New Roman" w:hAnsi="Verdana" w:cs="Times New Roman"/>
      <w:b/>
      <w:sz w:val="20"/>
      <w:szCs w:val="20"/>
    </w:rPr>
  </w:style>
  <w:style w:type="paragraph" w:styleId="Heading5">
    <w:name w:val="heading 5"/>
    <w:basedOn w:val="Normal"/>
    <w:next w:val="Normal"/>
    <w:link w:val="Heading5Char"/>
    <w:qFormat/>
    <w:rsid w:val="00331EEA"/>
    <w:pPr>
      <w:keepNext/>
      <w:spacing w:after="0" w:line="240" w:lineRule="auto"/>
      <w:jc w:val="center"/>
      <w:outlineLvl w:val="4"/>
    </w:pPr>
    <w:rPr>
      <w:rFonts w:ascii="Verdana" w:eastAsia="Times New Roman" w:hAnsi="Verdana" w:cs="Times New Roman"/>
      <w:b/>
      <w:sz w:val="20"/>
      <w:szCs w:val="20"/>
    </w:rPr>
  </w:style>
  <w:style w:type="paragraph" w:styleId="Heading6">
    <w:name w:val="heading 6"/>
    <w:basedOn w:val="Normal"/>
    <w:next w:val="Normal"/>
    <w:link w:val="Heading6Char"/>
    <w:qFormat/>
    <w:rsid w:val="00331EEA"/>
    <w:pPr>
      <w:keepNext/>
      <w:spacing w:after="0" w:line="240" w:lineRule="auto"/>
      <w:ind w:left="720" w:firstLine="720"/>
      <w:outlineLvl w:val="5"/>
    </w:pPr>
    <w:rPr>
      <w:rFonts w:ascii="Verdana" w:eastAsia="Times New Roman" w:hAnsi="Verdana" w:cs="Times New Roman"/>
      <w:sz w:val="24"/>
      <w:szCs w:val="20"/>
    </w:rPr>
  </w:style>
  <w:style w:type="paragraph" w:styleId="Heading7">
    <w:name w:val="heading 7"/>
    <w:basedOn w:val="Normal"/>
    <w:next w:val="Normal"/>
    <w:link w:val="Heading7Char"/>
    <w:qFormat/>
    <w:rsid w:val="00331EEA"/>
    <w:pPr>
      <w:keepNext/>
      <w:spacing w:after="0" w:line="240" w:lineRule="auto"/>
      <w:jc w:val="right"/>
      <w:outlineLvl w:val="6"/>
    </w:pPr>
    <w:rPr>
      <w:rFonts w:ascii="Verdana" w:eastAsia="Times New Roman" w:hAnsi="Verdana" w:cs="Times New Roman"/>
      <w:sz w:val="24"/>
      <w:szCs w:val="20"/>
    </w:rPr>
  </w:style>
  <w:style w:type="paragraph" w:styleId="Heading8">
    <w:name w:val="heading 8"/>
    <w:basedOn w:val="Normal"/>
    <w:next w:val="Normal"/>
    <w:link w:val="Heading8Char"/>
    <w:qFormat/>
    <w:rsid w:val="00331EEA"/>
    <w:pPr>
      <w:keepNext/>
      <w:spacing w:after="0" w:line="240" w:lineRule="auto"/>
      <w:jc w:val="center"/>
      <w:outlineLvl w:val="7"/>
    </w:pPr>
    <w:rPr>
      <w:rFonts w:ascii="Comic Sans MS" w:eastAsia="Times New Roman" w:hAnsi="Comic Sans MS" w:cs="Times New Roman"/>
      <w:b/>
      <w:sz w:val="24"/>
      <w:szCs w:val="20"/>
    </w:rPr>
  </w:style>
  <w:style w:type="paragraph" w:styleId="Heading9">
    <w:name w:val="heading 9"/>
    <w:basedOn w:val="Normal"/>
    <w:next w:val="Normal"/>
    <w:link w:val="Heading9Char"/>
    <w:qFormat/>
    <w:rsid w:val="00331EEA"/>
    <w:pPr>
      <w:keepNext/>
      <w:spacing w:after="0" w:line="240" w:lineRule="auto"/>
      <w:ind w:firstLine="720"/>
      <w:outlineLvl w:val="8"/>
    </w:pPr>
    <w:rPr>
      <w:rFonts w:ascii="Comic Sans MS" w:eastAsia="Times New Roman" w:hAnsi="Comic Sans MS" w:cs="Times New Roman"/>
      <w:b/>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B6D"/>
  </w:style>
  <w:style w:type="paragraph" w:styleId="Footer">
    <w:name w:val="footer"/>
    <w:basedOn w:val="Normal"/>
    <w:link w:val="FooterChar"/>
    <w:unhideWhenUsed/>
    <w:rsid w:val="00155B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5B6D"/>
  </w:style>
  <w:style w:type="paragraph" w:styleId="BalloonText">
    <w:name w:val="Balloon Text"/>
    <w:basedOn w:val="Normal"/>
    <w:link w:val="BalloonTextChar"/>
    <w:uiPriority w:val="99"/>
    <w:semiHidden/>
    <w:unhideWhenUsed/>
    <w:rsid w:val="00155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B6D"/>
    <w:rPr>
      <w:rFonts w:ascii="Tahoma" w:hAnsi="Tahoma" w:cs="Tahoma"/>
      <w:sz w:val="16"/>
      <w:szCs w:val="16"/>
    </w:rPr>
  </w:style>
  <w:style w:type="paragraph" w:styleId="NormalWeb">
    <w:name w:val="Normal (Web)"/>
    <w:basedOn w:val="Normal"/>
    <w:uiPriority w:val="99"/>
    <w:unhideWhenUsed/>
    <w:rsid w:val="002442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4284"/>
    <w:pPr>
      <w:ind w:left="720"/>
      <w:contextualSpacing/>
    </w:pPr>
  </w:style>
  <w:style w:type="character" w:styleId="Hyperlink">
    <w:name w:val="Hyperlink"/>
    <w:basedOn w:val="DefaultParagraphFont"/>
    <w:uiPriority w:val="99"/>
    <w:unhideWhenUsed/>
    <w:rsid w:val="00D51A5A"/>
    <w:rPr>
      <w:color w:val="0000FF" w:themeColor="hyperlink"/>
      <w:u w:val="single"/>
    </w:rPr>
  </w:style>
  <w:style w:type="character" w:styleId="FollowedHyperlink">
    <w:name w:val="FollowedHyperlink"/>
    <w:basedOn w:val="DefaultParagraphFont"/>
    <w:uiPriority w:val="99"/>
    <w:unhideWhenUsed/>
    <w:rsid w:val="00D51A5A"/>
    <w:rPr>
      <w:color w:val="800080" w:themeColor="followedHyperlink"/>
      <w:u w:val="single"/>
    </w:rPr>
  </w:style>
  <w:style w:type="table" w:styleId="TableGrid">
    <w:name w:val="Table Grid"/>
    <w:basedOn w:val="TableNormal"/>
    <w:rsid w:val="00A772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520115"/>
    <w:rPr>
      <w:u w:val="single"/>
    </w:rPr>
  </w:style>
  <w:style w:type="character" w:customStyle="1" w:styleId="Heading1Char">
    <w:name w:val="Heading 1 Char"/>
    <w:basedOn w:val="DefaultParagraphFont"/>
    <w:link w:val="Heading1"/>
    <w:rsid w:val="00205BF5"/>
    <w:rPr>
      <w:rFonts w:ascii="Calibri" w:eastAsia="Times New Roman" w:hAnsi="Calibri" w:cs="Times New Roman"/>
      <w:b/>
      <w:bCs/>
      <w:sz w:val="36"/>
      <w:szCs w:val="36"/>
    </w:rPr>
  </w:style>
  <w:style w:type="paragraph" w:styleId="TOCHeading">
    <w:name w:val="TOC Heading"/>
    <w:basedOn w:val="Heading1"/>
    <w:next w:val="Normal"/>
    <w:uiPriority w:val="39"/>
    <w:unhideWhenUsed/>
    <w:qFormat/>
    <w:rsid w:val="00205BF5"/>
    <w:pPr>
      <w:outlineLvl w:val="9"/>
    </w:pPr>
  </w:style>
  <w:style w:type="paragraph" w:styleId="TOC2">
    <w:name w:val="toc 2"/>
    <w:basedOn w:val="Normal"/>
    <w:next w:val="Normal"/>
    <w:autoRedefine/>
    <w:uiPriority w:val="39"/>
    <w:unhideWhenUsed/>
    <w:qFormat/>
    <w:rsid w:val="00205BF5"/>
    <w:pPr>
      <w:spacing w:after="100"/>
      <w:ind w:left="220"/>
    </w:pPr>
    <w:rPr>
      <w:rFonts w:eastAsiaTheme="minorEastAsia"/>
    </w:rPr>
  </w:style>
  <w:style w:type="paragraph" w:styleId="TOC1">
    <w:name w:val="toc 1"/>
    <w:basedOn w:val="Normal"/>
    <w:next w:val="Normal"/>
    <w:autoRedefine/>
    <w:uiPriority w:val="39"/>
    <w:unhideWhenUsed/>
    <w:qFormat/>
    <w:rsid w:val="007D0491"/>
    <w:pPr>
      <w:spacing w:after="100"/>
    </w:pPr>
    <w:rPr>
      <w:rFonts w:eastAsiaTheme="minorEastAsia"/>
      <w:b/>
    </w:rPr>
  </w:style>
  <w:style w:type="paragraph" w:styleId="TOC3">
    <w:name w:val="toc 3"/>
    <w:basedOn w:val="Normal"/>
    <w:next w:val="Normal"/>
    <w:autoRedefine/>
    <w:uiPriority w:val="39"/>
    <w:unhideWhenUsed/>
    <w:qFormat/>
    <w:rsid w:val="007D0491"/>
    <w:pPr>
      <w:spacing w:after="100"/>
      <w:ind w:left="440"/>
    </w:pPr>
    <w:rPr>
      <w:rFonts w:eastAsiaTheme="minorEastAsia"/>
      <w:i/>
    </w:rPr>
  </w:style>
  <w:style w:type="character" w:customStyle="1" w:styleId="Heading2Char">
    <w:name w:val="Heading 2 Char"/>
    <w:basedOn w:val="DefaultParagraphFont"/>
    <w:link w:val="Heading2"/>
    <w:rsid w:val="00205BF5"/>
    <w:rPr>
      <w:b/>
      <w:sz w:val="24"/>
      <w:szCs w:val="24"/>
      <w:u w:val="single"/>
    </w:rPr>
  </w:style>
  <w:style w:type="paragraph" w:styleId="NoSpacing">
    <w:name w:val="No Spacing"/>
    <w:uiPriority w:val="1"/>
    <w:qFormat/>
    <w:rsid w:val="00343AE1"/>
    <w:pPr>
      <w:spacing w:after="0" w:line="240" w:lineRule="auto"/>
    </w:pPr>
  </w:style>
  <w:style w:type="character" w:customStyle="1" w:styleId="Heading4Char">
    <w:name w:val="Heading 4 Char"/>
    <w:basedOn w:val="DefaultParagraphFont"/>
    <w:link w:val="Heading4"/>
    <w:rsid w:val="00331EEA"/>
    <w:rPr>
      <w:rFonts w:ascii="Verdana" w:eastAsia="Times New Roman" w:hAnsi="Verdana" w:cs="Times New Roman"/>
      <w:b/>
      <w:sz w:val="20"/>
      <w:szCs w:val="20"/>
    </w:rPr>
  </w:style>
  <w:style w:type="character" w:customStyle="1" w:styleId="Heading5Char">
    <w:name w:val="Heading 5 Char"/>
    <w:basedOn w:val="DefaultParagraphFont"/>
    <w:link w:val="Heading5"/>
    <w:rsid w:val="00331EEA"/>
    <w:rPr>
      <w:rFonts w:ascii="Verdana" w:eastAsia="Times New Roman" w:hAnsi="Verdana" w:cs="Times New Roman"/>
      <w:b/>
      <w:sz w:val="20"/>
      <w:szCs w:val="20"/>
    </w:rPr>
  </w:style>
  <w:style w:type="character" w:customStyle="1" w:styleId="Heading6Char">
    <w:name w:val="Heading 6 Char"/>
    <w:basedOn w:val="DefaultParagraphFont"/>
    <w:link w:val="Heading6"/>
    <w:rsid w:val="00331EEA"/>
    <w:rPr>
      <w:rFonts w:ascii="Verdana" w:eastAsia="Times New Roman" w:hAnsi="Verdana" w:cs="Times New Roman"/>
      <w:sz w:val="24"/>
      <w:szCs w:val="20"/>
    </w:rPr>
  </w:style>
  <w:style w:type="character" w:customStyle="1" w:styleId="Heading7Char">
    <w:name w:val="Heading 7 Char"/>
    <w:basedOn w:val="DefaultParagraphFont"/>
    <w:link w:val="Heading7"/>
    <w:rsid w:val="00331EEA"/>
    <w:rPr>
      <w:rFonts w:ascii="Verdana" w:eastAsia="Times New Roman" w:hAnsi="Verdana" w:cs="Times New Roman"/>
      <w:sz w:val="24"/>
      <w:szCs w:val="20"/>
    </w:rPr>
  </w:style>
  <w:style w:type="character" w:customStyle="1" w:styleId="Heading8Char">
    <w:name w:val="Heading 8 Char"/>
    <w:basedOn w:val="DefaultParagraphFont"/>
    <w:link w:val="Heading8"/>
    <w:rsid w:val="00331EEA"/>
    <w:rPr>
      <w:rFonts w:ascii="Comic Sans MS" w:eastAsia="Times New Roman" w:hAnsi="Comic Sans MS" w:cs="Times New Roman"/>
      <w:b/>
      <w:sz w:val="24"/>
      <w:szCs w:val="20"/>
    </w:rPr>
  </w:style>
  <w:style w:type="character" w:customStyle="1" w:styleId="Heading9Char">
    <w:name w:val="Heading 9 Char"/>
    <w:basedOn w:val="DefaultParagraphFont"/>
    <w:link w:val="Heading9"/>
    <w:rsid w:val="00331EEA"/>
    <w:rPr>
      <w:rFonts w:ascii="Comic Sans MS" w:eastAsia="Times New Roman" w:hAnsi="Comic Sans MS" w:cs="Times New Roman"/>
      <w:b/>
      <w:szCs w:val="20"/>
      <w:u w:val="single"/>
    </w:rPr>
  </w:style>
  <w:style w:type="paragraph" w:styleId="PlainText">
    <w:name w:val="Plain Text"/>
    <w:basedOn w:val="Normal"/>
    <w:link w:val="PlainTextChar"/>
    <w:rsid w:val="00331EEA"/>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331EEA"/>
    <w:rPr>
      <w:rFonts w:ascii="Courier New" w:eastAsia="Times New Roman" w:hAnsi="Courier New" w:cs="Times New Roman"/>
      <w:sz w:val="20"/>
      <w:szCs w:val="20"/>
    </w:rPr>
  </w:style>
  <w:style w:type="paragraph" w:styleId="BodyTextIndent">
    <w:name w:val="Body Text Indent"/>
    <w:basedOn w:val="Normal"/>
    <w:link w:val="BodyTextIndentChar"/>
    <w:semiHidden/>
    <w:rsid w:val="00331EEA"/>
    <w:pPr>
      <w:spacing w:after="0" w:line="240" w:lineRule="auto"/>
      <w:ind w:left="360"/>
    </w:pPr>
    <w:rPr>
      <w:rFonts w:ascii="Verdana" w:eastAsia="Times New Roman" w:hAnsi="Verdana" w:cs="Times New Roman"/>
      <w:i/>
      <w:sz w:val="24"/>
      <w:szCs w:val="20"/>
    </w:rPr>
  </w:style>
  <w:style w:type="character" w:customStyle="1" w:styleId="BodyTextIndentChar">
    <w:name w:val="Body Text Indent Char"/>
    <w:basedOn w:val="DefaultParagraphFont"/>
    <w:link w:val="BodyTextIndent"/>
    <w:semiHidden/>
    <w:rsid w:val="00331EEA"/>
    <w:rPr>
      <w:rFonts w:ascii="Verdana" w:eastAsia="Times New Roman" w:hAnsi="Verdana" w:cs="Times New Roman"/>
      <w:i/>
      <w:sz w:val="24"/>
      <w:szCs w:val="20"/>
    </w:rPr>
  </w:style>
  <w:style w:type="paragraph" w:styleId="BodyTextIndent2">
    <w:name w:val="Body Text Indent 2"/>
    <w:basedOn w:val="Normal"/>
    <w:link w:val="BodyTextIndent2Char"/>
    <w:semiHidden/>
    <w:rsid w:val="00331EEA"/>
    <w:pPr>
      <w:spacing w:after="0" w:line="240" w:lineRule="auto"/>
      <w:ind w:left="720" w:hanging="360"/>
    </w:pPr>
    <w:rPr>
      <w:rFonts w:ascii="Verdana" w:eastAsia="Times New Roman" w:hAnsi="Verdana" w:cs="Times New Roman"/>
      <w:sz w:val="24"/>
      <w:szCs w:val="20"/>
    </w:rPr>
  </w:style>
  <w:style w:type="character" w:customStyle="1" w:styleId="BodyTextIndent2Char">
    <w:name w:val="Body Text Indent 2 Char"/>
    <w:basedOn w:val="DefaultParagraphFont"/>
    <w:link w:val="BodyTextIndent2"/>
    <w:semiHidden/>
    <w:rsid w:val="00331EEA"/>
    <w:rPr>
      <w:rFonts w:ascii="Verdana" w:eastAsia="Times New Roman" w:hAnsi="Verdana" w:cs="Times New Roman"/>
      <w:sz w:val="24"/>
      <w:szCs w:val="20"/>
    </w:rPr>
  </w:style>
  <w:style w:type="paragraph" w:styleId="BodyTextIndent3">
    <w:name w:val="Body Text Indent 3"/>
    <w:basedOn w:val="Normal"/>
    <w:link w:val="BodyTextIndent3Char"/>
    <w:rsid w:val="00331EEA"/>
    <w:pPr>
      <w:spacing w:after="0" w:line="240" w:lineRule="auto"/>
      <w:ind w:left="810" w:hanging="450"/>
    </w:pPr>
    <w:rPr>
      <w:rFonts w:ascii="Verdana" w:eastAsia="Times New Roman" w:hAnsi="Verdana" w:cs="Times New Roman"/>
      <w:sz w:val="24"/>
      <w:szCs w:val="20"/>
    </w:rPr>
  </w:style>
  <w:style w:type="character" w:customStyle="1" w:styleId="BodyTextIndent3Char">
    <w:name w:val="Body Text Indent 3 Char"/>
    <w:basedOn w:val="DefaultParagraphFont"/>
    <w:link w:val="BodyTextIndent3"/>
    <w:rsid w:val="00331EEA"/>
    <w:rPr>
      <w:rFonts w:ascii="Verdana" w:eastAsia="Times New Roman" w:hAnsi="Verdana" w:cs="Times New Roman"/>
      <w:sz w:val="24"/>
      <w:szCs w:val="20"/>
    </w:rPr>
  </w:style>
  <w:style w:type="paragraph" w:styleId="BodyText">
    <w:name w:val="Body Text"/>
    <w:basedOn w:val="Normal"/>
    <w:link w:val="BodyTextChar"/>
    <w:semiHidden/>
    <w:rsid w:val="00331EEA"/>
    <w:pPr>
      <w:spacing w:after="0" w:line="240" w:lineRule="auto"/>
    </w:pPr>
    <w:rPr>
      <w:rFonts w:ascii="Verdana" w:eastAsia="Times New Roman" w:hAnsi="Verdana" w:cs="Times New Roman"/>
      <w:sz w:val="24"/>
      <w:szCs w:val="20"/>
    </w:rPr>
  </w:style>
  <w:style w:type="character" w:customStyle="1" w:styleId="BodyTextChar">
    <w:name w:val="Body Text Char"/>
    <w:basedOn w:val="DefaultParagraphFont"/>
    <w:link w:val="BodyText"/>
    <w:semiHidden/>
    <w:rsid w:val="00331EEA"/>
    <w:rPr>
      <w:rFonts w:ascii="Verdana" w:eastAsia="Times New Roman" w:hAnsi="Verdana" w:cs="Times New Roman"/>
      <w:sz w:val="24"/>
      <w:szCs w:val="20"/>
    </w:rPr>
  </w:style>
  <w:style w:type="paragraph" w:styleId="BodyText2">
    <w:name w:val="Body Text 2"/>
    <w:basedOn w:val="Normal"/>
    <w:link w:val="BodyText2Char"/>
    <w:rsid w:val="00331EEA"/>
    <w:pPr>
      <w:spacing w:after="0" w:line="240" w:lineRule="auto"/>
    </w:pPr>
    <w:rPr>
      <w:rFonts w:ascii="Comic Sans MS" w:eastAsia="Times New Roman" w:hAnsi="Comic Sans MS" w:cs="Times New Roman"/>
      <w:szCs w:val="20"/>
    </w:rPr>
  </w:style>
  <w:style w:type="character" w:customStyle="1" w:styleId="BodyText2Char">
    <w:name w:val="Body Text 2 Char"/>
    <w:basedOn w:val="DefaultParagraphFont"/>
    <w:link w:val="BodyText2"/>
    <w:rsid w:val="00331EEA"/>
    <w:rPr>
      <w:rFonts w:ascii="Comic Sans MS" w:eastAsia="Times New Roman" w:hAnsi="Comic Sans MS" w:cs="Times New Roman"/>
      <w:szCs w:val="20"/>
    </w:rPr>
  </w:style>
  <w:style w:type="paragraph" w:styleId="BodyText3">
    <w:name w:val="Body Text 3"/>
    <w:basedOn w:val="Normal"/>
    <w:link w:val="BodyText3Char"/>
    <w:rsid w:val="00331EEA"/>
    <w:pPr>
      <w:autoSpaceDE w:val="0"/>
      <w:autoSpaceDN w:val="0"/>
      <w:adjustRightInd w:val="0"/>
      <w:spacing w:after="0" w:line="240" w:lineRule="auto"/>
    </w:pPr>
    <w:rPr>
      <w:rFonts w:ascii="Comic Sans MS" w:eastAsia="Times New Roman" w:hAnsi="Comic Sans MS" w:cs="Arial"/>
      <w:sz w:val="16"/>
      <w:szCs w:val="20"/>
    </w:rPr>
  </w:style>
  <w:style w:type="character" w:customStyle="1" w:styleId="BodyText3Char">
    <w:name w:val="Body Text 3 Char"/>
    <w:basedOn w:val="DefaultParagraphFont"/>
    <w:link w:val="BodyText3"/>
    <w:rsid w:val="00331EEA"/>
    <w:rPr>
      <w:rFonts w:ascii="Comic Sans MS" w:eastAsia="Times New Roman" w:hAnsi="Comic Sans MS" w:cs="Arial"/>
      <w:sz w:val="16"/>
      <w:szCs w:val="20"/>
    </w:rPr>
  </w:style>
  <w:style w:type="paragraph" w:styleId="DocumentMap">
    <w:name w:val="Document Map"/>
    <w:basedOn w:val="Normal"/>
    <w:link w:val="DocumentMapChar"/>
    <w:rsid w:val="00331EEA"/>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rsid w:val="00331EEA"/>
    <w:rPr>
      <w:rFonts w:ascii="Tahoma" w:eastAsia="Times New Roman" w:hAnsi="Tahoma" w:cs="Tahoma"/>
      <w:sz w:val="20"/>
      <w:szCs w:val="20"/>
      <w:shd w:val="clear" w:color="auto" w:fill="000080"/>
    </w:rPr>
  </w:style>
  <w:style w:type="paragraph" w:styleId="TOC4">
    <w:name w:val="toc 4"/>
    <w:basedOn w:val="Normal"/>
    <w:next w:val="Normal"/>
    <w:autoRedefine/>
    <w:rsid w:val="00331EEA"/>
    <w:pPr>
      <w:spacing w:after="0" w:line="240" w:lineRule="auto"/>
      <w:ind w:left="600"/>
    </w:pPr>
    <w:rPr>
      <w:rFonts w:ascii="Times New Roman" w:eastAsia="Times New Roman" w:hAnsi="Times New Roman" w:cs="Times New Roman"/>
      <w:sz w:val="18"/>
      <w:szCs w:val="18"/>
    </w:rPr>
  </w:style>
  <w:style w:type="paragraph" w:styleId="TOC5">
    <w:name w:val="toc 5"/>
    <w:basedOn w:val="Normal"/>
    <w:next w:val="Normal"/>
    <w:autoRedefine/>
    <w:rsid w:val="00331EEA"/>
    <w:pPr>
      <w:spacing w:after="0" w:line="240" w:lineRule="auto"/>
      <w:ind w:left="800"/>
    </w:pPr>
    <w:rPr>
      <w:rFonts w:ascii="Times New Roman" w:eastAsia="Times New Roman" w:hAnsi="Times New Roman" w:cs="Times New Roman"/>
      <w:sz w:val="18"/>
      <w:szCs w:val="18"/>
    </w:rPr>
  </w:style>
  <w:style w:type="paragraph" w:styleId="TOC6">
    <w:name w:val="toc 6"/>
    <w:basedOn w:val="Normal"/>
    <w:next w:val="Normal"/>
    <w:autoRedefine/>
    <w:rsid w:val="00331EEA"/>
    <w:pPr>
      <w:spacing w:after="0" w:line="240" w:lineRule="auto"/>
      <w:ind w:left="1000"/>
    </w:pPr>
    <w:rPr>
      <w:rFonts w:ascii="Times New Roman" w:eastAsia="Times New Roman" w:hAnsi="Times New Roman" w:cs="Times New Roman"/>
      <w:sz w:val="18"/>
      <w:szCs w:val="18"/>
    </w:rPr>
  </w:style>
  <w:style w:type="paragraph" w:styleId="TOC7">
    <w:name w:val="toc 7"/>
    <w:basedOn w:val="Normal"/>
    <w:next w:val="Normal"/>
    <w:autoRedefine/>
    <w:rsid w:val="00331EEA"/>
    <w:pPr>
      <w:spacing w:after="0" w:line="240" w:lineRule="auto"/>
      <w:ind w:left="1200"/>
    </w:pPr>
    <w:rPr>
      <w:rFonts w:ascii="Times New Roman" w:eastAsia="Times New Roman" w:hAnsi="Times New Roman" w:cs="Times New Roman"/>
      <w:sz w:val="18"/>
      <w:szCs w:val="18"/>
    </w:rPr>
  </w:style>
  <w:style w:type="paragraph" w:styleId="TOC8">
    <w:name w:val="toc 8"/>
    <w:basedOn w:val="Normal"/>
    <w:next w:val="Normal"/>
    <w:autoRedefine/>
    <w:rsid w:val="00331EEA"/>
    <w:pPr>
      <w:spacing w:after="0" w:line="240" w:lineRule="auto"/>
      <w:ind w:left="1400"/>
    </w:pPr>
    <w:rPr>
      <w:rFonts w:ascii="Times New Roman" w:eastAsia="Times New Roman" w:hAnsi="Times New Roman" w:cs="Times New Roman"/>
      <w:sz w:val="18"/>
      <w:szCs w:val="18"/>
    </w:rPr>
  </w:style>
  <w:style w:type="paragraph" w:styleId="TOC9">
    <w:name w:val="toc 9"/>
    <w:basedOn w:val="Normal"/>
    <w:next w:val="Normal"/>
    <w:autoRedefine/>
    <w:rsid w:val="00331EEA"/>
    <w:pPr>
      <w:spacing w:after="0" w:line="240" w:lineRule="auto"/>
      <w:ind w:left="1600"/>
    </w:pPr>
    <w:rPr>
      <w:rFonts w:ascii="Times New Roman" w:eastAsia="Times New Roman" w:hAnsi="Times New Roman" w:cs="Times New Roman"/>
      <w:sz w:val="18"/>
      <w:szCs w:val="18"/>
    </w:rPr>
  </w:style>
  <w:style w:type="paragraph" w:customStyle="1" w:styleId="Style1">
    <w:name w:val="Style1"/>
    <w:basedOn w:val="Heading1"/>
    <w:autoRedefine/>
    <w:rsid w:val="00331EEA"/>
    <w:pPr>
      <w:keepNext/>
      <w:pBdr>
        <w:bottom w:val="none" w:sz="0" w:space="0" w:color="auto"/>
      </w:pBdr>
    </w:pPr>
    <w:rPr>
      <w:rFonts w:ascii="Verdana" w:hAnsi="Verdana"/>
      <w:b w:val="0"/>
      <w:bCs w:val="0"/>
      <w:caps/>
      <w:sz w:val="28"/>
      <w:szCs w:val="28"/>
    </w:rPr>
  </w:style>
  <w:style w:type="paragraph" w:customStyle="1" w:styleId="Style2">
    <w:name w:val="Style2"/>
    <w:basedOn w:val="Heading1"/>
    <w:rsid w:val="00331EEA"/>
    <w:pPr>
      <w:keepNext/>
      <w:pBdr>
        <w:bottom w:val="none" w:sz="0" w:space="0" w:color="auto"/>
      </w:pBdr>
    </w:pPr>
    <w:rPr>
      <w:rFonts w:ascii="Verdana" w:hAnsi="Verdana"/>
      <w:b w:val="0"/>
      <w:bCs w:val="0"/>
      <w:caps/>
      <w:sz w:val="28"/>
      <w:szCs w:val="22"/>
    </w:rPr>
  </w:style>
  <w:style w:type="character" w:styleId="Emphasis">
    <w:name w:val="Emphasis"/>
    <w:basedOn w:val="DefaultParagraphFont"/>
    <w:qFormat/>
    <w:rsid w:val="00331EEA"/>
    <w:rPr>
      <w:i/>
      <w:iCs/>
    </w:rPr>
  </w:style>
  <w:style w:type="paragraph" w:styleId="Caption">
    <w:name w:val="caption"/>
    <w:basedOn w:val="Normal"/>
    <w:next w:val="Normal"/>
    <w:autoRedefine/>
    <w:qFormat/>
    <w:rsid w:val="00331EEA"/>
    <w:pPr>
      <w:spacing w:after="0" w:line="240" w:lineRule="auto"/>
    </w:pPr>
    <w:rPr>
      <w:rFonts w:ascii="Arial" w:eastAsia="Times New Roman" w:hAnsi="Arial" w:cs="Times New Roman"/>
      <w:bCs/>
    </w:rPr>
  </w:style>
  <w:style w:type="character" w:styleId="UnresolvedMention">
    <w:name w:val="Unresolved Mention"/>
    <w:basedOn w:val="DefaultParagraphFont"/>
    <w:uiPriority w:val="99"/>
    <w:semiHidden/>
    <w:unhideWhenUsed/>
    <w:rsid w:val="004B1384"/>
    <w:rPr>
      <w:color w:val="605E5C"/>
      <w:shd w:val="clear" w:color="auto" w:fill="E1DFDD"/>
    </w:rPr>
  </w:style>
  <w:style w:type="character" w:styleId="CommentReference">
    <w:name w:val="annotation reference"/>
    <w:basedOn w:val="DefaultParagraphFont"/>
    <w:uiPriority w:val="99"/>
    <w:semiHidden/>
    <w:unhideWhenUsed/>
    <w:rsid w:val="00821339"/>
    <w:rPr>
      <w:sz w:val="16"/>
      <w:szCs w:val="16"/>
    </w:rPr>
  </w:style>
  <w:style w:type="paragraph" w:styleId="CommentText">
    <w:name w:val="annotation text"/>
    <w:basedOn w:val="Normal"/>
    <w:link w:val="CommentTextChar"/>
    <w:uiPriority w:val="99"/>
    <w:semiHidden/>
    <w:unhideWhenUsed/>
    <w:rsid w:val="00821339"/>
    <w:pPr>
      <w:spacing w:line="240" w:lineRule="auto"/>
    </w:pPr>
    <w:rPr>
      <w:sz w:val="20"/>
      <w:szCs w:val="20"/>
    </w:rPr>
  </w:style>
  <w:style w:type="character" w:customStyle="1" w:styleId="CommentTextChar">
    <w:name w:val="Comment Text Char"/>
    <w:basedOn w:val="DefaultParagraphFont"/>
    <w:link w:val="CommentText"/>
    <w:uiPriority w:val="99"/>
    <w:semiHidden/>
    <w:rsid w:val="00821339"/>
    <w:rPr>
      <w:sz w:val="20"/>
      <w:szCs w:val="20"/>
    </w:rPr>
  </w:style>
  <w:style w:type="paragraph" w:styleId="CommentSubject">
    <w:name w:val="annotation subject"/>
    <w:basedOn w:val="CommentText"/>
    <w:next w:val="CommentText"/>
    <w:link w:val="CommentSubjectChar"/>
    <w:uiPriority w:val="99"/>
    <w:semiHidden/>
    <w:unhideWhenUsed/>
    <w:rsid w:val="00821339"/>
    <w:rPr>
      <w:b/>
      <w:bCs/>
    </w:rPr>
  </w:style>
  <w:style w:type="character" w:customStyle="1" w:styleId="CommentSubjectChar">
    <w:name w:val="Comment Subject Char"/>
    <w:basedOn w:val="CommentTextChar"/>
    <w:link w:val="CommentSubject"/>
    <w:uiPriority w:val="99"/>
    <w:semiHidden/>
    <w:rsid w:val="00821339"/>
    <w:rPr>
      <w:b/>
      <w:bCs/>
      <w:sz w:val="20"/>
      <w:szCs w:val="20"/>
    </w:rPr>
  </w:style>
  <w:style w:type="paragraph" w:styleId="Quote">
    <w:name w:val="Quote"/>
    <w:basedOn w:val="Normal"/>
    <w:next w:val="Normal"/>
    <w:link w:val="QuoteChar"/>
    <w:uiPriority w:val="29"/>
    <w:qFormat/>
    <w:rsid w:val="00582AF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2AF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859">
      <w:bodyDiv w:val="1"/>
      <w:marLeft w:val="0"/>
      <w:marRight w:val="0"/>
      <w:marTop w:val="0"/>
      <w:marBottom w:val="0"/>
      <w:divBdr>
        <w:top w:val="none" w:sz="0" w:space="0" w:color="auto"/>
        <w:left w:val="none" w:sz="0" w:space="0" w:color="auto"/>
        <w:bottom w:val="none" w:sz="0" w:space="0" w:color="auto"/>
        <w:right w:val="none" w:sz="0" w:space="0" w:color="auto"/>
      </w:divBdr>
    </w:div>
    <w:div w:id="220333555">
      <w:bodyDiv w:val="1"/>
      <w:marLeft w:val="0"/>
      <w:marRight w:val="0"/>
      <w:marTop w:val="0"/>
      <w:marBottom w:val="0"/>
      <w:divBdr>
        <w:top w:val="none" w:sz="0" w:space="0" w:color="auto"/>
        <w:left w:val="none" w:sz="0" w:space="0" w:color="auto"/>
        <w:bottom w:val="none" w:sz="0" w:space="0" w:color="auto"/>
        <w:right w:val="none" w:sz="0" w:space="0" w:color="auto"/>
      </w:divBdr>
    </w:div>
    <w:div w:id="236793284">
      <w:bodyDiv w:val="1"/>
      <w:marLeft w:val="0"/>
      <w:marRight w:val="0"/>
      <w:marTop w:val="0"/>
      <w:marBottom w:val="0"/>
      <w:divBdr>
        <w:top w:val="none" w:sz="0" w:space="0" w:color="auto"/>
        <w:left w:val="none" w:sz="0" w:space="0" w:color="auto"/>
        <w:bottom w:val="none" w:sz="0" w:space="0" w:color="auto"/>
        <w:right w:val="none" w:sz="0" w:space="0" w:color="auto"/>
      </w:divBdr>
    </w:div>
    <w:div w:id="272900795">
      <w:bodyDiv w:val="1"/>
      <w:marLeft w:val="0"/>
      <w:marRight w:val="0"/>
      <w:marTop w:val="0"/>
      <w:marBottom w:val="0"/>
      <w:divBdr>
        <w:top w:val="none" w:sz="0" w:space="0" w:color="auto"/>
        <w:left w:val="none" w:sz="0" w:space="0" w:color="auto"/>
        <w:bottom w:val="none" w:sz="0" w:space="0" w:color="auto"/>
        <w:right w:val="none" w:sz="0" w:space="0" w:color="auto"/>
      </w:divBdr>
    </w:div>
    <w:div w:id="420030137">
      <w:bodyDiv w:val="1"/>
      <w:marLeft w:val="0"/>
      <w:marRight w:val="0"/>
      <w:marTop w:val="0"/>
      <w:marBottom w:val="0"/>
      <w:divBdr>
        <w:top w:val="none" w:sz="0" w:space="0" w:color="auto"/>
        <w:left w:val="none" w:sz="0" w:space="0" w:color="auto"/>
        <w:bottom w:val="none" w:sz="0" w:space="0" w:color="auto"/>
        <w:right w:val="none" w:sz="0" w:space="0" w:color="auto"/>
      </w:divBdr>
    </w:div>
    <w:div w:id="506873453">
      <w:bodyDiv w:val="1"/>
      <w:marLeft w:val="0"/>
      <w:marRight w:val="0"/>
      <w:marTop w:val="0"/>
      <w:marBottom w:val="0"/>
      <w:divBdr>
        <w:top w:val="none" w:sz="0" w:space="0" w:color="auto"/>
        <w:left w:val="none" w:sz="0" w:space="0" w:color="auto"/>
        <w:bottom w:val="none" w:sz="0" w:space="0" w:color="auto"/>
        <w:right w:val="none" w:sz="0" w:space="0" w:color="auto"/>
      </w:divBdr>
    </w:div>
    <w:div w:id="538203815">
      <w:bodyDiv w:val="1"/>
      <w:marLeft w:val="0"/>
      <w:marRight w:val="0"/>
      <w:marTop w:val="0"/>
      <w:marBottom w:val="0"/>
      <w:divBdr>
        <w:top w:val="none" w:sz="0" w:space="0" w:color="auto"/>
        <w:left w:val="none" w:sz="0" w:space="0" w:color="auto"/>
        <w:bottom w:val="none" w:sz="0" w:space="0" w:color="auto"/>
        <w:right w:val="none" w:sz="0" w:space="0" w:color="auto"/>
      </w:divBdr>
    </w:div>
    <w:div w:id="544753608">
      <w:bodyDiv w:val="1"/>
      <w:marLeft w:val="0"/>
      <w:marRight w:val="0"/>
      <w:marTop w:val="0"/>
      <w:marBottom w:val="0"/>
      <w:divBdr>
        <w:top w:val="none" w:sz="0" w:space="0" w:color="auto"/>
        <w:left w:val="none" w:sz="0" w:space="0" w:color="auto"/>
        <w:bottom w:val="none" w:sz="0" w:space="0" w:color="auto"/>
        <w:right w:val="none" w:sz="0" w:space="0" w:color="auto"/>
      </w:divBdr>
    </w:div>
    <w:div w:id="657348755">
      <w:bodyDiv w:val="1"/>
      <w:marLeft w:val="0"/>
      <w:marRight w:val="0"/>
      <w:marTop w:val="0"/>
      <w:marBottom w:val="0"/>
      <w:divBdr>
        <w:top w:val="none" w:sz="0" w:space="0" w:color="auto"/>
        <w:left w:val="none" w:sz="0" w:space="0" w:color="auto"/>
        <w:bottom w:val="none" w:sz="0" w:space="0" w:color="auto"/>
        <w:right w:val="none" w:sz="0" w:space="0" w:color="auto"/>
      </w:divBdr>
    </w:div>
    <w:div w:id="660738298">
      <w:bodyDiv w:val="1"/>
      <w:marLeft w:val="0"/>
      <w:marRight w:val="0"/>
      <w:marTop w:val="0"/>
      <w:marBottom w:val="0"/>
      <w:divBdr>
        <w:top w:val="none" w:sz="0" w:space="0" w:color="auto"/>
        <w:left w:val="none" w:sz="0" w:space="0" w:color="auto"/>
        <w:bottom w:val="none" w:sz="0" w:space="0" w:color="auto"/>
        <w:right w:val="none" w:sz="0" w:space="0" w:color="auto"/>
      </w:divBdr>
    </w:div>
    <w:div w:id="681052455">
      <w:bodyDiv w:val="1"/>
      <w:marLeft w:val="0"/>
      <w:marRight w:val="0"/>
      <w:marTop w:val="0"/>
      <w:marBottom w:val="0"/>
      <w:divBdr>
        <w:top w:val="none" w:sz="0" w:space="0" w:color="auto"/>
        <w:left w:val="none" w:sz="0" w:space="0" w:color="auto"/>
        <w:bottom w:val="none" w:sz="0" w:space="0" w:color="auto"/>
        <w:right w:val="none" w:sz="0" w:space="0" w:color="auto"/>
      </w:divBdr>
    </w:div>
    <w:div w:id="766343166">
      <w:bodyDiv w:val="1"/>
      <w:marLeft w:val="0"/>
      <w:marRight w:val="0"/>
      <w:marTop w:val="0"/>
      <w:marBottom w:val="0"/>
      <w:divBdr>
        <w:top w:val="none" w:sz="0" w:space="0" w:color="auto"/>
        <w:left w:val="none" w:sz="0" w:space="0" w:color="auto"/>
        <w:bottom w:val="none" w:sz="0" w:space="0" w:color="auto"/>
        <w:right w:val="none" w:sz="0" w:space="0" w:color="auto"/>
      </w:divBdr>
    </w:div>
    <w:div w:id="800348814">
      <w:bodyDiv w:val="1"/>
      <w:marLeft w:val="0"/>
      <w:marRight w:val="0"/>
      <w:marTop w:val="0"/>
      <w:marBottom w:val="0"/>
      <w:divBdr>
        <w:top w:val="none" w:sz="0" w:space="0" w:color="auto"/>
        <w:left w:val="none" w:sz="0" w:space="0" w:color="auto"/>
        <w:bottom w:val="none" w:sz="0" w:space="0" w:color="auto"/>
        <w:right w:val="none" w:sz="0" w:space="0" w:color="auto"/>
      </w:divBdr>
    </w:div>
    <w:div w:id="1019701811">
      <w:bodyDiv w:val="1"/>
      <w:marLeft w:val="0"/>
      <w:marRight w:val="0"/>
      <w:marTop w:val="0"/>
      <w:marBottom w:val="0"/>
      <w:divBdr>
        <w:top w:val="none" w:sz="0" w:space="0" w:color="auto"/>
        <w:left w:val="none" w:sz="0" w:space="0" w:color="auto"/>
        <w:bottom w:val="none" w:sz="0" w:space="0" w:color="auto"/>
        <w:right w:val="none" w:sz="0" w:space="0" w:color="auto"/>
      </w:divBdr>
    </w:div>
    <w:div w:id="1033074439">
      <w:bodyDiv w:val="1"/>
      <w:marLeft w:val="0"/>
      <w:marRight w:val="0"/>
      <w:marTop w:val="0"/>
      <w:marBottom w:val="0"/>
      <w:divBdr>
        <w:top w:val="none" w:sz="0" w:space="0" w:color="auto"/>
        <w:left w:val="none" w:sz="0" w:space="0" w:color="auto"/>
        <w:bottom w:val="none" w:sz="0" w:space="0" w:color="auto"/>
        <w:right w:val="none" w:sz="0" w:space="0" w:color="auto"/>
      </w:divBdr>
    </w:div>
    <w:div w:id="1240098776">
      <w:bodyDiv w:val="1"/>
      <w:marLeft w:val="0"/>
      <w:marRight w:val="0"/>
      <w:marTop w:val="0"/>
      <w:marBottom w:val="0"/>
      <w:divBdr>
        <w:top w:val="none" w:sz="0" w:space="0" w:color="auto"/>
        <w:left w:val="none" w:sz="0" w:space="0" w:color="auto"/>
        <w:bottom w:val="none" w:sz="0" w:space="0" w:color="auto"/>
        <w:right w:val="none" w:sz="0" w:space="0" w:color="auto"/>
      </w:divBdr>
    </w:div>
    <w:div w:id="1274943597">
      <w:bodyDiv w:val="1"/>
      <w:marLeft w:val="0"/>
      <w:marRight w:val="0"/>
      <w:marTop w:val="0"/>
      <w:marBottom w:val="0"/>
      <w:divBdr>
        <w:top w:val="none" w:sz="0" w:space="0" w:color="auto"/>
        <w:left w:val="none" w:sz="0" w:space="0" w:color="auto"/>
        <w:bottom w:val="none" w:sz="0" w:space="0" w:color="auto"/>
        <w:right w:val="none" w:sz="0" w:space="0" w:color="auto"/>
      </w:divBdr>
    </w:div>
    <w:div w:id="1292859650">
      <w:bodyDiv w:val="1"/>
      <w:marLeft w:val="0"/>
      <w:marRight w:val="0"/>
      <w:marTop w:val="0"/>
      <w:marBottom w:val="0"/>
      <w:divBdr>
        <w:top w:val="none" w:sz="0" w:space="0" w:color="auto"/>
        <w:left w:val="none" w:sz="0" w:space="0" w:color="auto"/>
        <w:bottom w:val="none" w:sz="0" w:space="0" w:color="auto"/>
        <w:right w:val="none" w:sz="0" w:space="0" w:color="auto"/>
      </w:divBdr>
    </w:div>
    <w:div w:id="1308820810">
      <w:bodyDiv w:val="1"/>
      <w:marLeft w:val="0"/>
      <w:marRight w:val="0"/>
      <w:marTop w:val="0"/>
      <w:marBottom w:val="0"/>
      <w:divBdr>
        <w:top w:val="none" w:sz="0" w:space="0" w:color="auto"/>
        <w:left w:val="none" w:sz="0" w:space="0" w:color="auto"/>
        <w:bottom w:val="none" w:sz="0" w:space="0" w:color="auto"/>
        <w:right w:val="none" w:sz="0" w:space="0" w:color="auto"/>
      </w:divBdr>
    </w:div>
    <w:div w:id="1333223626">
      <w:bodyDiv w:val="1"/>
      <w:marLeft w:val="0"/>
      <w:marRight w:val="0"/>
      <w:marTop w:val="0"/>
      <w:marBottom w:val="0"/>
      <w:divBdr>
        <w:top w:val="none" w:sz="0" w:space="0" w:color="auto"/>
        <w:left w:val="none" w:sz="0" w:space="0" w:color="auto"/>
        <w:bottom w:val="none" w:sz="0" w:space="0" w:color="auto"/>
        <w:right w:val="none" w:sz="0" w:space="0" w:color="auto"/>
      </w:divBdr>
    </w:div>
    <w:div w:id="1404451531">
      <w:bodyDiv w:val="1"/>
      <w:marLeft w:val="0"/>
      <w:marRight w:val="0"/>
      <w:marTop w:val="0"/>
      <w:marBottom w:val="0"/>
      <w:divBdr>
        <w:top w:val="none" w:sz="0" w:space="0" w:color="auto"/>
        <w:left w:val="none" w:sz="0" w:space="0" w:color="auto"/>
        <w:bottom w:val="none" w:sz="0" w:space="0" w:color="auto"/>
        <w:right w:val="none" w:sz="0" w:space="0" w:color="auto"/>
      </w:divBdr>
    </w:div>
    <w:div w:id="1430811528">
      <w:bodyDiv w:val="1"/>
      <w:marLeft w:val="0"/>
      <w:marRight w:val="0"/>
      <w:marTop w:val="0"/>
      <w:marBottom w:val="0"/>
      <w:divBdr>
        <w:top w:val="none" w:sz="0" w:space="0" w:color="auto"/>
        <w:left w:val="none" w:sz="0" w:space="0" w:color="auto"/>
        <w:bottom w:val="none" w:sz="0" w:space="0" w:color="auto"/>
        <w:right w:val="none" w:sz="0" w:space="0" w:color="auto"/>
      </w:divBdr>
    </w:div>
    <w:div w:id="1439105856">
      <w:bodyDiv w:val="1"/>
      <w:marLeft w:val="0"/>
      <w:marRight w:val="0"/>
      <w:marTop w:val="0"/>
      <w:marBottom w:val="0"/>
      <w:divBdr>
        <w:top w:val="none" w:sz="0" w:space="0" w:color="auto"/>
        <w:left w:val="none" w:sz="0" w:space="0" w:color="auto"/>
        <w:bottom w:val="none" w:sz="0" w:space="0" w:color="auto"/>
        <w:right w:val="none" w:sz="0" w:space="0" w:color="auto"/>
      </w:divBdr>
    </w:div>
    <w:div w:id="1445265790">
      <w:bodyDiv w:val="1"/>
      <w:marLeft w:val="0"/>
      <w:marRight w:val="0"/>
      <w:marTop w:val="0"/>
      <w:marBottom w:val="0"/>
      <w:divBdr>
        <w:top w:val="none" w:sz="0" w:space="0" w:color="auto"/>
        <w:left w:val="none" w:sz="0" w:space="0" w:color="auto"/>
        <w:bottom w:val="none" w:sz="0" w:space="0" w:color="auto"/>
        <w:right w:val="none" w:sz="0" w:space="0" w:color="auto"/>
      </w:divBdr>
    </w:div>
    <w:div w:id="1496534446">
      <w:bodyDiv w:val="1"/>
      <w:marLeft w:val="0"/>
      <w:marRight w:val="0"/>
      <w:marTop w:val="0"/>
      <w:marBottom w:val="0"/>
      <w:divBdr>
        <w:top w:val="none" w:sz="0" w:space="0" w:color="auto"/>
        <w:left w:val="none" w:sz="0" w:space="0" w:color="auto"/>
        <w:bottom w:val="none" w:sz="0" w:space="0" w:color="auto"/>
        <w:right w:val="none" w:sz="0" w:space="0" w:color="auto"/>
      </w:divBdr>
    </w:div>
    <w:div w:id="1547716852">
      <w:bodyDiv w:val="1"/>
      <w:marLeft w:val="0"/>
      <w:marRight w:val="0"/>
      <w:marTop w:val="0"/>
      <w:marBottom w:val="0"/>
      <w:divBdr>
        <w:top w:val="none" w:sz="0" w:space="0" w:color="auto"/>
        <w:left w:val="none" w:sz="0" w:space="0" w:color="auto"/>
        <w:bottom w:val="none" w:sz="0" w:space="0" w:color="auto"/>
        <w:right w:val="none" w:sz="0" w:space="0" w:color="auto"/>
      </w:divBdr>
    </w:div>
    <w:div w:id="1565261892">
      <w:bodyDiv w:val="1"/>
      <w:marLeft w:val="0"/>
      <w:marRight w:val="0"/>
      <w:marTop w:val="0"/>
      <w:marBottom w:val="0"/>
      <w:divBdr>
        <w:top w:val="none" w:sz="0" w:space="0" w:color="auto"/>
        <w:left w:val="none" w:sz="0" w:space="0" w:color="auto"/>
        <w:bottom w:val="none" w:sz="0" w:space="0" w:color="auto"/>
        <w:right w:val="none" w:sz="0" w:space="0" w:color="auto"/>
      </w:divBdr>
    </w:div>
    <w:div w:id="1612514365">
      <w:bodyDiv w:val="1"/>
      <w:marLeft w:val="0"/>
      <w:marRight w:val="0"/>
      <w:marTop w:val="0"/>
      <w:marBottom w:val="0"/>
      <w:divBdr>
        <w:top w:val="none" w:sz="0" w:space="0" w:color="auto"/>
        <w:left w:val="none" w:sz="0" w:space="0" w:color="auto"/>
        <w:bottom w:val="none" w:sz="0" w:space="0" w:color="auto"/>
        <w:right w:val="none" w:sz="0" w:space="0" w:color="auto"/>
      </w:divBdr>
    </w:div>
    <w:div w:id="1665157750">
      <w:bodyDiv w:val="1"/>
      <w:marLeft w:val="0"/>
      <w:marRight w:val="0"/>
      <w:marTop w:val="0"/>
      <w:marBottom w:val="0"/>
      <w:divBdr>
        <w:top w:val="none" w:sz="0" w:space="0" w:color="auto"/>
        <w:left w:val="none" w:sz="0" w:space="0" w:color="auto"/>
        <w:bottom w:val="none" w:sz="0" w:space="0" w:color="auto"/>
        <w:right w:val="none" w:sz="0" w:space="0" w:color="auto"/>
      </w:divBdr>
    </w:div>
    <w:div w:id="1696037712">
      <w:bodyDiv w:val="1"/>
      <w:marLeft w:val="0"/>
      <w:marRight w:val="0"/>
      <w:marTop w:val="0"/>
      <w:marBottom w:val="0"/>
      <w:divBdr>
        <w:top w:val="none" w:sz="0" w:space="0" w:color="auto"/>
        <w:left w:val="none" w:sz="0" w:space="0" w:color="auto"/>
        <w:bottom w:val="none" w:sz="0" w:space="0" w:color="auto"/>
        <w:right w:val="none" w:sz="0" w:space="0" w:color="auto"/>
      </w:divBdr>
    </w:div>
    <w:div w:id="1784763728">
      <w:bodyDiv w:val="1"/>
      <w:marLeft w:val="0"/>
      <w:marRight w:val="0"/>
      <w:marTop w:val="0"/>
      <w:marBottom w:val="0"/>
      <w:divBdr>
        <w:top w:val="none" w:sz="0" w:space="0" w:color="auto"/>
        <w:left w:val="none" w:sz="0" w:space="0" w:color="auto"/>
        <w:bottom w:val="none" w:sz="0" w:space="0" w:color="auto"/>
        <w:right w:val="none" w:sz="0" w:space="0" w:color="auto"/>
      </w:divBdr>
    </w:div>
    <w:div w:id="1919359446">
      <w:bodyDiv w:val="1"/>
      <w:marLeft w:val="0"/>
      <w:marRight w:val="0"/>
      <w:marTop w:val="0"/>
      <w:marBottom w:val="0"/>
      <w:divBdr>
        <w:top w:val="none" w:sz="0" w:space="0" w:color="auto"/>
        <w:left w:val="none" w:sz="0" w:space="0" w:color="auto"/>
        <w:bottom w:val="none" w:sz="0" w:space="0" w:color="auto"/>
        <w:right w:val="none" w:sz="0" w:space="0" w:color="auto"/>
      </w:divBdr>
    </w:div>
    <w:div w:id="1976644079">
      <w:bodyDiv w:val="1"/>
      <w:marLeft w:val="0"/>
      <w:marRight w:val="0"/>
      <w:marTop w:val="0"/>
      <w:marBottom w:val="0"/>
      <w:divBdr>
        <w:top w:val="none" w:sz="0" w:space="0" w:color="auto"/>
        <w:left w:val="none" w:sz="0" w:space="0" w:color="auto"/>
        <w:bottom w:val="none" w:sz="0" w:space="0" w:color="auto"/>
        <w:right w:val="none" w:sz="0" w:space="0" w:color="auto"/>
      </w:divBdr>
    </w:div>
    <w:div w:id="2011906830">
      <w:bodyDiv w:val="1"/>
      <w:marLeft w:val="0"/>
      <w:marRight w:val="0"/>
      <w:marTop w:val="0"/>
      <w:marBottom w:val="0"/>
      <w:divBdr>
        <w:top w:val="none" w:sz="0" w:space="0" w:color="auto"/>
        <w:left w:val="none" w:sz="0" w:space="0" w:color="auto"/>
        <w:bottom w:val="none" w:sz="0" w:space="0" w:color="auto"/>
        <w:right w:val="none" w:sz="0" w:space="0" w:color="auto"/>
      </w:divBdr>
    </w:div>
    <w:div w:id="2023313358">
      <w:bodyDiv w:val="1"/>
      <w:marLeft w:val="0"/>
      <w:marRight w:val="0"/>
      <w:marTop w:val="0"/>
      <w:marBottom w:val="0"/>
      <w:divBdr>
        <w:top w:val="none" w:sz="0" w:space="0" w:color="auto"/>
        <w:left w:val="none" w:sz="0" w:space="0" w:color="auto"/>
        <w:bottom w:val="none" w:sz="0" w:space="0" w:color="auto"/>
        <w:right w:val="none" w:sz="0" w:space="0" w:color="auto"/>
      </w:divBdr>
    </w:div>
    <w:div w:id="202782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medsphere.sharepoint.com/IT%20Operations/Shared%20Documents/Forms/AllItems.aspx?viewpath=%2FIT%20Operations%2FShared%20Documents%2FForms%2FAllItems%2Easpx&amp;id=%2FIT%20Operations%2FShared%20Documents%2FRCM%2FOperations%20Files%20%28for%20new%20installs%29%2FMisc%20files" TargetMode="External"/><Relationship Id="rId26" Type="http://schemas.openxmlformats.org/officeDocument/2006/relationships/hyperlink" Target="https://docs.microsoft.com/en-us/sql/reporting-services/install-windows/install-reporting-services?view=sql-server-2017" TargetMode="External"/><Relationship Id="rId39" Type="http://schemas.openxmlformats.org/officeDocument/2006/relationships/image" Target="media/image18.emf"/><Relationship Id="rId21" Type="http://schemas.openxmlformats.org/officeDocument/2006/relationships/comments" Target="comments.xml"/><Relationship Id="rId34" Type="http://schemas.openxmlformats.org/officeDocument/2006/relationships/image" Target="media/image13.emf"/><Relationship Id="rId42" Type="http://schemas.openxmlformats.org/officeDocument/2006/relationships/hyperlink" Target="https://medsphere.sharepoint.com/IT%20Operations/Shared%20Documents/Forms/AllItems.aspx?viewpath=%2FIT%20Operations%2FShared%20Documents%2FForms%2FAllItems%2Easpx&amp;viewid=00000000%2D0000%2D0000%2D0000%2D000000000000&amp;id=%2FIT%20Operations%2FShared%20Documents%2FRCM%2FOperations%20Files%20%28for%20new%20installs%29%2FNightly%20Processes%2FCreate%20Scheduled%20Tasks%20%28import%20files%29"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medsphere.visualstudio.com/RCM/_git/RCM17?path=%2Fdocs&amp;version=GBmaster" TargetMode="External"/><Relationship Id="rId76" Type="http://schemas.openxmlformats.org/officeDocument/2006/relationships/hyperlink" Target="file://stkl-fileserv/" TargetMode="External"/><Relationship Id="rId84" Type="http://schemas.openxmlformats.org/officeDocument/2006/relationships/image" Target="media/image52.png"/><Relationship Id="rId89" Type="http://schemas.openxmlformats.org/officeDocument/2006/relationships/hyperlink" Target="http://www.microsoft.com/downloads/details.aspx?FamilyId=0856EACB-4362-4B0D-8EDD-AAB15C5E04F5&amp;displaylang=en" TargetMode="External"/><Relationship Id="rId7" Type="http://schemas.openxmlformats.org/officeDocument/2006/relationships/settings" Target="settings.xml"/><Relationship Id="rId71" Type="http://schemas.openxmlformats.org/officeDocument/2006/relationships/hyperlink" Target="file://stkl-fileserv/InsightCSRelease%20/2017/2017.3/Scripts/" TargetMode="External"/><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medsphere.sharepoint.com/:x:/s/rcmdevops/ES_s2bbgjyxFixfIf6DE4CMBuYv_ypbO7veJley0fKWEJQ?e=j2qEd7" TargetMode="External"/><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hyperlink" Target="file://English/WinXP_VLP/32bit/Pro_with_sp2/I386"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0.png"/><Relationship Id="rId90" Type="http://schemas.openxmlformats.org/officeDocument/2006/relationships/hyperlink" Target="http://www.microsoft.com/sql/downloads/default.mspx" TargetMode="External"/><Relationship Id="rId95" Type="http://schemas.microsoft.com/office/2011/relationships/people" Target="people.xml"/><Relationship Id="rId19" Type="http://schemas.openxmlformats.org/officeDocument/2006/relationships/image" Target="media/image5.png"/><Relationship Id="rId14" Type="http://schemas.openxmlformats.org/officeDocument/2006/relationships/package" Target="embeddings/Microsoft_Word_Document.docx"/><Relationship Id="rId22" Type="http://schemas.microsoft.com/office/2011/relationships/commentsExtended" Target="commentsExtended.xml"/><Relationship Id="rId27" Type="http://schemas.openxmlformats.org/officeDocument/2006/relationships/hyperlink" Target="https://medsphere.sharepoint.com/:x:/s/rcmdevops/ES_s2bbgjyxFixfIf6DE4CMBuYv_ypbO7veJley0fKWEJQ?e=j2qEd7" TargetMode="External"/><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hyperlink" Target="https://medsphere.sharepoint.com/IT%20Operations/Shared%20Documents/Forms/AllItems.aspx?viewpath=%2FIT%20Operations%2FShared%20Documents%2FForms%2FAllItems%2Easpx&amp;viewid=00000000%2D0000%2D0000%2D0000%2D000000000000&amp;id=%2FIT%20Operations%2FShared%20Documents%2FRCM%2FOperations%20Files%20%28for%20new%20installs%29%2FMisc%20files" TargetMode="External"/><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file://stkl-fileserv/" TargetMode="External"/><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file://stkl-fileserv/InsightCSRelease/2017/2017.4/Warehouse" TargetMode="External"/><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medsphere.sharepoint.com/IT%20Operations/Shared%20Documents/Forms/AllItems.aspx?viewpath=%2FIT%20Operations%2FShared%20Documents%2FForms%2FAllItems%2Easpx&amp;id=%2FIT%20Operations%2FShared%20Documents%2FRCM%2FOperations%20Files%20%28for%20new%20installs%29" TargetMode="External"/><Relationship Id="rId25" Type="http://schemas.openxmlformats.org/officeDocument/2006/relationships/hyperlink" Target="https://docs.microsoft.com/en-us/sql/sql-server/sql-server-technical-documentation?view=sql-server-2017" TargetMode="External"/><Relationship Id="rId33" Type="http://schemas.openxmlformats.org/officeDocument/2006/relationships/image" Target="media/image12.emf"/><Relationship Id="rId38" Type="http://schemas.openxmlformats.org/officeDocument/2006/relationships/image" Target="media/image17.sv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hyperlink" Target="https://medsphere.sharepoint.com/IT%20Operations/Shared%20Documents/Forms/AllItems.aspx?id=%2FIT%20Operations%2FShared%20Documents%2FRCM%2FOperations%20Files%20%28for%20new%20installs%29%2FRDLs" TargetMode="External"/><Relationship Id="rId54" Type="http://schemas.openxmlformats.org/officeDocument/2006/relationships/hyperlink" Target="file:///m:/My%20Documents/SharePoint%20Drafts/InsightCS%20Installation%20and%20Configuration.docx" TargetMode="External"/><Relationship Id="rId62" Type="http://schemas.openxmlformats.org/officeDocument/2006/relationships/image" Target="media/image37.png"/><Relationship Id="rId70" Type="http://schemas.openxmlformats.org/officeDocument/2006/relationships/hyperlink" Target="file://stkl-fileserv/InsightCSRelease/2017/2017.2/Warehouse/Setup" TargetMode="External"/><Relationship Id="rId75" Type="http://schemas.openxmlformats.org/officeDocument/2006/relationships/hyperlink" Target="https://www.sqlservercentral.com/articles/how-to-change-an-analysis-services-instance-to-tabular-mode" TargetMode="External"/><Relationship Id="rId83" Type="http://schemas.openxmlformats.org/officeDocument/2006/relationships/image" Target="media/image51.png"/><Relationship Id="rId88" Type="http://schemas.openxmlformats.org/officeDocument/2006/relationships/image" Target="media/image55.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stkl-fileserv/" TargetMode="External"/><Relationship Id="rId23" Type="http://schemas.microsoft.com/office/2016/09/relationships/commentsIds" Target="commentsIds.xml"/><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0.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57.png"/><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twithyper xmlns="4b2dedc6-f2d3-4b03-9869-44fad8d081d3">
      <Url xsi:nil="true"/>
      <Description xsi:nil="true"/>
    </twithyper>
    <ado_x002d_area xmlns="4b2dedc6-f2d3-4b03-9869-44fad8d081d3">documentation</ado_x002d_area>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FF3855E0AE54BB2B2F7C828B35366" ma:contentTypeVersion="12" ma:contentTypeDescription="Create a new document." ma:contentTypeScope="" ma:versionID="6575a6ea16de8b12c9e5f7d763cb335f">
  <xsd:schema xmlns:xsd="http://www.w3.org/2001/XMLSchema" xmlns:xs="http://www.w3.org/2001/XMLSchema" xmlns:p="http://schemas.microsoft.com/office/2006/metadata/properties" xmlns:ns2="4b2dedc6-f2d3-4b03-9869-44fad8d081d3" xmlns:ns3="ac312103-dd7d-4e2c-92e1-b05458819fe2" targetNamespace="http://schemas.microsoft.com/office/2006/metadata/properties" ma:root="true" ma:fieldsID="09638bd9b375b0f2e3dd999c01bd637c" ns2:_="" ns3:_="">
    <xsd:import namespace="4b2dedc6-f2d3-4b03-9869-44fad8d081d3"/>
    <xsd:import namespace="ac312103-dd7d-4e2c-92e1-b05458819f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GenerationTime" minOccurs="0"/>
                <xsd:element ref="ns2:MediaServiceEventHashCode" minOccurs="0"/>
                <xsd:element ref="ns2:twithyper" minOccurs="0"/>
                <xsd:element ref="ns2:ado_x002d_are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2dedc6-f2d3-4b03-9869-44fad8d081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twithyper" ma:index="16" nillable="true" ma:displayName="twithyper" ma:description="twithyper" ma:format="Hyperlink" ma:internalName="twithyper">
      <xsd:complexType>
        <xsd:complexContent>
          <xsd:extension base="dms:URL">
            <xsd:sequence>
              <xsd:element name="Url" type="dms:ValidUrl" minOccurs="0" nillable="true"/>
              <xsd:element name="Description" type="xsd:string" nillable="true"/>
            </xsd:sequence>
          </xsd:extension>
        </xsd:complexContent>
      </xsd:complexType>
    </xsd:element>
    <xsd:element name="ado_x002d_area" ma:index="17" nillable="true" ma:displayName="ado-area" ma:default="documentation" ma:description="ado area" ma:format="Dropdown" ma:internalName="ado_x002d_area">
      <xsd:simpleType>
        <xsd:restriction base="dms:Choice">
          <xsd:enumeration value="documentation"/>
          <xsd:enumeration value="deployment"/>
          <xsd:enumeration value="design"/>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312103-dd7d-4e2c-92e1-b05458819f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83DB4-FC32-442A-B312-36961C9AD6F0}">
  <ds:schemaRefs>
    <ds:schemaRef ds:uri="http://schemas.microsoft.com/office/2006/metadata/properties"/>
    <ds:schemaRef ds:uri="4b2dedc6-f2d3-4b03-9869-44fad8d081d3"/>
  </ds:schemaRefs>
</ds:datastoreItem>
</file>

<file path=customXml/itemProps2.xml><?xml version="1.0" encoding="utf-8"?>
<ds:datastoreItem xmlns:ds="http://schemas.openxmlformats.org/officeDocument/2006/customXml" ds:itemID="{A28C2834-922C-427F-B8C6-4C2C8231A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2dedc6-f2d3-4b03-9869-44fad8d081d3"/>
    <ds:schemaRef ds:uri="ac312103-dd7d-4e2c-92e1-b05458819f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15EAC4-79B7-4DD4-A85E-30D90F3F89CA}">
  <ds:schemaRefs>
    <ds:schemaRef ds:uri="http://schemas.microsoft.com/sharepoint/v3/contenttype/forms"/>
  </ds:schemaRefs>
</ds:datastoreItem>
</file>

<file path=customXml/itemProps4.xml><?xml version="1.0" encoding="utf-8"?>
<ds:datastoreItem xmlns:ds="http://schemas.openxmlformats.org/officeDocument/2006/customXml" ds:itemID="{2115FF2A-E744-4C57-A014-624A630E6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88</Pages>
  <Words>18287</Words>
  <Characters>104239</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InsightCS Installation and Configuration</vt:lpstr>
    </vt:vector>
  </TitlesOfParts>
  <Company/>
  <LinksUpToDate>false</LinksUpToDate>
  <CharactersWithSpaces>122282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InsightCS Installation and Configuration</dc:title>
  <dc:creator>Admin</dc:creator>
  <cp:lastModifiedBy>Patrick Lim</cp:lastModifiedBy>
  <cp:revision>30</cp:revision>
  <dcterms:created xsi:type="dcterms:W3CDTF">2019-11-21T19:22:00Z</dcterms:created>
  <dcterms:modified xsi:type="dcterms:W3CDTF">2020-03-18T02:31:00Z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0x010100877FF3855E0AE54BB2B2F7C828B35366</vt:lpwstr>
  </property>
  <property fmtid="{D5CDD505-2E9C-101B-9397-08002B2CF9AE}" pid="3" name="_dlc_DocIdItemGuid">
    <vt:lpwstr>a07e693c-c81a-4725-a436-8678c93ea853</vt:lpwstr>
  </property>
</Properties>
</file>